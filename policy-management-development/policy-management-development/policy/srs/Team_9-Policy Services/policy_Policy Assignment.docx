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11175" w14:textId="77777777" w:rsidR="00AC2A80" w:rsidRPr="007E6A31" w:rsidRDefault="00AC2A80" w:rsidP="00AC2A80">
      <w:pPr>
        <w:pStyle w:val="BodyText3"/>
        <w:tabs>
          <w:tab w:val="left" w:pos="2430"/>
        </w:tabs>
        <w:jc w:val="left"/>
        <w:rPr>
          <w:color w:val="000000" w:themeColor="text1"/>
          <w:lang w:val="en-US"/>
        </w:rPr>
      </w:pPr>
      <w:r w:rsidRPr="007E6A31">
        <w:rPr>
          <w:color w:val="000000" w:themeColor="text1"/>
          <w:lang w:val="en-US"/>
        </w:rPr>
        <w:tab/>
      </w:r>
    </w:p>
    <w:p w14:paraId="25511176" w14:textId="77777777" w:rsidR="00AC2A80" w:rsidRPr="007E6A31" w:rsidRDefault="00AC2A80" w:rsidP="00AC2A80">
      <w:pPr>
        <w:pStyle w:val="BodyText3"/>
        <w:tabs>
          <w:tab w:val="left" w:pos="2430"/>
        </w:tabs>
        <w:jc w:val="left"/>
        <w:rPr>
          <w:i/>
          <w:color w:val="000000" w:themeColor="text1"/>
        </w:rPr>
      </w:pPr>
    </w:p>
    <w:p w14:paraId="25511177" w14:textId="77777777" w:rsidR="0020345D" w:rsidRPr="007E6A31" w:rsidRDefault="0020345D" w:rsidP="0020345D">
      <w:pPr>
        <w:pStyle w:val="Cover-title"/>
        <w:spacing w:before="120"/>
        <w:rPr>
          <w:rFonts w:ascii="Arial" w:hAnsi="Arial" w:cs="Arial"/>
          <w:b/>
          <w:color w:val="000000" w:themeColor="text1"/>
          <w:spacing w:val="5"/>
          <w:kern w:val="28"/>
          <w:sz w:val="36"/>
          <w:szCs w:val="36"/>
        </w:rPr>
      </w:pPr>
      <w:r w:rsidRPr="007E6A31">
        <w:rPr>
          <w:rFonts w:ascii="Arial" w:hAnsi="Arial" w:cs="Arial"/>
          <w:b/>
          <w:color w:val="000000" w:themeColor="text1"/>
          <w:spacing w:val="5"/>
          <w:kern w:val="28"/>
          <w:sz w:val="36"/>
          <w:szCs w:val="36"/>
        </w:rPr>
        <w:t xml:space="preserve">DEPARTMENT OF POSTS </w:t>
      </w:r>
    </w:p>
    <w:p w14:paraId="25511178" w14:textId="77777777" w:rsidR="0020345D" w:rsidRPr="007E6A31" w:rsidRDefault="0020345D" w:rsidP="0020345D">
      <w:pPr>
        <w:pStyle w:val="Cover-title"/>
        <w:spacing w:before="120"/>
        <w:rPr>
          <w:rFonts w:ascii="Arial" w:hAnsi="Arial" w:cs="Arial"/>
          <w:b/>
          <w:color w:val="000000" w:themeColor="text1"/>
          <w:spacing w:val="5"/>
          <w:kern w:val="28"/>
          <w:sz w:val="36"/>
          <w:szCs w:val="36"/>
        </w:rPr>
      </w:pPr>
      <w:r w:rsidRPr="007E6A31">
        <w:rPr>
          <w:rFonts w:ascii="Arial" w:hAnsi="Arial" w:cs="Arial"/>
          <w:b/>
          <w:color w:val="000000" w:themeColor="text1"/>
          <w:spacing w:val="5"/>
          <w:kern w:val="28"/>
          <w:sz w:val="36"/>
          <w:szCs w:val="36"/>
        </w:rPr>
        <w:t xml:space="preserve">MINISTRY OF COMMUNICATIONS &amp; IT </w:t>
      </w:r>
    </w:p>
    <w:p w14:paraId="25511179" w14:textId="77777777" w:rsidR="0020345D" w:rsidRPr="007E6A31" w:rsidRDefault="0020345D" w:rsidP="0020345D">
      <w:pPr>
        <w:pStyle w:val="Cover-title"/>
        <w:spacing w:before="120"/>
        <w:rPr>
          <w:rFonts w:ascii="Arial" w:hAnsi="Arial" w:cs="Arial"/>
          <w:b/>
          <w:color w:val="000000" w:themeColor="text1"/>
          <w:spacing w:val="5"/>
          <w:kern w:val="28"/>
          <w:sz w:val="36"/>
          <w:szCs w:val="36"/>
        </w:rPr>
      </w:pPr>
      <w:r w:rsidRPr="007E6A31">
        <w:rPr>
          <w:rFonts w:ascii="Arial" w:hAnsi="Arial" w:cs="Arial"/>
          <w:b/>
          <w:color w:val="000000" w:themeColor="text1"/>
          <w:spacing w:val="5"/>
          <w:kern w:val="28"/>
          <w:sz w:val="36"/>
          <w:szCs w:val="36"/>
        </w:rPr>
        <w:t>GOVERNMENT OF INDIA</w:t>
      </w:r>
    </w:p>
    <w:p w14:paraId="2551117A" w14:textId="77777777" w:rsidR="0020345D" w:rsidRPr="007E6A31" w:rsidRDefault="0020345D" w:rsidP="0020345D">
      <w:pPr>
        <w:pStyle w:val="Cover-title"/>
        <w:jc w:val="left"/>
        <w:rPr>
          <w:rFonts w:ascii="Arial" w:hAnsi="Arial" w:cs="Arial"/>
          <w:b/>
          <w:color w:val="000000" w:themeColor="text1"/>
          <w:spacing w:val="5"/>
          <w:kern w:val="28"/>
          <w:sz w:val="36"/>
          <w:szCs w:val="36"/>
        </w:rPr>
      </w:pPr>
    </w:p>
    <w:p w14:paraId="2551117B" w14:textId="77777777" w:rsidR="00AC2A80" w:rsidRPr="007E6A31" w:rsidRDefault="00AC2A80" w:rsidP="0020345D">
      <w:pPr>
        <w:pStyle w:val="BodyText3"/>
        <w:tabs>
          <w:tab w:val="left" w:pos="2430"/>
        </w:tabs>
        <w:jc w:val="left"/>
        <w:rPr>
          <w:i/>
          <w:color w:val="000000" w:themeColor="text1"/>
        </w:rPr>
      </w:pPr>
    </w:p>
    <w:p w14:paraId="2551117C" w14:textId="77777777" w:rsidR="0020345D" w:rsidRPr="007E6A31" w:rsidRDefault="0020345D" w:rsidP="0020345D">
      <w:pPr>
        <w:pStyle w:val="Cover-title"/>
        <w:rPr>
          <w:rFonts w:ascii="Arial" w:hAnsi="Arial" w:cs="Arial"/>
          <w:b/>
          <w:color w:val="000000" w:themeColor="text1"/>
          <w:spacing w:val="5"/>
          <w:kern w:val="28"/>
          <w:sz w:val="28"/>
          <w:szCs w:val="36"/>
        </w:rPr>
      </w:pPr>
      <w:r w:rsidRPr="007E6A31">
        <w:rPr>
          <w:rFonts w:ascii="Arial" w:hAnsi="Arial" w:cs="Arial"/>
          <w:b/>
          <w:color w:val="000000" w:themeColor="text1"/>
          <w:spacing w:val="5"/>
          <w:kern w:val="28"/>
          <w:sz w:val="28"/>
          <w:szCs w:val="36"/>
        </w:rPr>
        <w:t>System Requirements Specification (SRS)</w:t>
      </w:r>
    </w:p>
    <w:p w14:paraId="755CB830" w14:textId="77777777" w:rsidR="00287B3C" w:rsidRPr="007E6A31" w:rsidRDefault="00287B3C" w:rsidP="0020345D">
      <w:pPr>
        <w:pStyle w:val="Cover-title"/>
        <w:rPr>
          <w:rFonts w:ascii="Arial" w:hAnsi="Arial" w:cs="Arial"/>
          <w:b/>
          <w:color w:val="000000" w:themeColor="text1"/>
          <w:spacing w:val="5"/>
          <w:kern w:val="28"/>
          <w:sz w:val="36"/>
          <w:szCs w:val="36"/>
        </w:rPr>
      </w:pPr>
    </w:p>
    <w:p w14:paraId="2551117D" w14:textId="6B644408" w:rsidR="003B0028" w:rsidRPr="007E6A31" w:rsidRDefault="00605019" w:rsidP="00537A5B">
      <w:pPr>
        <w:jc w:val="center"/>
        <w:rPr>
          <w:rFonts w:ascii="Trebuchet MS" w:hAnsi="Trebuchet MS" w:cs="Arial"/>
          <w:color w:val="000000" w:themeColor="text1"/>
          <w:spacing w:val="5"/>
          <w:kern w:val="28"/>
          <w:sz w:val="28"/>
          <w:szCs w:val="36"/>
          <w:lang w:val="en-US"/>
        </w:rPr>
      </w:pPr>
      <w:r w:rsidRPr="007E6A31">
        <w:rPr>
          <w:rFonts w:ascii="Trebuchet MS" w:hAnsi="Trebuchet MS" w:cs="Arial"/>
          <w:color w:val="000000" w:themeColor="text1"/>
          <w:spacing w:val="5"/>
          <w:kern w:val="28"/>
          <w:sz w:val="28"/>
          <w:szCs w:val="36"/>
          <w:lang w:val="en-US"/>
        </w:rPr>
        <w:t>Assignment</w:t>
      </w:r>
      <w:r w:rsidR="00E01AFE">
        <w:rPr>
          <w:rFonts w:ascii="Trebuchet MS" w:hAnsi="Trebuchet MS" w:cs="Arial"/>
          <w:color w:val="000000" w:themeColor="text1"/>
          <w:spacing w:val="5"/>
          <w:kern w:val="28"/>
          <w:sz w:val="28"/>
          <w:szCs w:val="36"/>
          <w:lang w:val="en-US"/>
        </w:rPr>
        <w:t xml:space="preserve"> /Reassignment</w:t>
      </w:r>
    </w:p>
    <w:p w14:paraId="2551117E" w14:textId="77777777" w:rsidR="003B0028" w:rsidRPr="007E6A31" w:rsidRDefault="003B0028">
      <w:pPr>
        <w:jc w:val="right"/>
        <w:rPr>
          <w:color w:val="000000" w:themeColor="text1"/>
        </w:rPr>
      </w:pPr>
    </w:p>
    <w:p w14:paraId="2551117F" w14:textId="77777777" w:rsidR="003B0028" w:rsidRPr="007E6A31" w:rsidRDefault="003B0028">
      <w:pPr>
        <w:jc w:val="right"/>
        <w:rPr>
          <w:color w:val="000000" w:themeColor="text1"/>
        </w:rPr>
      </w:pPr>
    </w:p>
    <w:p w14:paraId="25511180" w14:textId="31B996DE" w:rsidR="007F01E9" w:rsidRDefault="007F01E9">
      <w:pPr>
        <w:widowControl/>
        <w:suppressAutoHyphens w:val="0"/>
        <w:spacing w:line="240" w:lineRule="auto"/>
        <w:rPr>
          <w:rFonts w:cs="Arial"/>
          <w:color w:val="000000" w:themeColor="text1"/>
          <w:sz w:val="24"/>
          <w:szCs w:val="24"/>
        </w:rPr>
      </w:pPr>
      <w:r>
        <w:rPr>
          <w:rFonts w:cs="Arial"/>
          <w:color w:val="000000" w:themeColor="text1"/>
        </w:rPr>
        <w:br w:type="page"/>
      </w:r>
    </w:p>
    <w:p w14:paraId="37DD92E6" w14:textId="77777777" w:rsidR="003B0028" w:rsidRPr="007E6A31" w:rsidRDefault="003B0028">
      <w:pPr>
        <w:pStyle w:val="NormalWeb"/>
        <w:spacing w:before="0" w:after="0" w:line="240" w:lineRule="atLeast"/>
        <w:rPr>
          <w:rFonts w:cs="Arial"/>
          <w:color w:val="000000" w:themeColor="text1"/>
        </w:rPr>
      </w:pPr>
    </w:p>
    <w:p w14:paraId="25511201" w14:textId="77777777" w:rsidR="00EA1225" w:rsidRPr="007E6A31" w:rsidRDefault="00EA1225" w:rsidP="00EA1225">
      <w:pPr>
        <w:rPr>
          <w:color w:val="000000" w:themeColor="text1"/>
        </w:rPr>
      </w:pPr>
    </w:p>
    <w:p w14:paraId="25511259" w14:textId="77777777" w:rsidR="005201BF" w:rsidRPr="007E6A31" w:rsidRDefault="005201BF" w:rsidP="002270BA">
      <w:pPr>
        <w:rPr>
          <w:color w:val="000000" w:themeColor="text1"/>
        </w:rPr>
      </w:pPr>
    </w:p>
    <w:p w14:paraId="2551125A" w14:textId="77777777" w:rsidR="005201BF" w:rsidRPr="007E6A31" w:rsidRDefault="005201BF" w:rsidP="002270BA">
      <w:pPr>
        <w:rPr>
          <w:color w:val="000000" w:themeColor="text1"/>
        </w:rPr>
      </w:pPr>
    </w:p>
    <w:p w14:paraId="2551125D" w14:textId="77777777" w:rsidR="00AC2A80" w:rsidRPr="007E6A31" w:rsidRDefault="00AC2A80" w:rsidP="007F01E9">
      <w:pPr>
        <w:pStyle w:val="Heading2"/>
        <w:numPr>
          <w:ilvl w:val="0"/>
          <w:numId w:val="0"/>
        </w:numPr>
        <w:spacing w:before="0" w:after="0"/>
        <w:rPr>
          <w:rFonts w:cs="Arial"/>
          <w:color w:val="000000" w:themeColor="text1"/>
          <w:sz w:val="22"/>
        </w:rPr>
      </w:pPr>
      <w:bookmarkStart w:id="0" w:name="_Toc347933690"/>
      <w:r w:rsidRPr="007E6A31">
        <w:rPr>
          <w:rFonts w:cs="Arial"/>
          <w:color w:val="000000" w:themeColor="text1"/>
          <w:sz w:val="22"/>
        </w:rPr>
        <w:t>Brief Description</w:t>
      </w:r>
      <w:bookmarkEnd w:id="0"/>
    </w:p>
    <w:p w14:paraId="2551125E" w14:textId="77777777" w:rsidR="00AC2A80" w:rsidRPr="007E6A31" w:rsidRDefault="00AC2A80" w:rsidP="00AC2A80">
      <w:pPr>
        <w:rPr>
          <w:color w:val="000000" w:themeColor="text1"/>
        </w:rPr>
      </w:pPr>
    </w:p>
    <w:p w14:paraId="2551125F" w14:textId="62B35294" w:rsidR="00AC2A80" w:rsidRPr="007E6A31" w:rsidRDefault="00AC2A80" w:rsidP="00AC2A80">
      <w:pPr>
        <w:rPr>
          <w:color w:val="000000" w:themeColor="text1"/>
        </w:rPr>
      </w:pPr>
      <w:r w:rsidRPr="007E6A31">
        <w:rPr>
          <w:color w:val="000000" w:themeColor="text1"/>
        </w:rPr>
        <w:t>The purpose of this document is to</w:t>
      </w:r>
      <w:r w:rsidR="00F37318" w:rsidRPr="007E6A31">
        <w:rPr>
          <w:color w:val="000000" w:themeColor="text1"/>
        </w:rPr>
        <w:t xml:space="preserve"> detail the policy  Assignment process </w:t>
      </w:r>
    </w:p>
    <w:p w14:paraId="25511260" w14:textId="77777777" w:rsidR="00803E1A" w:rsidRPr="007E6A31" w:rsidRDefault="00803E1A" w:rsidP="00AC2A80">
      <w:pPr>
        <w:rPr>
          <w:color w:val="000000" w:themeColor="text1"/>
        </w:rPr>
      </w:pPr>
    </w:p>
    <w:p w14:paraId="7E7461A6" w14:textId="77777777" w:rsidR="00A271E6" w:rsidRPr="007E6A31" w:rsidRDefault="00A271E6" w:rsidP="00A271E6">
      <w:pPr>
        <w:pStyle w:val="Heading3"/>
        <w:numPr>
          <w:ilvl w:val="0"/>
          <w:numId w:val="0"/>
        </w:numPr>
        <w:spacing w:before="0" w:after="240"/>
        <w:ind w:right="115"/>
        <w:rPr>
          <w:b/>
          <w:i w:val="0"/>
          <w:color w:val="000000" w:themeColor="text1"/>
          <w:sz w:val="22"/>
          <w:szCs w:val="22"/>
        </w:rPr>
      </w:pPr>
      <w:bookmarkStart w:id="1" w:name="_Toc338582834"/>
      <w:bookmarkStart w:id="2" w:name="_Toc342673879"/>
      <w:bookmarkStart w:id="3" w:name="_Toc347933694"/>
    </w:p>
    <w:bookmarkEnd w:id="1"/>
    <w:bookmarkEnd w:id="2"/>
    <w:bookmarkEnd w:id="3"/>
    <w:p w14:paraId="25511296" w14:textId="4797A2D8" w:rsidR="009317EB" w:rsidRPr="007E6A31" w:rsidRDefault="00A271E6" w:rsidP="00A271E6">
      <w:pPr>
        <w:pStyle w:val="Heading3"/>
        <w:numPr>
          <w:ilvl w:val="0"/>
          <w:numId w:val="0"/>
        </w:numPr>
        <w:spacing w:before="0" w:after="240"/>
        <w:ind w:right="115"/>
        <w:rPr>
          <w:b/>
          <w:i w:val="0"/>
          <w:color w:val="000000" w:themeColor="text1"/>
          <w:sz w:val="22"/>
          <w:szCs w:val="22"/>
        </w:rPr>
      </w:pPr>
      <w:r w:rsidRPr="007E6A31">
        <w:rPr>
          <w:b/>
          <w:i w:val="0"/>
          <w:color w:val="000000" w:themeColor="text1"/>
          <w:sz w:val="22"/>
          <w:szCs w:val="22"/>
        </w:rPr>
        <w:t>Process Flow</w:t>
      </w:r>
    </w:p>
    <w:p w14:paraId="25511297" w14:textId="12871979" w:rsidR="009317EB" w:rsidRPr="007E6A31" w:rsidRDefault="009317EB" w:rsidP="00632CB1">
      <w:pPr>
        <w:pStyle w:val="BodyText"/>
        <w:keepLines w:val="0"/>
        <w:widowControl/>
        <w:numPr>
          <w:ilvl w:val="0"/>
          <w:numId w:val="18"/>
        </w:numPr>
        <w:suppressAutoHyphens w:val="0"/>
        <w:spacing w:line="240" w:lineRule="auto"/>
        <w:rPr>
          <w:color w:val="000000" w:themeColor="text1"/>
        </w:rPr>
      </w:pPr>
      <w:r w:rsidRPr="007E6A31">
        <w:rPr>
          <w:color w:val="000000" w:themeColor="text1"/>
        </w:rPr>
        <w:t>Data  Indexer (Request Indexing at Post office)</w:t>
      </w:r>
    </w:p>
    <w:p w14:paraId="25511298" w14:textId="2B3B4B04" w:rsidR="009317EB" w:rsidRPr="007E6A31" w:rsidRDefault="009317EB" w:rsidP="00632CB1">
      <w:pPr>
        <w:pStyle w:val="BodyText"/>
        <w:keepLines w:val="0"/>
        <w:widowControl/>
        <w:numPr>
          <w:ilvl w:val="0"/>
          <w:numId w:val="18"/>
        </w:numPr>
        <w:suppressAutoHyphens w:val="0"/>
        <w:spacing w:line="240" w:lineRule="auto"/>
        <w:rPr>
          <w:color w:val="000000" w:themeColor="text1"/>
        </w:rPr>
      </w:pPr>
      <w:r w:rsidRPr="007E6A31">
        <w:rPr>
          <w:color w:val="000000" w:themeColor="text1"/>
        </w:rPr>
        <w:t>Document Scanner (for scanning the documents received at the CPC)</w:t>
      </w:r>
    </w:p>
    <w:p w14:paraId="25511299" w14:textId="0DA13F20" w:rsidR="009317EB" w:rsidRPr="007E6A31" w:rsidRDefault="009317EB" w:rsidP="00632CB1">
      <w:pPr>
        <w:pStyle w:val="BodyText"/>
        <w:keepLines w:val="0"/>
        <w:widowControl/>
        <w:numPr>
          <w:ilvl w:val="0"/>
          <w:numId w:val="18"/>
        </w:numPr>
        <w:suppressAutoHyphens w:val="0"/>
        <w:spacing w:line="240" w:lineRule="auto"/>
        <w:rPr>
          <w:color w:val="000000" w:themeColor="text1"/>
        </w:rPr>
      </w:pPr>
      <w:r w:rsidRPr="007E6A31">
        <w:rPr>
          <w:color w:val="000000" w:themeColor="text1"/>
        </w:rPr>
        <w:t>Data Entry Operator (Verifies the details against the pre populated details by OCR.</w:t>
      </w:r>
    </w:p>
    <w:p w14:paraId="2551129A" w14:textId="10B957FD" w:rsidR="000F00AB" w:rsidRPr="007E6A31" w:rsidRDefault="000F00AB" w:rsidP="00632CB1">
      <w:pPr>
        <w:pStyle w:val="BodyText"/>
        <w:keepLines w:val="0"/>
        <w:widowControl/>
        <w:numPr>
          <w:ilvl w:val="0"/>
          <w:numId w:val="18"/>
        </w:numPr>
        <w:suppressAutoHyphens w:val="0"/>
        <w:spacing w:line="240" w:lineRule="auto"/>
        <w:rPr>
          <w:color w:val="000000" w:themeColor="text1"/>
        </w:rPr>
      </w:pPr>
      <w:r w:rsidRPr="007E6A31">
        <w:rPr>
          <w:color w:val="000000" w:themeColor="text1"/>
        </w:rPr>
        <w:t>Non-Financial Transaction Approver (Who approves</w:t>
      </w:r>
      <w:r w:rsidR="00D939EE" w:rsidRPr="007E6A31">
        <w:rPr>
          <w:color w:val="000000" w:themeColor="text1"/>
        </w:rPr>
        <w:t xml:space="preserve"> all </w:t>
      </w:r>
      <w:r w:rsidRPr="007E6A31">
        <w:rPr>
          <w:color w:val="000000" w:themeColor="text1"/>
        </w:rPr>
        <w:t xml:space="preserve"> Non-financial requests)</w:t>
      </w:r>
    </w:p>
    <w:p w14:paraId="255112A9" w14:textId="77777777" w:rsidR="001A28D3" w:rsidRPr="007E6A31" w:rsidRDefault="001A28D3" w:rsidP="00AC2A80">
      <w:pPr>
        <w:rPr>
          <w:color w:val="000000" w:themeColor="text1"/>
        </w:rPr>
      </w:pPr>
    </w:p>
    <w:p w14:paraId="255112AA" w14:textId="77777777" w:rsidR="001A28D3" w:rsidRPr="007E6A31" w:rsidRDefault="001A28D3" w:rsidP="00AC2A80">
      <w:pPr>
        <w:rPr>
          <w:color w:val="000000" w:themeColor="text1"/>
        </w:rPr>
      </w:pPr>
    </w:p>
    <w:p w14:paraId="255112AB" w14:textId="77777777" w:rsidR="001A28D3" w:rsidRPr="007E6A31" w:rsidRDefault="001A28D3" w:rsidP="00AC2A80">
      <w:pPr>
        <w:rPr>
          <w:color w:val="000000" w:themeColor="text1"/>
        </w:rPr>
      </w:pPr>
    </w:p>
    <w:p w14:paraId="255112AC" w14:textId="77777777" w:rsidR="001A28D3" w:rsidRPr="007E6A31" w:rsidRDefault="001A28D3" w:rsidP="00AC2A80">
      <w:pPr>
        <w:rPr>
          <w:color w:val="000000" w:themeColor="text1"/>
        </w:rPr>
      </w:pPr>
    </w:p>
    <w:p w14:paraId="255112AD" w14:textId="77777777" w:rsidR="001A28D3" w:rsidRPr="007E6A31" w:rsidRDefault="001A28D3" w:rsidP="00AC2A80">
      <w:pPr>
        <w:rPr>
          <w:color w:val="000000" w:themeColor="text1"/>
        </w:rPr>
      </w:pPr>
    </w:p>
    <w:p w14:paraId="255112CC" w14:textId="77777777" w:rsidR="003B0028" w:rsidRPr="007E6A31" w:rsidRDefault="007C679F" w:rsidP="007F01E9">
      <w:pPr>
        <w:pStyle w:val="Heading1"/>
        <w:numPr>
          <w:ilvl w:val="0"/>
          <w:numId w:val="0"/>
        </w:numPr>
        <w:spacing w:before="0" w:after="0"/>
        <w:rPr>
          <w:rFonts w:cs="Arial"/>
          <w:color w:val="000000" w:themeColor="text1"/>
        </w:rPr>
      </w:pPr>
      <w:bookmarkStart w:id="4" w:name="_Toc347933697"/>
      <w:r w:rsidRPr="007E6A31">
        <w:rPr>
          <w:rFonts w:cs="Arial"/>
          <w:color w:val="000000" w:themeColor="text1"/>
        </w:rPr>
        <w:t>Use Case/Activity</w:t>
      </w:r>
      <w:r w:rsidR="00CE178F" w:rsidRPr="007E6A31">
        <w:rPr>
          <w:rFonts w:cs="Arial"/>
          <w:color w:val="000000" w:themeColor="text1"/>
        </w:rPr>
        <w:t xml:space="preserve"> Diagram</w:t>
      </w:r>
      <w:bookmarkEnd w:id="4"/>
    </w:p>
    <w:p w14:paraId="255112CD" w14:textId="77777777" w:rsidR="00B1664B" w:rsidRPr="007E6A31" w:rsidRDefault="00B1664B" w:rsidP="00B1664B">
      <w:pPr>
        <w:pStyle w:val="ListParagraph"/>
        <w:ind w:left="0"/>
        <w:rPr>
          <w:color w:val="000000" w:themeColor="text1"/>
        </w:rPr>
      </w:pPr>
    </w:p>
    <w:p w14:paraId="255112CE" w14:textId="0EF62EA3" w:rsidR="00D13573" w:rsidRPr="007E6A31" w:rsidRDefault="00B1664B" w:rsidP="00B1664B">
      <w:pPr>
        <w:pStyle w:val="ListParagraph"/>
        <w:ind w:left="0"/>
        <w:rPr>
          <w:color w:val="000000" w:themeColor="text1"/>
        </w:rPr>
      </w:pPr>
      <w:r w:rsidRPr="007E6A31">
        <w:rPr>
          <w:color w:val="000000" w:themeColor="text1"/>
        </w:rPr>
        <w:t xml:space="preserve">The </w:t>
      </w:r>
      <w:r w:rsidR="007C679F" w:rsidRPr="007E6A31">
        <w:rPr>
          <w:color w:val="000000" w:themeColor="text1"/>
        </w:rPr>
        <w:t>Use case/Activity Diagram</w:t>
      </w:r>
      <w:r w:rsidRPr="007E6A31">
        <w:rPr>
          <w:color w:val="000000" w:themeColor="text1"/>
        </w:rPr>
        <w:t xml:space="preserve"> below depict</w:t>
      </w:r>
      <w:r w:rsidR="00D759C5" w:rsidRPr="007E6A31">
        <w:rPr>
          <w:color w:val="000000" w:themeColor="text1"/>
        </w:rPr>
        <w:t>s</w:t>
      </w:r>
      <w:r w:rsidRPr="007E6A31">
        <w:rPr>
          <w:color w:val="000000" w:themeColor="text1"/>
        </w:rPr>
        <w:t xml:space="preserve"> how the Assignment process  will be </w:t>
      </w:r>
      <w:r w:rsidR="00A76606" w:rsidRPr="007E6A31">
        <w:rPr>
          <w:color w:val="000000" w:themeColor="text1"/>
        </w:rPr>
        <w:t>carried out</w:t>
      </w:r>
    </w:p>
    <w:p w14:paraId="255112CF" w14:textId="77777777" w:rsidR="00A76606" w:rsidRPr="007E6A31" w:rsidRDefault="00A76606" w:rsidP="00B1664B">
      <w:pPr>
        <w:pStyle w:val="ListParagraph"/>
        <w:ind w:left="0"/>
        <w:rPr>
          <w:color w:val="000000" w:themeColor="text1"/>
        </w:rPr>
      </w:pPr>
    </w:p>
    <w:p w14:paraId="2551131A" w14:textId="77777777" w:rsidR="006333D3" w:rsidRPr="007E6A31" w:rsidRDefault="006333D3" w:rsidP="008D491B">
      <w:pPr>
        <w:pStyle w:val="ListParagraph"/>
        <w:tabs>
          <w:tab w:val="left" w:pos="4500"/>
        </w:tabs>
        <w:ind w:left="0"/>
        <w:jc w:val="both"/>
        <w:rPr>
          <w:b/>
          <w:color w:val="000000" w:themeColor="text1"/>
        </w:rPr>
      </w:pPr>
    </w:p>
    <w:p w14:paraId="2551131B" w14:textId="77777777" w:rsidR="006333D3" w:rsidRPr="007E6A31" w:rsidRDefault="006333D3" w:rsidP="008D491B">
      <w:pPr>
        <w:pStyle w:val="ListParagraph"/>
        <w:tabs>
          <w:tab w:val="left" w:pos="4500"/>
        </w:tabs>
        <w:ind w:left="0"/>
        <w:jc w:val="both"/>
        <w:rPr>
          <w:b/>
          <w:color w:val="000000" w:themeColor="text1"/>
        </w:rPr>
      </w:pPr>
    </w:p>
    <w:p w14:paraId="2551131C" w14:textId="77777777" w:rsidR="00A76606" w:rsidRPr="007E6A31" w:rsidRDefault="00886961" w:rsidP="00632CB1">
      <w:pPr>
        <w:pStyle w:val="ListParagraph"/>
        <w:numPr>
          <w:ilvl w:val="0"/>
          <w:numId w:val="10"/>
        </w:numPr>
        <w:rPr>
          <w:b/>
          <w:color w:val="000000" w:themeColor="text1"/>
        </w:rPr>
      </w:pPr>
      <w:r w:rsidRPr="007E6A31">
        <w:rPr>
          <w:b/>
          <w:color w:val="000000" w:themeColor="text1"/>
        </w:rPr>
        <w:t xml:space="preserve">Policy </w:t>
      </w:r>
      <w:r w:rsidR="00A76606" w:rsidRPr="007E6A31">
        <w:rPr>
          <w:b/>
          <w:color w:val="000000" w:themeColor="text1"/>
        </w:rPr>
        <w:t xml:space="preserve">Assignment </w:t>
      </w:r>
      <w:r w:rsidR="007C679F" w:rsidRPr="007E6A31">
        <w:rPr>
          <w:b/>
          <w:color w:val="000000" w:themeColor="text1"/>
        </w:rPr>
        <w:t xml:space="preserve">Use Case / Activity Diagram </w:t>
      </w:r>
    </w:p>
    <w:p w14:paraId="2551131D" w14:textId="77777777" w:rsidR="00ED19A7" w:rsidRPr="007E6A31" w:rsidRDefault="00ED19A7" w:rsidP="00ED19A7">
      <w:pPr>
        <w:pStyle w:val="ListParagraph"/>
        <w:ind w:left="360"/>
        <w:rPr>
          <w:b/>
          <w:color w:val="000000" w:themeColor="text1"/>
        </w:rPr>
      </w:pPr>
    </w:p>
    <w:p w14:paraId="2551131E" w14:textId="77777777" w:rsidR="004871CC" w:rsidRPr="007E6A31" w:rsidRDefault="004871CC" w:rsidP="00ED19A7">
      <w:pPr>
        <w:pStyle w:val="ListParagraph"/>
        <w:ind w:left="360"/>
        <w:rPr>
          <w:b/>
          <w:color w:val="000000" w:themeColor="text1"/>
        </w:rPr>
      </w:pPr>
      <w:r w:rsidRPr="007E6A31">
        <w:rPr>
          <w:b/>
          <w:color w:val="000000" w:themeColor="text1"/>
        </w:rPr>
        <w:t>Use case Table – Policy Assignment:</w:t>
      </w:r>
    </w:p>
    <w:tbl>
      <w:tblPr>
        <w:tblW w:w="9480" w:type="dxa"/>
        <w:tblInd w:w="93" w:type="dxa"/>
        <w:tblLook w:val="04A0" w:firstRow="1" w:lastRow="0" w:firstColumn="1" w:lastColumn="0" w:noHBand="0" w:noVBand="1"/>
      </w:tblPr>
      <w:tblGrid>
        <w:gridCol w:w="2420"/>
        <w:gridCol w:w="7060"/>
      </w:tblGrid>
      <w:tr w:rsidR="007E6A31" w:rsidRPr="007E6A31" w14:paraId="25511321" w14:textId="77777777" w:rsidTr="004871CC">
        <w:trPr>
          <w:trHeight w:val="300"/>
        </w:trPr>
        <w:tc>
          <w:tcPr>
            <w:tcW w:w="2420"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2551131F"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Use case ID</w:t>
            </w:r>
          </w:p>
        </w:tc>
        <w:tc>
          <w:tcPr>
            <w:tcW w:w="7060" w:type="dxa"/>
            <w:tcBorders>
              <w:top w:val="single" w:sz="4" w:space="0" w:color="auto"/>
              <w:left w:val="nil"/>
              <w:bottom w:val="single" w:sz="4" w:space="0" w:color="auto"/>
              <w:right w:val="single" w:sz="4" w:space="0" w:color="auto"/>
            </w:tcBorders>
            <w:vAlign w:val="center"/>
            <w:hideMark/>
          </w:tcPr>
          <w:p w14:paraId="25511320"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02</w:t>
            </w:r>
          </w:p>
        </w:tc>
      </w:tr>
      <w:tr w:rsidR="007E6A31" w:rsidRPr="007E6A31" w14:paraId="25511327"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25"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Use case title</w:t>
            </w:r>
          </w:p>
        </w:tc>
        <w:tc>
          <w:tcPr>
            <w:tcW w:w="7060" w:type="dxa"/>
            <w:tcBorders>
              <w:top w:val="nil"/>
              <w:left w:val="nil"/>
              <w:bottom w:val="single" w:sz="4" w:space="0" w:color="auto"/>
              <w:right w:val="single" w:sz="4" w:space="0" w:color="auto"/>
            </w:tcBorders>
            <w:vAlign w:val="center"/>
            <w:hideMark/>
          </w:tcPr>
          <w:p w14:paraId="25511326"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Policy Assignment</w:t>
            </w:r>
          </w:p>
        </w:tc>
      </w:tr>
      <w:tr w:rsidR="007E6A31" w:rsidRPr="007E6A31" w14:paraId="2551132A" w14:textId="77777777" w:rsidTr="004871CC">
        <w:trPr>
          <w:trHeight w:val="765"/>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28"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Objective/ Purpose</w:t>
            </w:r>
          </w:p>
        </w:tc>
        <w:tc>
          <w:tcPr>
            <w:tcW w:w="7060" w:type="dxa"/>
            <w:tcBorders>
              <w:top w:val="nil"/>
              <w:left w:val="nil"/>
              <w:bottom w:val="single" w:sz="4" w:space="0" w:color="auto"/>
              <w:right w:val="single" w:sz="4" w:space="0" w:color="auto"/>
            </w:tcBorders>
            <w:vAlign w:val="center"/>
            <w:hideMark/>
          </w:tcPr>
          <w:p w14:paraId="25511329" w14:textId="77777777" w:rsidR="004871CC" w:rsidRPr="007E6A31" w:rsidRDefault="0053229D"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Processing a change of assignment request received</w:t>
            </w:r>
          </w:p>
        </w:tc>
      </w:tr>
      <w:tr w:rsidR="007E6A31" w:rsidRPr="007E6A31" w14:paraId="2551132D"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2B"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Assumption</w:t>
            </w:r>
          </w:p>
        </w:tc>
        <w:tc>
          <w:tcPr>
            <w:tcW w:w="7060" w:type="dxa"/>
            <w:tcBorders>
              <w:top w:val="nil"/>
              <w:left w:val="nil"/>
              <w:bottom w:val="single" w:sz="4" w:space="0" w:color="auto"/>
              <w:right w:val="single" w:sz="4" w:space="0" w:color="auto"/>
            </w:tcBorders>
            <w:vAlign w:val="center"/>
            <w:hideMark/>
          </w:tcPr>
          <w:p w14:paraId="2551132C"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None</w:t>
            </w:r>
          </w:p>
        </w:tc>
      </w:tr>
      <w:tr w:rsidR="007E6A31" w:rsidRPr="007E6A31" w14:paraId="25511330"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2E"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Initiating Actor</w:t>
            </w:r>
          </w:p>
        </w:tc>
        <w:tc>
          <w:tcPr>
            <w:tcW w:w="7060" w:type="dxa"/>
            <w:tcBorders>
              <w:top w:val="nil"/>
              <w:left w:val="nil"/>
              <w:bottom w:val="single" w:sz="4" w:space="0" w:color="auto"/>
              <w:right w:val="single" w:sz="4" w:space="0" w:color="auto"/>
            </w:tcBorders>
            <w:vAlign w:val="center"/>
            <w:hideMark/>
          </w:tcPr>
          <w:p w14:paraId="2551132F"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Customer</w:t>
            </w:r>
          </w:p>
        </w:tc>
      </w:tr>
      <w:tr w:rsidR="007E6A31" w:rsidRPr="007E6A31" w14:paraId="25511333"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31"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Initiating Event</w:t>
            </w:r>
          </w:p>
        </w:tc>
        <w:tc>
          <w:tcPr>
            <w:tcW w:w="7060" w:type="dxa"/>
            <w:tcBorders>
              <w:top w:val="nil"/>
              <w:left w:val="nil"/>
              <w:bottom w:val="single" w:sz="4" w:space="0" w:color="auto"/>
              <w:right w:val="single" w:sz="4" w:space="0" w:color="auto"/>
            </w:tcBorders>
            <w:vAlign w:val="center"/>
            <w:hideMark/>
          </w:tcPr>
          <w:p w14:paraId="25511332"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Assignment  request  Submitted along with the required documents</w:t>
            </w:r>
          </w:p>
        </w:tc>
      </w:tr>
      <w:tr w:rsidR="007E6A31" w:rsidRPr="007E6A31" w14:paraId="25511336" w14:textId="77777777" w:rsidTr="004871CC">
        <w:trPr>
          <w:trHeight w:val="51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34"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Pre-conditions</w:t>
            </w:r>
          </w:p>
        </w:tc>
        <w:tc>
          <w:tcPr>
            <w:tcW w:w="7060" w:type="dxa"/>
            <w:tcBorders>
              <w:top w:val="nil"/>
              <w:left w:val="nil"/>
              <w:bottom w:val="single" w:sz="4" w:space="0" w:color="auto"/>
              <w:right w:val="single" w:sz="4" w:space="0" w:color="auto"/>
            </w:tcBorders>
            <w:vAlign w:val="center"/>
            <w:hideMark/>
          </w:tcPr>
          <w:p w14:paraId="25511335" w14:textId="77777777" w:rsidR="004871CC" w:rsidRPr="007E6A31" w:rsidRDefault="00B90FF3"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Applicant has filled the required details in the application and attaches</w:t>
            </w:r>
            <w:r w:rsidR="004871CC" w:rsidRPr="007E6A31">
              <w:rPr>
                <w:rFonts w:cs="Arial"/>
                <w:color w:val="000000" w:themeColor="text1"/>
                <w:lang w:val="en-US" w:eastAsia="en-US"/>
              </w:rPr>
              <w:t xml:space="preserve"> the required documents.</w:t>
            </w:r>
          </w:p>
        </w:tc>
      </w:tr>
      <w:tr w:rsidR="007E6A31" w:rsidRPr="007E6A31" w14:paraId="25511339"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37"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Post-conditions</w:t>
            </w:r>
          </w:p>
        </w:tc>
        <w:tc>
          <w:tcPr>
            <w:tcW w:w="7060" w:type="dxa"/>
            <w:tcBorders>
              <w:top w:val="nil"/>
              <w:left w:val="nil"/>
              <w:bottom w:val="single" w:sz="4" w:space="0" w:color="auto"/>
              <w:right w:val="single" w:sz="4" w:space="0" w:color="auto"/>
            </w:tcBorders>
            <w:vAlign w:val="center"/>
            <w:hideMark/>
          </w:tcPr>
          <w:p w14:paraId="25511338"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Decision is taken either to accept  or decline the assignment request</w:t>
            </w:r>
          </w:p>
        </w:tc>
      </w:tr>
      <w:tr w:rsidR="007E6A31" w:rsidRPr="007E6A31" w14:paraId="2551133C"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3A"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Associated Use case</w:t>
            </w:r>
          </w:p>
        </w:tc>
        <w:tc>
          <w:tcPr>
            <w:tcW w:w="7060" w:type="dxa"/>
            <w:tcBorders>
              <w:top w:val="nil"/>
              <w:left w:val="nil"/>
              <w:bottom w:val="single" w:sz="4" w:space="0" w:color="auto"/>
              <w:right w:val="single" w:sz="4" w:space="0" w:color="auto"/>
            </w:tcBorders>
            <w:vAlign w:val="center"/>
            <w:hideMark/>
          </w:tcPr>
          <w:p w14:paraId="2551133B"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None</w:t>
            </w:r>
          </w:p>
        </w:tc>
      </w:tr>
      <w:tr w:rsidR="007E6A31" w:rsidRPr="007E6A31" w14:paraId="2551133F"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3D"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Error/Success conditions</w:t>
            </w:r>
          </w:p>
        </w:tc>
        <w:tc>
          <w:tcPr>
            <w:tcW w:w="7060" w:type="dxa"/>
            <w:tcBorders>
              <w:top w:val="nil"/>
              <w:left w:val="nil"/>
              <w:bottom w:val="single" w:sz="4" w:space="0" w:color="auto"/>
              <w:right w:val="single" w:sz="4" w:space="0" w:color="auto"/>
            </w:tcBorders>
            <w:vAlign w:val="center"/>
            <w:hideMark/>
          </w:tcPr>
          <w:p w14:paraId="2551133E"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Certain documents are not provided along with the request.</w:t>
            </w:r>
          </w:p>
        </w:tc>
      </w:tr>
      <w:tr w:rsidR="007E6A31" w:rsidRPr="007E6A31" w14:paraId="25511342"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40"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Frequency</w:t>
            </w:r>
          </w:p>
        </w:tc>
        <w:tc>
          <w:tcPr>
            <w:tcW w:w="7060" w:type="dxa"/>
            <w:tcBorders>
              <w:top w:val="nil"/>
              <w:left w:val="nil"/>
              <w:bottom w:val="single" w:sz="4" w:space="0" w:color="auto"/>
              <w:right w:val="single" w:sz="4" w:space="0" w:color="auto"/>
            </w:tcBorders>
            <w:vAlign w:val="center"/>
            <w:hideMark/>
          </w:tcPr>
          <w:p w14:paraId="25511341" w14:textId="77777777" w:rsidR="004871CC" w:rsidRPr="007E6A31" w:rsidRDefault="00B90FF3"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Whenever</w:t>
            </w:r>
            <w:r w:rsidR="004871CC" w:rsidRPr="007E6A31">
              <w:rPr>
                <w:rFonts w:cs="Arial"/>
                <w:color w:val="000000" w:themeColor="text1"/>
                <w:lang w:val="en-US" w:eastAsia="en-US"/>
              </w:rPr>
              <w:t xml:space="preserve"> the requirements are found missing</w:t>
            </w:r>
          </w:p>
        </w:tc>
      </w:tr>
      <w:tr w:rsidR="007E6A31" w:rsidRPr="007E6A31" w14:paraId="25511345"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43"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Criticality</w:t>
            </w:r>
          </w:p>
        </w:tc>
        <w:tc>
          <w:tcPr>
            <w:tcW w:w="7060" w:type="dxa"/>
            <w:tcBorders>
              <w:top w:val="nil"/>
              <w:left w:val="nil"/>
              <w:bottom w:val="single" w:sz="4" w:space="0" w:color="auto"/>
              <w:right w:val="single" w:sz="4" w:space="0" w:color="auto"/>
            </w:tcBorders>
            <w:vAlign w:val="center"/>
            <w:hideMark/>
          </w:tcPr>
          <w:p w14:paraId="25511344" w14:textId="77777777" w:rsidR="004871CC" w:rsidRPr="007E6A31" w:rsidRDefault="002B0926"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Major</w:t>
            </w:r>
          </w:p>
        </w:tc>
      </w:tr>
      <w:tr w:rsidR="004871CC" w:rsidRPr="007E6A31" w14:paraId="25511348"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46"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Risk</w:t>
            </w:r>
          </w:p>
        </w:tc>
        <w:tc>
          <w:tcPr>
            <w:tcW w:w="7060" w:type="dxa"/>
            <w:tcBorders>
              <w:top w:val="nil"/>
              <w:left w:val="nil"/>
              <w:bottom w:val="single" w:sz="4" w:space="0" w:color="auto"/>
              <w:right w:val="single" w:sz="4" w:space="0" w:color="auto"/>
            </w:tcBorders>
            <w:noWrap/>
            <w:vAlign w:val="center"/>
            <w:hideMark/>
          </w:tcPr>
          <w:p w14:paraId="25511347" w14:textId="77777777" w:rsidR="004871CC" w:rsidRPr="007E6A31" w:rsidRDefault="004871CC" w:rsidP="004871CC">
            <w:pPr>
              <w:widowControl/>
              <w:suppressAutoHyphens w:val="0"/>
              <w:spacing w:line="240" w:lineRule="auto"/>
              <w:rPr>
                <w:rFonts w:ascii="Calibri" w:hAnsi="Calibri" w:cs="Calibri"/>
                <w:color w:val="000000" w:themeColor="text1"/>
                <w:sz w:val="22"/>
                <w:szCs w:val="22"/>
                <w:lang w:val="en-US" w:eastAsia="en-US"/>
              </w:rPr>
            </w:pPr>
            <w:r w:rsidRPr="007E6A31">
              <w:rPr>
                <w:rFonts w:ascii="Calibri" w:hAnsi="Calibri" w:cs="Calibri"/>
                <w:color w:val="000000" w:themeColor="text1"/>
                <w:sz w:val="22"/>
                <w:szCs w:val="22"/>
                <w:lang w:val="en-US" w:eastAsia="en-US"/>
              </w:rPr>
              <w:t>High</w:t>
            </w:r>
          </w:p>
        </w:tc>
      </w:tr>
    </w:tbl>
    <w:p w14:paraId="25511349" w14:textId="77777777" w:rsidR="004871CC" w:rsidRPr="007E6A31" w:rsidRDefault="004871CC" w:rsidP="00ED19A7">
      <w:pPr>
        <w:pStyle w:val="ListParagraph"/>
        <w:ind w:left="360"/>
        <w:rPr>
          <w:b/>
          <w:color w:val="000000" w:themeColor="text1"/>
        </w:rPr>
      </w:pPr>
    </w:p>
    <w:p w14:paraId="2551134A" w14:textId="77777777" w:rsidR="004871CC" w:rsidRPr="007E6A31" w:rsidRDefault="004871CC" w:rsidP="00ED19A7">
      <w:pPr>
        <w:pStyle w:val="ListParagraph"/>
        <w:ind w:left="360"/>
        <w:rPr>
          <w:b/>
          <w:color w:val="000000" w:themeColor="text1"/>
        </w:rPr>
      </w:pPr>
    </w:p>
    <w:p w14:paraId="2551134B" w14:textId="77777777" w:rsidR="004871CC" w:rsidRPr="007E6A31" w:rsidRDefault="004871CC" w:rsidP="00ED19A7">
      <w:pPr>
        <w:pStyle w:val="ListParagraph"/>
        <w:ind w:left="360"/>
        <w:rPr>
          <w:b/>
          <w:color w:val="000000" w:themeColor="text1"/>
        </w:rPr>
      </w:pPr>
    </w:p>
    <w:p w14:paraId="2551134C" w14:textId="77777777" w:rsidR="004871CC" w:rsidRPr="007E6A31" w:rsidRDefault="004871CC" w:rsidP="00ED19A7">
      <w:pPr>
        <w:pStyle w:val="ListParagraph"/>
        <w:ind w:left="360"/>
        <w:rPr>
          <w:b/>
          <w:color w:val="000000" w:themeColor="text1"/>
        </w:rPr>
      </w:pPr>
    </w:p>
    <w:p w14:paraId="2551134D" w14:textId="77777777" w:rsidR="004871CC" w:rsidRPr="007E6A31" w:rsidRDefault="004871CC" w:rsidP="00ED19A7">
      <w:pPr>
        <w:pStyle w:val="ListParagraph"/>
        <w:ind w:left="360"/>
        <w:rPr>
          <w:b/>
          <w:color w:val="000000" w:themeColor="text1"/>
        </w:rPr>
      </w:pPr>
    </w:p>
    <w:p w14:paraId="2551134E" w14:textId="77777777" w:rsidR="004871CC" w:rsidRPr="007E6A31" w:rsidRDefault="004871CC" w:rsidP="00ED19A7">
      <w:pPr>
        <w:pStyle w:val="ListParagraph"/>
        <w:ind w:left="360"/>
        <w:rPr>
          <w:b/>
          <w:color w:val="000000" w:themeColor="text1"/>
        </w:rPr>
      </w:pPr>
    </w:p>
    <w:p w14:paraId="2551134F" w14:textId="77777777" w:rsidR="004871CC" w:rsidRPr="007E6A31" w:rsidRDefault="004871CC" w:rsidP="00ED19A7">
      <w:pPr>
        <w:pStyle w:val="ListParagraph"/>
        <w:ind w:left="360"/>
        <w:rPr>
          <w:b/>
          <w:color w:val="000000" w:themeColor="text1"/>
        </w:rPr>
      </w:pPr>
    </w:p>
    <w:p w14:paraId="25511350" w14:textId="77777777" w:rsidR="004871CC" w:rsidRPr="007E6A31" w:rsidRDefault="004871CC" w:rsidP="00ED19A7">
      <w:pPr>
        <w:pStyle w:val="ListParagraph"/>
        <w:ind w:left="360"/>
        <w:rPr>
          <w:b/>
          <w:color w:val="000000" w:themeColor="text1"/>
        </w:rPr>
      </w:pPr>
    </w:p>
    <w:p w14:paraId="25511351" w14:textId="77777777" w:rsidR="004871CC" w:rsidRPr="007E6A31" w:rsidRDefault="004871CC" w:rsidP="00ED19A7">
      <w:pPr>
        <w:pStyle w:val="ListParagraph"/>
        <w:ind w:left="360"/>
        <w:rPr>
          <w:b/>
          <w:color w:val="000000" w:themeColor="text1"/>
        </w:rPr>
      </w:pPr>
    </w:p>
    <w:p w14:paraId="25511352" w14:textId="77777777" w:rsidR="004871CC" w:rsidRPr="007E6A31" w:rsidRDefault="004871CC" w:rsidP="00ED19A7">
      <w:pPr>
        <w:pStyle w:val="ListParagraph"/>
        <w:ind w:left="360"/>
        <w:rPr>
          <w:b/>
          <w:color w:val="000000" w:themeColor="text1"/>
        </w:rPr>
      </w:pPr>
    </w:p>
    <w:p w14:paraId="25511353" w14:textId="77777777" w:rsidR="004871CC" w:rsidRPr="007E6A31" w:rsidRDefault="004871CC" w:rsidP="00ED19A7">
      <w:pPr>
        <w:pStyle w:val="ListParagraph"/>
        <w:ind w:left="360"/>
        <w:rPr>
          <w:b/>
          <w:color w:val="000000" w:themeColor="text1"/>
        </w:rPr>
      </w:pPr>
    </w:p>
    <w:p w14:paraId="25511354" w14:textId="77777777" w:rsidR="004871CC" w:rsidRPr="007E6A31" w:rsidRDefault="004871CC" w:rsidP="00ED19A7">
      <w:pPr>
        <w:pStyle w:val="ListParagraph"/>
        <w:ind w:left="360"/>
        <w:rPr>
          <w:b/>
          <w:color w:val="000000" w:themeColor="text1"/>
        </w:rPr>
      </w:pPr>
    </w:p>
    <w:p w14:paraId="25511355" w14:textId="77777777" w:rsidR="004871CC" w:rsidRPr="007E6A31" w:rsidRDefault="004871CC" w:rsidP="00ED19A7">
      <w:pPr>
        <w:pStyle w:val="ListParagraph"/>
        <w:ind w:left="360"/>
        <w:rPr>
          <w:b/>
          <w:color w:val="000000" w:themeColor="text1"/>
        </w:rPr>
      </w:pPr>
    </w:p>
    <w:p w14:paraId="25511356" w14:textId="77777777" w:rsidR="004871CC" w:rsidRPr="007E6A31" w:rsidRDefault="004871CC" w:rsidP="00ED19A7">
      <w:pPr>
        <w:pStyle w:val="ListParagraph"/>
        <w:ind w:left="360"/>
        <w:rPr>
          <w:b/>
          <w:color w:val="000000" w:themeColor="text1"/>
        </w:rPr>
      </w:pPr>
    </w:p>
    <w:p w14:paraId="25511357" w14:textId="77777777" w:rsidR="004871CC" w:rsidRPr="007E6A31" w:rsidRDefault="004871CC" w:rsidP="00ED19A7">
      <w:pPr>
        <w:pStyle w:val="ListParagraph"/>
        <w:ind w:left="360"/>
        <w:rPr>
          <w:b/>
          <w:color w:val="000000" w:themeColor="text1"/>
        </w:rPr>
      </w:pPr>
    </w:p>
    <w:p w14:paraId="25511358" w14:textId="77777777" w:rsidR="004871CC" w:rsidRPr="007E6A31" w:rsidRDefault="004871CC" w:rsidP="00ED19A7">
      <w:pPr>
        <w:pStyle w:val="ListParagraph"/>
        <w:ind w:left="360"/>
        <w:rPr>
          <w:b/>
          <w:color w:val="000000" w:themeColor="text1"/>
        </w:rPr>
      </w:pPr>
    </w:p>
    <w:p w14:paraId="25511359" w14:textId="77777777" w:rsidR="004871CC" w:rsidRPr="007E6A31" w:rsidRDefault="004871CC" w:rsidP="00ED19A7">
      <w:pPr>
        <w:pStyle w:val="ListParagraph"/>
        <w:ind w:left="360"/>
        <w:rPr>
          <w:b/>
          <w:color w:val="000000" w:themeColor="text1"/>
        </w:rPr>
      </w:pPr>
    </w:p>
    <w:p w14:paraId="2551135A" w14:textId="77777777" w:rsidR="004871CC" w:rsidRPr="007E6A31" w:rsidRDefault="004871CC" w:rsidP="00ED19A7">
      <w:pPr>
        <w:pStyle w:val="ListParagraph"/>
        <w:ind w:left="360"/>
        <w:rPr>
          <w:b/>
          <w:color w:val="000000" w:themeColor="text1"/>
        </w:rPr>
      </w:pPr>
    </w:p>
    <w:p w14:paraId="2551135B" w14:textId="77777777" w:rsidR="004871CC" w:rsidRPr="007E6A31" w:rsidRDefault="004871CC" w:rsidP="00ED19A7">
      <w:pPr>
        <w:pStyle w:val="ListParagraph"/>
        <w:ind w:left="360"/>
        <w:rPr>
          <w:b/>
          <w:color w:val="000000" w:themeColor="text1"/>
        </w:rPr>
      </w:pPr>
    </w:p>
    <w:p w14:paraId="2551135C" w14:textId="77777777" w:rsidR="004871CC" w:rsidRPr="007E6A31" w:rsidRDefault="004871CC" w:rsidP="00ED19A7">
      <w:pPr>
        <w:pStyle w:val="ListParagraph"/>
        <w:ind w:left="360"/>
        <w:rPr>
          <w:b/>
          <w:color w:val="000000" w:themeColor="text1"/>
        </w:rPr>
      </w:pPr>
    </w:p>
    <w:p w14:paraId="25511361" w14:textId="77777777" w:rsidR="004871CC" w:rsidRPr="007E6A31" w:rsidRDefault="004871CC" w:rsidP="00ED19A7">
      <w:pPr>
        <w:pStyle w:val="ListParagraph"/>
        <w:ind w:left="360"/>
        <w:rPr>
          <w:b/>
          <w:color w:val="000000" w:themeColor="text1"/>
        </w:rPr>
      </w:pPr>
    </w:p>
    <w:p w14:paraId="25511362" w14:textId="77777777" w:rsidR="004871CC" w:rsidRPr="007E6A31" w:rsidRDefault="004871CC" w:rsidP="00ED19A7">
      <w:pPr>
        <w:pStyle w:val="ListParagraph"/>
        <w:ind w:left="360"/>
        <w:rPr>
          <w:b/>
          <w:color w:val="000000" w:themeColor="text1"/>
        </w:rPr>
      </w:pPr>
    </w:p>
    <w:p w14:paraId="25511363" w14:textId="77777777" w:rsidR="004871CC" w:rsidRPr="007E6A31" w:rsidRDefault="004871CC" w:rsidP="00ED19A7">
      <w:pPr>
        <w:pStyle w:val="ListParagraph"/>
        <w:ind w:left="360"/>
        <w:rPr>
          <w:b/>
          <w:color w:val="000000" w:themeColor="text1"/>
        </w:rPr>
      </w:pPr>
    </w:p>
    <w:p w14:paraId="25511364" w14:textId="1A27E0E8" w:rsidR="003E2DCC" w:rsidRPr="007E6A31" w:rsidRDefault="00693279" w:rsidP="003E2DCC">
      <w:pPr>
        <w:rPr>
          <w:color w:val="000000" w:themeColor="text1"/>
        </w:rPr>
      </w:pPr>
      <w:r w:rsidRPr="007E6A31">
        <w:rPr>
          <w:color w:val="000000" w:themeColor="text1"/>
        </w:rPr>
        <w:object w:dxaOrig="15214" w:dyaOrig="19369" w14:anchorId="255123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595.8pt" o:ole="">
            <v:imagedata r:id="rId11" o:title=""/>
          </v:shape>
          <o:OLEObject Type="Embed" ProgID="Visio.Drawing.11" ShapeID="_x0000_i1025" DrawAspect="Content" ObjectID="_1823487222" r:id="rId12"/>
        </w:object>
      </w:r>
    </w:p>
    <w:p w14:paraId="25511365" w14:textId="77777777" w:rsidR="00ED19A7" w:rsidRPr="007E6A31" w:rsidRDefault="00ED19A7" w:rsidP="003E2DCC">
      <w:pPr>
        <w:rPr>
          <w:b/>
          <w:color w:val="000000" w:themeColor="text1"/>
        </w:rPr>
      </w:pPr>
    </w:p>
    <w:p w14:paraId="25511366" w14:textId="77777777" w:rsidR="006333D3" w:rsidRPr="007E6A31" w:rsidRDefault="006333D3" w:rsidP="003E2DCC">
      <w:pPr>
        <w:rPr>
          <w:b/>
          <w:color w:val="000000" w:themeColor="text1"/>
        </w:rPr>
      </w:pPr>
    </w:p>
    <w:p w14:paraId="25511367" w14:textId="77777777" w:rsidR="007C679F" w:rsidRPr="007E6A31" w:rsidRDefault="007B7D78" w:rsidP="007C679F">
      <w:pPr>
        <w:pStyle w:val="ListParagraph"/>
        <w:ind w:left="360"/>
        <w:rPr>
          <w:b/>
          <w:color w:val="000000" w:themeColor="text1"/>
        </w:rPr>
      </w:pPr>
      <w:r w:rsidRPr="007E6A31">
        <w:rPr>
          <w:b/>
          <w:color w:val="000000" w:themeColor="text1"/>
        </w:rPr>
        <w:t xml:space="preserve">Missing </w:t>
      </w:r>
      <w:r w:rsidR="007C679F" w:rsidRPr="007E6A31">
        <w:rPr>
          <w:b/>
          <w:color w:val="000000" w:themeColor="text1"/>
        </w:rPr>
        <w:t xml:space="preserve">Requirements: Use Case/Activity </w:t>
      </w:r>
      <w:r w:rsidR="00ED19A7" w:rsidRPr="007E6A31">
        <w:rPr>
          <w:b/>
          <w:color w:val="000000" w:themeColor="text1"/>
        </w:rPr>
        <w:t>Diagram:</w:t>
      </w:r>
    </w:p>
    <w:p w14:paraId="25511368" w14:textId="77777777" w:rsidR="004871CC" w:rsidRPr="007E6A31" w:rsidRDefault="004871CC" w:rsidP="007C679F">
      <w:pPr>
        <w:pStyle w:val="ListParagraph"/>
        <w:ind w:left="360"/>
        <w:rPr>
          <w:b/>
          <w:color w:val="000000" w:themeColor="text1"/>
        </w:rPr>
      </w:pPr>
    </w:p>
    <w:p w14:paraId="25511369" w14:textId="77777777" w:rsidR="004871CC" w:rsidRPr="007E6A31" w:rsidRDefault="004871CC" w:rsidP="007C679F">
      <w:pPr>
        <w:pStyle w:val="ListParagraph"/>
        <w:ind w:left="360"/>
        <w:rPr>
          <w:b/>
          <w:color w:val="000000" w:themeColor="text1"/>
        </w:rPr>
      </w:pPr>
      <w:r w:rsidRPr="007E6A31">
        <w:rPr>
          <w:b/>
          <w:color w:val="000000" w:themeColor="text1"/>
        </w:rPr>
        <w:t>Use Case Table – Missing Requirements:</w:t>
      </w:r>
    </w:p>
    <w:tbl>
      <w:tblPr>
        <w:tblW w:w="9000" w:type="dxa"/>
        <w:tblInd w:w="93" w:type="dxa"/>
        <w:tblLook w:val="04A0" w:firstRow="1" w:lastRow="0" w:firstColumn="1" w:lastColumn="0" w:noHBand="0" w:noVBand="1"/>
      </w:tblPr>
      <w:tblGrid>
        <w:gridCol w:w="2420"/>
        <w:gridCol w:w="6580"/>
      </w:tblGrid>
      <w:tr w:rsidR="007E6A31" w:rsidRPr="007E6A31" w14:paraId="2551136C" w14:textId="77777777" w:rsidTr="004871CC">
        <w:trPr>
          <w:trHeight w:val="300"/>
        </w:trPr>
        <w:tc>
          <w:tcPr>
            <w:tcW w:w="2420"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2551136A"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Use case ID</w:t>
            </w:r>
          </w:p>
        </w:tc>
        <w:tc>
          <w:tcPr>
            <w:tcW w:w="6580" w:type="dxa"/>
            <w:tcBorders>
              <w:top w:val="single" w:sz="4" w:space="0" w:color="auto"/>
              <w:left w:val="nil"/>
              <w:bottom w:val="single" w:sz="4" w:space="0" w:color="auto"/>
              <w:right w:val="single" w:sz="4" w:space="0" w:color="auto"/>
            </w:tcBorders>
            <w:vAlign w:val="center"/>
            <w:hideMark/>
          </w:tcPr>
          <w:p w14:paraId="2551136B"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03</w:t>
            </w:r>
          </w:p>
        </w:tc>
      </w:tr>
      <w:tr w:rsidR="007E6A31" w:rsidRPr="007E6A31" w14:paraId="2551136F"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6D"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Use case Name</w:t>
            </w:r>
          </w:p>
        </w:tc>
        <w:tc>
          <w:tcPr>
            <w:tcW w:w="6580" w:type="dxa"/>
            <w:tcBorders>
              <w:top w:val="nil"/>
              <w:left w:val="nil"/>
              <w:bottom w:val="single" w:sz="4" w:space="0" w:color="auto"/>
              <w:right w:val="single" w:sz="4" w:space="0" w:color="auto"/>
            </w:tcBorders>
            <w:vAlign w:val="center"/>
            <w:hideMark/>
          </w:tcPr>
          <w:p w14:paraId="2551136E"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Use Case – Activity Diagram_ DoP_ Missing Requirements</w:t>
            </w:r>
          </w:p>
        </w:tc>
      </w:tr>
      <w:tr w:rsidR="007E6A31" w:rsidRPr="007E6A31" w14:paraId="25511372"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70"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Use case title</w:t>
            </w:r>
          </w:p>
        </w:tc>
        <w:tc>
          <w:tcPr>
            <w:tcW w:w="6580" w:type="dxa"/>
            <w:tcBorders>
              <w:top w:val="nil"/>
              <w:left w:val="nil"/>
              <w:bottom w:val="single" w:sz="4" w:space="0" w:color="auto"/>
              <w:right w:val="single" w:sz="4" w:space="0" w:color="auto"/>
            </w:tcBorders>
            <w:vAlign w:val="center"/>
            <w:hideMark/>
          </w:tcPr>
          <w:p w14:paraId="25511371"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Missing Requirements</w:t>
            </w:r>
          </w:p>
        </w:tc>
      </w:tr>
      <w:tr w:rsidR="007E6A31" w:rsidRPr="007E6A31" w14:paraId="25511375" w14:textId="77777777" w:rsidTr="004871CC">
        <w:trPr>
          <w:trHeight w:val="51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73"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Objective/ Purpose</w:t>
            </w:r>
          </w:p>
        </w:tc>
        <w:tc>
          <w:tcPr>
            <w:tcW w:w="6580" w:type="dxa"/>
            <w:tcBorders>
              <w:top w:val="nil"/>
              <w:left w:val="nil"/>
              <w:bottom w:val="single" w:sz="4" w:space="0" w:color="auto"/>
              <w:right w:val="single" w:sz="4" w:space="0" w:color="auto"/>
            </w:tcBorders>
            <w:vAlign w:val="center"/>
            <w:hideMark/>
          </w:tcPr>
          <w:p w14:paraId="25511374" w14:textId="72748511" w:rsidR="004871CC" w:rsidRPr="007E6A31" w:rsidRDefault="0053229D"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Missing requirement or information for assignment request</w:t>
            </w:r>
          </w:p>
        </w:tc>
      </w:tr>
      <w:tr w:rsidR="007E6A31" w:rsidRPr="007E6A31" w14:paraId="25511378" w14:textId="77777777" w:rsidTr="004871CC">
        <w:trPr>
          <w:trHeight w:val="51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76"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Assumption</w:t>
            </w:r>
          </w:p>
        </w:tc>
        <w:tc>
          <w:tcPr>
            <w:tcW w:w="6580" w:type="dxa"/>
            <w:tcBorders>
              <w:top w:val="nil"/>
              <w:left w:val="nil"/>
              <w:bottom w:val="single" w:sz="4" w:space="0" w:color="auto"/>
              <w:right w:val="single" w:sz="4" w:space="0" w:color="auto"/>
            </w:tcBorders>
            <w:vAlign w:val="center"/>
            <w:hideMark/>
          </w:tcPr>
          <w:p w14:paraId="25511377"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There are a few missing requirement identified while processing the request</w:t>
            </w:r>
          </w:p>
        </w:tc>
      </w:tr>
      <w:tr w:rsidR="007E6A31" w:rsidRPr="007E6A31" w14:paraId="2551137B"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79"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Initiating Actor</w:t>
            </w:r>
          </w:p>
        </w:tc>
        <w:tc>
          <w:tcPr>
            <w:tcW w:w="6580" w:type="dxa"/>
            <w:tcBorders>
              <w:top w:val="nil"/>
              <w:left w:val="nil"/>
              <w:bottom w:val="single" w:sz="4" w:space="0" w:color="auto"/>
              <w:right w:val="single" w:sz="4" w:space="0" w:color="auto"/>
            </w:tcBorders>
            <w:vAlign w:val="center"/>
            <w:hideMark/>
          </w:tcPr>
          <w:p w14:paraId="2551137A"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CPC</w:t>
            </w:r>
          </w:p>
        </w:tc>
      </w:tr>
      <w:tr w:rsidR="007E6A31" w:rsidRPr="007E6A31" w14:paraId="2551137E" w14:textId="77777777" w:rsidTr="004871CC">
        <w:trPr>
          <w:trHeight w:val="51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7C"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Initiating Event</w:t>
            </w:r>
          </w:p>
        </w:tc>
        <w:tc>
          <w:tcPr>
            <w:tcW w:w="6580" w:type="dxa"/>
            <w:tcBorders>
              <w:top w:val="nil"/>
              <w:left w:val="nil"/>
              <w:bottom w:val="single" w:sz="4" w:space="0" w:color="auto"/>
              <w:right w:val="single" w:sz="4" w:space="0" w:color="auto"/>
            </w:tcBorders>
            <w:vAlign w:val="center"/>
            <w:hideMark/>
          </w:tcPr>
          <w:p w14:paraId="2551137D"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Approver identifies if any requirements are missing before a request is approved.</w:t>
            </w:r>
          </w:p>
        </w:tc>
      </w:tr>
      <w:tr w:rsidR="007E6A31" w:rsidRPr="007E6A31" w14:paraId="25511381" w14:textId="77777777" w:rsidTr="004871CC">
        <w:trPr>
          <w:trHeight w:val="51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7F"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Pre-conditions</w:t>
            </w:r>
          </w:p>
        </w:tc>
        <w:tc>
          <w:tcPr>
            <w:tcW w:w="6580" w:type="dxa"/>
            <w:tcBorders>
              <w:top w:val="nil"/>
              <w:left w:val="nil"/>
              <w:bottom w:val="single" w:sz="4" w:space="0" w:color="auto"/>
              <w:right w:val="single" w:sz="4" w:space="0" w:color="auto"/>
            </w:tcBorders>
            <w:vAlign w:val="center"/>
            <w:hideMark/>
          </w:tcPr>
          <w:p w14:paraId="25511380"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There are a few missing requirement identified while processing the request</w:t>
            </w:r>
          </w:p>
        </w:tc>
      </w:tr>
      <w:tr w:rsidR="007E6A31" w:rsidRPr="007E6A31" w14:paraId="25511384"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82"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Post-conditions</w:t>
            </w:r>
          </w:p>
        </w:tc>
        <w:tc>
          <w:tcPr>
            <w:tcW w:w="6580" w:type="dxa"/>
            <w:tcBorders>
              <w:top w:val="nil"/>
              <w:left w:val="nil"/>
              <w:bottom w:val="single" w:sz="4" w:space="0" w:color="auto"/>
              <w:right w:val="single" w:sz="4" w:space="0" w:color="auto"/>
            </w:tcBorders>
            <w:vAlign w:val="center"/>
            <w:hideMark/>
          </w:tcPr>
          <w:p w14:paraId="25511383"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Missing requirement have been received</w:t>
            </w:r>
          </w:p>
        </w:tc>
      </w:tr>
      <w:tr w:rsidR="007E6A31" w:rsidRPr="007E6A31" w14:paraId="25511387"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85"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Associated Use case</w:t>
            </w:r>
          </w:p>
        </w:tc>
        <w:tc>
          <w:tcPr>
            <w:tcW w:w="6580" w:type="dxa"/>
            <w:tcBorders>
              <w:top w:val="nil"/>
              <w:left w:val="nil"/>
              <w:bottom w:val="single" w:sz="4" w:space="0" w:color="auto"/>
              <w:right w:val="single" w:sz="4" w:space="0" w:color="auto"/>
            </w:tcBorders>
            <w:vAlign w:val="center"/>
            <w:hideMark/>
          </w:tcPr>
          <w:p w14:paraId="25511386"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None</w:t>
            </w:r>
          </w:p>
        </w:tc>
      </w:tr>
      <w:tr w:rsidR="007E6A31" w:rsidRPr="007E6A31" w14:paraId="2551138A"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88"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Error/Success conditions</w:t>
            </w:r>
          </w:p>
        </w:tc>
        <w:tc>
          <w:tcPr>
            <w:tcW w:w="6580" w:type="dxa"/>
            <w:tcBorders>
              <w:top w:val="nil"/>
              <w:left w:val="nil"/>
              <w:bottom w:val="single" w:sz="4" w:space="0" w:color="auto"/>
              <w:right w:val="single" w:sz="4" w:space="0" w:color="auto"/>
            </w:tcBorders>
            <w:vAlign w:val="center"/>
            <w:hideMark/>
          </w:tcPr>
          <w:p w14:paraId="25511389" w14:textId="77777777" w:rsidR="004871CC" w:rsidRPr="007E6A31" w:rsidRDefault="004871CC"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Missing requirement received is success condition.</w:t>
            </w:r>
          </w:p>
        </w:tc>
      </w:tr>
      <w:tr w:rsidR="007E6A31" w:rsidRPr="007E6A31" w14:paraId="2551138D"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8B"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Frequency</w:t>
            </w:r>
          </w:p>
        </w:tc>
        <w:tc>
          <w:tcPr>
            <w:tcW w:w="6580" w:type="dxa"/>
            <w:tcBorders>
              <w:top w:val="nil"/>
              <w:left w:val="nil"/>
              <w:bottom w:val="single" w:sz="4" w:space="0" w:color="auto"/>
              <w:right w:val="single" w:sz="4" w:space="0" w:color="auto"/>
            </w:tcBorders>
            <w:vAlign w:val="center"/>
            <w:hideMark/>
          </w:tcPr>
          <w:p w14:paraId="2551138C" w14:textId="77777777" w:rsidR="004871CC" w:rsidRPr="007E6A31" w:rsidRDefault="00B90FF3"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Whenever</w:t>
            </w:r>
            <w:r w:rsidR="004871CC" w:rsidRPr="007E6A31">
              <w:rPr>
                <w:rFonts w:cs="Arial"/>
                <w:color w:val="000000" w:themeColor="text1"/>
                <w:lang w:val="en-US" w:eastAsia="en-US"/>
              </w:rPr>
              <w:t xml:space="preserve"> the requirements are found missing</w:t>
            </w:r>
          </w:p>
        </w:tc>
      </w:tr>
      <w:tr w:rsidR="007E6A31" w:rsidRPr="007E6A31" w14:paraId="25511390"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8E"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Criticality</w:t>
            </w:r>
          </w:p>
        </w:tc>
        <w:tc>
          <w:tcPr>
            <w:tcW w:w="6580" w:type="dxa"/>
            <w:tcBorders>
              <w:top w:val="nil"/>
              <w:left w:val="nil"/>
              <w:bottom w:val="single" w:sz="4" w:space="0" w:color="auto"/>
              <w:right w:val="single" w:sz="4" w:space="0" w:color="auto"/>
            </w:tcBorders>
            <w:vAlign w:val="center"/>
            <w:hideMark/>
          </w:tcPr>
          <w:p w14:paraId="2551138F" w14:textId="77777777" w:rsidR="004871CC" w:rsidRPr="007E6A31" w:rsidRDefault="002B0926" w:rsidP="004871CC">
            <w:pPr>
              <w:widowControl/>
              <w:suppressAutoHyphens w:val="0"/>
              <w:spacing w:line="240" w:lineRule="auto"/>
              <w:rPr>
                <w:rFonts w:cs="Arial"/>
                <w:color w:val="000000" w:themeColor="text1"/>
                <w:lang w:val="en-US" w:eastAsia="en-US"/>
              </w:rPr>
            </w:pPr>
            <w:r w:rsidRPr="007E6A31">
              <w:rPr>
                <w:rFonts w:cs="Arial"/>
                <w:color w:val="000000" w:themeColor="text1"/>
                <w:lang w:val="en-US" w:eastAsia="en-US"/>
              </w:rPr>
              <w:t>Medium</w:t>
            </w:r>
          </w:p>
        </w:tc>
      </w:tr>
      <w:tr w:rsidR="004871CC" w:rsidRPr="007E6A31" w14:paraId="25511393" w14:textId="77777777" w:rsidTr="004871CC">
        <w:trPr>
          <w:trHeight w:val="300"/>
        </w:trPr>
        <w:tc>
          <w:tcPr>
            <w:tcW w:w="242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25511391" w14:textId="77777777" w:rsidR="004871CC" w:rsidRPr="007E6A31" w:rsidRDefault="004871CC" w:rsidP="004871CC">
            <w:pPr>
              <w:widowControl/>
              <w:suppressAutoHyphens w:val="0"/>
              <w:spacing w:line="240" w:lineRule="auto"/>
              <w:rPr>
                <w:rFonts w:ascii="Calibri" w:hAnsi="Calibri" w:cs="Calibri"/>
                <w:b/>
                <w:bCs/>
                <w:color w:val="000000" w:themeColor="text1"/>
                <w:sz w:val="22"/>
                <w:szCs w:val="22"/>
                <w:lang w:val="en-US" w:eastAsia="en-US"/>
              </w:rPr>
            </w:pPr>
            <w:r w:rsidRPr="007E6A31">
              <w:rPr>
                <w:rFonts w:ascii="Calibri" w:hAnsi="Calibri" w:cs="Calibri"/>
                <w:b/>
                <w:bCs/>
                <w:color w:val="000000" w:themeColor="text1"/>
                <w:sz w:val="22"/>
                <w:szCs w:val="22"/>
                <w:lang w:val="en-US" w:eastAsia="en-US"/>
              </w:rPr>
              <w:t>Risk</w:t>
            </w:r>
          </w:p>
        </w:tc>
        <w:tc>
          <w:tcPr>
            <w:tcW w:w="6580" w:type="dxa"/>
            <w:tcBorders>
              <w:top w:val="nil"/>
              <w:left w:val="nil"/>
              <w:bottom w:val="single" w:sz="4" w:space="0" w:color="auto"/>
              <w:right w:val="single" w:sz="4" w:space="0" w:color="auto"/>
            </w:tcBorders>
            <w:noWrap/>
            <w:vAlign w:val="center"/>
            <w:hideMark/>
          </w:tcPr>
          <w:p w14:paraId="25511392" w14:textId="77777777" w:rsidR="004871CC" w:rsidRPr="007E6A31" w:rsidRDefault="002B0926" w:rsidP="004871CC">
            <w:pPr>
              <w:widowControl/>
              <w:suppressAutoHyphens w:val="0"/>
              <w:spacing w:line="240" w:lineRule="auto"/>
              <w:rPr>
                <w:rFonts w:ascii="Calibri" w:hAnsi="Calibri" w:cs="Calibri"/>
                <w:color w:val="000000" w:themeColor="text1"/>
                <w:sz w:val="22"/>
                <w:szCs w:val="22"/>
                <w:lang w:val="en-US" w:eastAsia="en-US"/>
              </w:rPr>
            </w:pPr>
            <w:r w:rsidRPr="007E6A31">
              <w:rPr>
                <w:rFonts w:ascii="Calibri" w:hAnsi="Calibri" w:cs="Calibri"/>
                <w:color w:val="000000" w:themeColor="text1"/>
                <w:sz w:val="22"/>
                <w:szCs w:val="22"/>
                <w:lang w:val="en-US" w:eastAsia="en-US"/>
              </w:rPr>
              <w:t>High</w:t>
            </w:r>
          </w:p>
        </w:tc>
      </w:tr>
    </w:tbl>
    <w:p w14:paraId="25511394" w14:textId="77777777" w:rsidR="004871CC" w:rsidRPr="007E6A31" w:rsidRDefault="004871CC" w:rsidP="007C679F">
      <w:pPr>
        <w:pStyle w:val="ListParagraph"/>
        <w:ind w:left="360"/>
        <w:rPr>
          <w:b/>
          <w:color w:val="000000" w:themeColor="text1"/>
        </w:rPr>
      </w:pPr>
    </w:p>
    <w:p w14:paraId="25511395" w14:textId="77777777" w:rsidR="00ED19A7" w:rsidRPr="007E6A31" w:rsidRDefault="00ED19A7" w:rsidP="007C679F">
      <w:pPr>
        <w:pStyle w:val="ListParagraph"/>
        <w:ind w:left="360"/>
        <w:rPr>
          <w:b/>
          <w:color w:val="000000" w:themeColor="text1"/>
        </w:rPr>
      </w:pPr>
    </w:p>
    <w:p w14:paraId="25511396" w14:textId="77777777" w:rsidR="002B0926" w:rsidRPr="007E6A31" w:rsidRDefault="002B0926" w:rsidP="007C679F">
      <w:pPr>
        <w:pStyle w:val="ListParagraph"/>
        <w:ind w:left="360"/>
        <w:rPr>
          <w:b/>
          <w:color w:val="000000" w:themeColor="text1"/>
        </w:rPr>
      </w:pPr>
    </w:p>
    <w:p w14:paraId="25511397" w14:textId="77777777" w:rsidR="002B0926" w:rsidRPr="007E6A31" w:rsidRDefault="002B0926" w:rsidP="007C679F">
      <w:pPr>
        <w:pStyle w:val="ListParagraph"/>
        <w:ind w:left="360"/>
        <w:rPr>
          <w:b/>
          <w:color w:val="000000" w:themeColor="text1"/>
        </w:rPr>
      </w:pPr>
    </w:p>
    <w:p w14:paraId="25511398" w14:textId="77777777" w:rsidR="002B0926" w:rsidRPr="007E6A31" w:rsidRDefault="002B0926" w:rsidP="007C679F">
      <w:pPr>
        <w:pStyle w:val="ListParagraph"/>
        <w:ind w:left="360"/>
        <w:rPr>
          <w:b/>
          <w:color w:val="000000" w:themeColor="text1"/>
        </w:rPr>
      </w:pPr>
    </w:p>
    <w:p w14:paraId="25511399" w14:textId="77777777" w:rsidR="002B0926" w:rsidRPr="007E6A31" w:rsidRDefault="002B0926" w:rsidP="007C679F">
      <w:pPr>
        <w:pStyle w:val="ListParagraph"/>
        <w:ind w:left="360"/>
        <w:rPr>
          <w:b/>
          <w:color w:val="000000" w:themeColor="text1"/>
        </w:rPr>
      </w:pPr>
    </w:p>
    <w:p w14:paraId="2551139A" w14:textId="77777777" w:rsidR="002B0926" w:rsidRPr="007E6A31" w:rsidRDefault="002B0926" w:rsidP="007C679F">
      <w:pPr>
        <w:pStyle w:val="ListParagraph"/>
        <w:ind w:left="360"/>
        <w:rPr>
          <w:b/>
          <w:color w:val="000000" w:themeColor="text1"/>
        </w:rPr>
      </w:pPr>
    </w:p>
    <w:p w14:paraId="2551139B" w14:textId="77777777" w:rsidR="002B0926" w:rsidRPr="007E6A31" w:rsidRDefault="002B0926" w:rsidP="007C679F">
      <w:pPr>
        <w:pStyle w:val="ListParagraph"/>
        <w:ind w:left="360"/>
        <w:rPr>
          <w:b/>
          <w:color w:val="000000" w:themeColor="text1"/>
        </w:rPr>
      </w:pPr>
    </w:p>
    <w:p w14:paraId="2551139C" w14:textId="77777777" w:rsidR="002B0926" w:rsidRPr="007E6A31" w:rsidRDefault="002B0926" w:rsidP="007C679F">
      <w:pPr>
        <w:pStyle w:val="ListParagraph"/>
        <w:ind w:left="360"/>
        <w:rPr>
          <w:b/>
          <w:color w:val="000000" w:themeColor="text1"/>
        </w:rPr>
      </w:pPr>
    </w:p>
    <w:p w14:paraId="2551139D" w14:textId="77777777" w:rsidR="002B0926" w:rsidRPr="007E6A31" w:rsidRDefault="002B0926" w:rsidP="007C679F">
      <w:pPr>
        <w:pStyle w:val="ListParagraph"/>
        <w:ind w:left="360"/>
        <w:rPr>
          <w:b/>
          <w:color w:val="000000" w:themeColor="text1"/>
        </w:rPr>
      </w:pPr>
    </w:p>
    <w:p w14:paraId="2551139E" w14:textId="77777777" w:rsidR="002B0926" w:rsidRPr="007E6A31" w:rsidRDefault="002B0926" w:rsidP="007C679F">
      <w:pPr>
        <w:pStyle w:val="ListParagraph"/>
        <w:ind w:left="360"/>
        <w:rPr>
          <w:b/>
          <w:color w:val="000000" w:themeColor="text1"/>
        </w:rPr>
      </w:pPr>
    </w:p>
    <w:p w14:paraId="2551139F" w14:textId="77777777" w:rsidR="002B0926" w:rsidRPr="007E6A31" w:rsidRDefault="002B0926" w:rsidP="007C679F">
      <w:pPr>
        <w:pStyle w:val="ListParagraph"/>
        <w:ind w:left="360"/>
        <w:rPr>
          <w:b/>
          <w:color w:val="000000" w:themeColor="text1"/>
        </w:rPr>
      </w:pPr>
    </w:p>
    <w:p w14:paraId="255113A0" w14:textId="77777777" w:rsidR="002B0926" w:rsidRPr="007E6A31" w:rsidRDefault="002B0926" w:rsidP="007C679F">
      <w:pPr>
        <w:pStyle w:val="ListParagraph"/>
        <w:ind w:left="360"/>
        <w:rPr>
          <w:b/>
          <w:color w:val="000000" w:themeColor="text1"/>
        </w:rPr>
      </w:pPr>
    </w:p>
    <w:p w14:paraId="255113A1" w14:textId="77777777" w:rsidR="002B0926" w:rsidRPr="007E6A31" w:rsidRDefault="002B0926" w:rsidP="007C679F">
      <w:pPr>
        <w:pStyle w:val="ListParagraph"/>
        <w:ind w:left="360"/>
        <w:rPr>
          <w:b/>
          <w:color w:val="000000" w:themeColor="text1"/>
        </w:rPr>
      </w:pPr>
    </w:p>
    <w:p w14:paraId="255113A2" w14:textId="77777777" w:rsidR="002B0926" w:rsidRPr="007E6A31" w:rsidRDefault="002B0926" w:rsidP="007C679F">
      <w:pPr>
        <w:pStyle w:val="ListParagraph"/>
        <w:ind w:left="360"/>
        <w:rPr>
          <w:b/>
          <w:color w:val="000000" w:themeColor="text1"/>
        </w:rPr>
      </w:pPr>
    </w:p>
    <w:p w14:paraId="255113A3" w14:textId="77777777" w:rsidR="002B0926" w:rsidRPr="007E6A31" w:rsidRDefault="002B0926" w:rsidP="007C679F">
      <w:pPr>
        <w:pStyle w:val="ListParagraph"/>
        <w:ind w:left="360"/>
        <w:rPr>
          <w:b/>
          <w:color w:val="000000" w:themeColor="text1"/>
        </w:rPr>
      </w:pPr>
    </w:p>
    <w:p w14:paraId="255113A4" w14:textId="77777777" w:rsidR="002B0926" w:rsidRPr="007E6A31" w:rsidRDefault="002B0926" w:rsidP="007C679F">
      <w:pPr>
        <w:pStyle w:val="ListParagraph"/>
        <w:ind w:left="360"/>
        <w:rPr>
          <w:b/>
          <w:color w:val="000000" w:themeColor="text1"/>
        </w:rPr>
      </w:pPr>
    </w:p>
    <w:p w14:paraId="255113A5" w14:textId="77777777" w:rsidR="002B0926" w:rsidRPr="007E6A31" w:rsidRDefault="002B0926" w:rsidP="007C679F">
      <w:pPr>
        <w:pStyle w:val="ListParagraph"/>
        <w:ind w:left="360"/>
        <w:rPr>
          <w:b/>
          <w:color w:val="000000" w:themeColor="text1"/>
        </w:rPr>
      </w:pPr>
    </w:p>
    <w:p w14:paraId="255113A6" w14:textId="77777777" w:rsidR="002B0926" w:rsidRPr="007E6A31" w:rsidRDefault="002B0926" w:rsidP="007C679F">
      <w:pPr>
        <w:pStyle w:val="ListParagraph"/>
        <w:ind w:left="360"/>
        <w:rPr>
          <w:b/>
          <w:color w:val="000000" w:themeColor="text1"/>
        </w:rPr>
      </w:pPr>
    </w:p>
    <w:p w14:paraId="255113A7" w14:textId="77777777" w:rsidR="002B0926" w:rsidRPr="007E6A31" w:rsidRDefault="002B0926" w:rsidP="007C679F">
      <w:pPr>
        <w:pStyle w:val="ListParagraph"/>
        <w:ind w:left="360"/>
        <w:rPr>
          <w:b/>
          <w:color w:val="000000" w:themeColor="text1"/>
        </w:rPr>
      </w:pPr>
    </w:p>
    <w:p w14:paraId="255113A8" w14:textId="77777777" w:rsidR="002B0926" w:rsidRPr="007E6A31" w:rsidRDefault="002B0926" w:rsidP="007C679F">
      <w:pPr>
        <w:pStyle w:val="ListParagraph"/>
        <w:ind w:left="360"/>
        <w:rPr>
          <w:b/>
          <w:color w:val="000000" w:themeColor="text1"/>
        </w:rPr>
      </w:pPr>
    </w:p>
    <w:p w14:paraId="255113A9" w14:textId="77777777" w:rsidR="002B0926" w:rsidRPr="007E6A31" w:rsidRDefault="002B0926" w:rsidP="007C679F">
      <w:pPr>
        <w:pStyle w:val="ListParagraph"/>
        <w:ind w:left="360"/>
        <w:rPr>
          <w:b/>
          <w:color w:val="000000" w:themeColor="text1"/>
        </w:rPr>
      </w:pPr>
    </w:p>
    <w:p w14:paraId="255113AA" w14:textId="77777777" w:rsidR="002B0926" w:rsidRPr="007E6A31" w:rsidRDefault="002B0926" w:rsidP="007C679F">
      <w:pPr>
        <w:pStyle w:val="ListParagraph"/>
        <w:ind w:left="360"/>
        <w:rPr>
          <w:b/>
          <w:color w:val="000000" w:themeColor="text1"/>
        </w:rPr>
      </w:pPr>
    </w:p>
    <w:p w14:paraId="255113AB" w14:textId="77777777" w:rsidR="002B0926" w:rsidRPr="007E6A31" w:rsidRDefault="002B0926" w:rsidP="007C679F">
      <w:pPr>
        <w:pStyle w:val="ListParagraph"/>
        <w:ind w:left="360"/>
        <w:rPr>
          <w:b/>
          <w:color w:val="000000" w:themeColor="text1"/>
        </w:rPr>
      </w:pPr>
    </w:p>
    <w:p w14:paraId="255113AC" w14:textId="77777777" w:rsidR="002B0926" w:rsidRPr="007E6A31" w:rsidRDefault="002B0926" w:rsidP="007C679F">
      <w:pPr>
        <w:pStyle w:val="ListParagraph"/>
        <w:ind w:left="360"/>
        <w:rPr>
          <w:b/>
          <w:color w:val="000000" w:themeColor="text1"/>
        </w:rPr>
      </w:pPr>
    </w:p>
    <w:p w14:paraId="255113AD" w14:textId="77777777" w:rsidR="002B0926" w:rsidRPr="007E6A31" w:rsidRDefault="002B0926" w:rsidP="007C679F">
      <w:pPr>
        <w:pStyle w:val="ListParagraph"/>
        <w:ind w:left="360"/>
        <w:rPr>
          <w:b/>
          <w:color w:val="000000" w:themeColor="text1"/>
        </w:rPr>
      </w:pPr>
    </w:p>
    <w:p w14:paraId="255113AE" w14:textId="77777777" w:rsidR="002B0926" w:rsidRPr="007E6A31" w:rsidRDefault="002B0926" w:rsidP="007C679F">
      <w:pPr>
        <w:pStyle w:val="ListParagraph"/>
        <w:ind w:left="360"/>
        <w:rPr>
          <w:b/>
          <w:color w:val="000000" w:themeColor="text1"/>
        </w:rPr>
      </w:pPr>
    </w:p>
    <w:p w14:paraId="255113AF" w14:textId="77777777" w:rsidR="00ED19A7" w:rsidRPr="007E6A31" w:rsidRDefault="004871CC" w:rsidP="00ED19A7">
      <w:pPr>
        <w:pStyle w:val="ListParagraph"/>
        <w:ind w:left="360"/>
        <w:rPr>
          <w:b/>
          <w:color w:val="000000" w:themeColor="text1"/>
        </w:rPr>
      </w:pPr>
      <w:r w:rsidRPr="007E6A31">
        <w:rPr>
          <w:rFonts w:cs="Arial"/>
          <w:b/>
          <w:color w:val="000000" w:themeColor="text1"/>
          <w:lang w:val="en-US" w:eastAsia="en-US"/>
        </w:rPr>
        <w:t>Use Case – Activity Diagram_ DoP_ Missing Requirements</w:t>
      </w:r>
    </w:p>
    <w:p w14:paraId="255113B0" w14:textId="2714EC02" w:rsidR="00693279" w:rsidRPr="007E6A31" w:rsidRDefault="007E6A31" w:rsidP="00C1713C">
      <w:pPr>
        <w:pStyle w:val="ListParagraph"/>
        <w:ind w:left="360"/>
        <w:rPr>
          <w:b/>
          <w:color w:val="000000" w:themeColor="text1"/>
        </w:rPr>
      </w:pPr>
      <w:r w:rsidRPr="007E6A31">
        <w:rPr>
          <w:b/>
          <w:noProof/>
          <w:color w:val="000000" w:themeColor="text1"/>
        </w:rPr>
        <w:lastRenderedPageBreak/>
        <w:drawing>
          <wp:inline distT="0" distB="0" distL="0" distR="0" wp14:anchorId="68AEC677" wp14:editId="7A7360B8">
            <wp:extent cx="5730737" cy="4473328"/>
            <wp:effectExtent l="0" t="0" r="3810" b="3810"/>
            <wp:docPr id="161990865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08650" name="Picture 1" descr="A diagram of a company&#10;&#10;AI-generated content may be incorrect."/>
                    <pic:cNvPicPr/>
                  </pic:nvPicPr>
                  <pic:blipFill>
                    <a:blip r:embed="rId13"/>
                    <a:stretch>
                      <a:fillRect/>
                    </a:stretch>
                  </pic:blipFill>
                  <pic:spPr>
                    <a:xfrm>
                      <a:off x="0" y="0"/>
                      <a:ext cx="5730737" cy="4473328"/>
                    </a:xfrm>
                    <a:prstGeom prst="rect">
                      <a:avLst/>
                    </a:prstGeom>
                  </pic:spPr>
                </pic:pic>
              </a:graphicData>
            </a:graphic>
          </wp:inline>
        </w:drawing>
      </w:r>
    </w:p>
    <w:p w14:paraId="255113B1" w14:textId="77777777" w:rsidR="003B0028" w:rsidRPr="007E6A31" w:rsidRDefault="003B0028">
      <w:pPr>
        <w:rPr>
          <w:color w:val="000000" w:themeColor="text1"/>
        </w:rPr>
      </w:pPr>
    </w:p>
    <w:p w14:paraId="255113B2" w14:textId="77777777" w:rsidR="00F467CD" w:rsidRPr="007E6A31" w:rsidRDefault="00F467CD">
      <w:pPr>
        <w:rPr>
          <w:color w:val="000000" w:themeColor="text1"/>
        </w:rPr>
      </w:pPr>
    </w:p>
    <w:p w14:paraId="255113B3" w14:textId="77777777" w:rsidR="00F467CD" w:rsidRPr="007E6A31" w:rsidRDefault="00F467CD">
      <w:pPr>
        <w:rPr>
          <w:color w:val="000000" w:themeColor="text1"/>
        </w:rPr>
      </w:pPr>
    </w:p>
    <w:p w14:paraId="255113BD" w14:textId="77777777" w:rsidR="007B7D78" w:rsidRPr="007E6A31" w:rsidRDefault="007B7D78">
      <w:pPr>
        <w:ind w:left="360"/>
        <w:rPr>
          <w:rFonts w:cs="Arial"/>
          <w:color w:val="000000" w:themeColor="text1"/>
        </w:rPr>
      </w:pPr>
    </w:p>
    <w:p w14:paraId="255113BE" w14:textId="77777777" w:rsidR="007B7D78" w:rsidRPr="007E6A31" w:rsidRDefault="007B7D78">
      <w:pPr>
        <w:ind w:left="360"/>
        <w:rPr>
          <w:rFonts w:cs="Arial"/>
          <w:color w:val="000000" w:themeColor="text1"/>
        </w:rPr>
      </w:pPr>
    </w:p>
    <w:p w14:paraId="255113BF" w14:textId="77777777" w:rsidR="003B0028" w:rsidRPr="007E6A31" w:rsidRDefault="00D13573" w:rsidP="007B7D78">
      <w:pPr>
        <w:pStyle w:val="Heading1"/>
        <w:spacing w:before="0" w:after="0"/>
        <w:ind w:left="-90"/>
        <w:rPr>
          <w:rFonts w:cs="Arial"/>
          <w:color w:val="000000" w:themeColor="text1"/>
        </w:rPr>
      </w:pPr>
      <w:bookmarkStart w:id="5" w:name="_Toc347933699"/>
      <w:r w:rsidRPr="007E6A31">
        <w:rPr>
          <w:rFonts w:cs="Arial"/>
          <w:color w:val="000000" w:themeColor="text1"/>
        </w:rPr>
        <w:t>Requirements</w:t>
      </w:r>
      <w:bookmarkEnd w:id="5"/>
    </w:p>
    <w:p w14:paraId="255113C0" w14:textId="77777777" w:rsidR="00DB5F87" w:rsidRPr="007E6A31" w:rsidRDefault="00DB5F87" w:rsidP="00DB5F87">
      <w:pPr>
        <w:rPr>
          <w:color w:val="000000" w:themeColor="text1"/>
        </w:rPr>
      </w:pPr>
    </w:p>
    <w:tbl>
      <w:tblPr>
        <w:tblStyle w:val="TableGrid1"/>
        <w:tblW w:w="0" w:type="auto"/>
        <w:tblInd w:w="-162" w:type="dxa"/>
        <w:tblLook w:val="04A0" w:firstRow="1" w:lastRow="0" w:firstColumn="1" w:lastColumn="0" w:noHBand="0" w:noVBand="1"/>
      </w:tblPr>
      <w:tblGrid>
        <w:gridCol w:w="1008"/>
        <w:gridCol w:w="1439"/>
        <w:gridCol w:w="4160"/>
        <w:gridCol w:w="2969"/>
      </w:tblGrid>
      <w:tr w:rsidR="007E6A31" w:rsidRPr="007E6A31" w14:paraId="255113C5" w14:textId="77777777" w:rsidTr="007D7AC2">
        <w:trPr>
          <w:trHeight w:val="530"/>
        </w:trPr>
        <w:tc>
          <w:tcPr>
            <w:tcW w:w="1008" w:type="dxa"/>
            <w:shd w:val="clear" w:color="auto" w:fill="B8CCE4" w:themeFill="accent1" w:themeFillTint="66"/>
            <w:noWrap/>
          </w:tcPr>
          <w:p w14:paraId="255113C1" w14:textId="77777777" w:rsidR="009317EB" w:rsidRPr="007E6A31" w:rsidRDefault="009317EB" w:rsidP="001F6143">
            <w:pPr>
              <w:widowControl/>
              <w:suppressAutoHyphens w:val="0"/>
              <w:spacing w:line="240" w:lineRule="auto"/>
              <w:contextualSpacing/>
              <w:rPr>
                <w:rFonts w:cs="Arial"/>
                <w:b/>
                <w:color w:val="000000" w:themeColor="text1"/>
                <w:sz w:val="20"/>
                <w:lang w:val="en-US" w:eastAsia="en-US"/>
              </w:rPr>
            </w:pPr>
            <w:r w:rsidRPr="007E6A31">
              <w:rPr>
                <w:rFonts w:cs="Arial"/>
                <w:b/>
                <w:color w:val="000000" w:themeColor="text1"/>
                <w:sz w:val="20"/>
                <w:lang w:val="en-US" w:eastAsia="en-US"/>
              </w:rPr>
              <w:t>S.No</w:t>
            </w:r>
          </w:p>
        </w:tc>
        <w:tc>
          <w:tcPr>
            <w:tcW w:w="1439" w:type="dxa"/>
            <w:shd w:val="clear" w:color="auto" w:fill="B8CCE4" w:themeFill="accent1" w:themeFillTint="66"/>
            <w:noWrap/>
          </w:tcPr>
          <w:p w14:paraId="255113C2" w14:textId="77777777" w:rsidR="009317EB" w:rsidRPr="007E6A31" w:rsidRDefault="009317EB" w:rsidP="001F6143">
            <w:pPr>
              <w:widowControl/>
              <w:suppressAutoHyphens w:val="0"/>
              <w:spacing w:line="240" w:lineRule="auto"/>
              <w:rPr>
                <w:rFonts w:cs="Arial"/>
                <w:b/>
                <w:color w:val="000000" w:themeColor="text1"/>
                <w:sz w:val="20"/>
                <w:lang w:val="en-US" w:eastAsia="en-US"/>
              </w:rPr>
            </w:pPr>
            <w:r w:rsidRPr="007E6A31">
              <w:rPr>
                <w:rFonts w:cs="Arial"/>
                <w:b/>
                <w:color w:val="000000" w:themeColor="text1"/>
                <w:sz w:val="20"/>
                <w:lang w:val="en-US" w:eastAsia="en-US"/>
              </w:rPr>
              <w:t>RFP  Requirement No.</w:t>
            </w:r>
          </w:p>
        </w:tc>
        <w:tc>
          <w:tcPr>
            <w:tcW w:w="4160" w:type="dxa"/>
            <w:shd w:val="clear" w:color="auto" w:fill="B8CCE4" w:themeFill="accent1" w:themeFillTint="66"/>
          </w:tcPr>
          <w:p w14:paraId="255113C3" w14:textId="77777777" w:rsidR="009317EB" w:rsidRPr="007E6A31" w:rsidRDefault="009317EB" w:rsidP="001F6143">
            <w:pPr>
              <w:widowControl/>
              <w:suppressAutoHyphens w:val="0"/>
              <w:spacing w:line="240" w:lineRule="auto"/>
              <w:rPr>
                <w:rFonts w:cs="Arial"/>
                <w:b/>
                <w:color w:val="000000" w:themeColor="text1"/>
                <w:sz w:val="20"/>
                <w:lang w:val="en-US" w:eastAsia="en-US"/>
              </w:rPr>
            </w:pPr>
            <w:r w:rsidRPr="007E6A31">
              <w:rPr>
                <w:rFonts w:cs="Arial"/>
                <w:b/>
                <w:color w:val="000000" w:themeColor="text1"/>
                <w:sz w:val="20"/>
                <w:lang w:val="en-US" w:eastAsia="en-US"/>
              </w:rPr>
              <w:t>Requirement Description</w:t>
            </w:r>
          </w:p>
        </w:tc>
        <w:tc>
          <w:tcPr>
            <w:tcW w:w="2969" w:type="dxa"/>
            <w:shd w:val="clear" w:color="auto" w:fill="B8CCE4" w:themeFill="accent1" w:themeFillTint="66"/>
          </w:tcPr>
          <w:p w14:paraId="255113C4" w14:textId="77777777" w:rsidR="009317EB" w:rsidRPr="007E6A31" w:rsidRDefault="00317BF0" w:rsidP="001F6143">
            <w:pPr>
              <w:widowControl/>
              <w:suppressAutoHyphens w:val="0"/>
              <w:spacing w:line="240" w:lineRule="auto"/>
              <w:rPr>
                <w:rFonts w:cs="Arial"/>
                <w:b/>
                <w:color w:val="000000" w:themeColor="text1"/>
                <w:sz w:val="20"/>
                <w:lang w:val="en-US" w:eastAsia="en-US"/>
              </w:rPr>
            </w:pPr>
            <w:r w:rsidRPr="007E6A31">
              <w:rPr>
                <w:rFonts w:cs="Arial"/>
                <w:b/>
                <w:color w:val="000000" w:themeColor="text1"/>
                <w:sz w:val="20"/>
                <w:lang w:val="en-US" w:eastAsia="en-US"/>
              </w:rPr>
              <w:t>Solution</w:t>
            </w:r>
          </w:p>
        </w:tc>
      </w:tr>
      <w:tr w:rsidR="007E6A31" w:rsidRPr="007E6A31" w14:paraId="255113CA" w14:textId="77777777" w:rsidTr="007B7D78">
        <w:trPr>
          <w:trHeight w:val="1025"/>
        </w:trPr>
        <w:tc>
          <w:tcPr>
            <w:tcW w:w="1008" w:type="dxa"/>
            <w:noWrap/>
            <w:hideMark/>
          </w:tcPr>
          <w:p w14:paraId="255113C6" w14:textId="77777777" w:rsidR="009317EB" w:rsidRPr="007E6A31" w:rsidRDefault="009317EB" w:rsidP="00632CB1">
            <w:pPr>
              <w:widowControl/>
              <w:numPr>
                <w:ilvl w:val="0"/>
                <w:numId w:val="13"/>
              </w:numPr>
              <w:suppressAutoHyphens w:val="0"/>
              <w:spacing w:line="240" w:lineRule="auto"/>
              <w:contextualSpacing/>
              <w:rPr>
                <w:rFonts w:cs="Arial"/>
                <w:color w:val="000000" w:themeColor="text1"/>
                <w:sz w:val="20"/>
                <w:lang w:val="en-US" w:eastAsia="en-US"/>
              </w:rPr>
            </w:pPr>
          </w:p>
        </w:tc>
        <w:tc>
          <w:tcPr>
            <w:tcW w:w="1439" w:type="dxa"/>
            <w:noWrap/>
            <w:hideMark/>
          </w:tcPr>
          <w:p w14:paraId="255113C7" w14:textId="4815BA73" w:rsidR="009317EB" w:rsidRPr="007E6A31" w:rsidRDefault="007E6A31" w:rsidP="001F6143">
            <w:pPr>
              <w:widowControl/>
              <w:suppressAutoHyphens w:val="0"/>
              <w:spacing w:line="240" w:lineRule="auto"/>
              <w:rPr>
                <w:rFonts w:cs="Arial"/>
                <w:color w:val="000000" w:themeColor="text1"/>
                <w:sz w:val="20"/>
                <w:lang w:val="en-US" w:eastAsia="en-US"/>
              </w:rPr>
            </w:pPr>
            <w:r>
              <w:rPr>
                <w:rFonts w:cs="Arial"/>
                <w:color w:val="000000" w:themeColor="text1"/>
                <w:sz w:val="20"/>
                <w:lang w:val="en-US" w:eastAsia="en-US"/>
              </w:rPr>
              <w:t>SR-ASG-1</w:t>
            </w:r>
          </w:p>
        </w:tc>
        <w:tc>
          <w:tcPr>
            <w:tcW w:w="4160" w:type="dxa"/>
            <w:hideMark/>
          </w:tcPr>
          <w:p w14:paraId="255113C8" w14:textId="506F740D" w:rsidR="009317EB" w:rsidRPr="007E6A31" w:rsidRDefault="009317EB" w:rsidP="001F6143">
            <w:pPr>
              <w:widowControl/>
              <w:suppressAutoHyphens w:val="0"/>
              <w:spacing w:line="240" w:lineRule="auto"/>
              <w:rPr>
                <w:rFonts w:cs="Arial"/>
                <w:color w:val="000000" w:themeColor="text1"/>
                <w:sz w:val="20"/>
                <w:lang w:val="en-US" w:eastAsia="en-US"/>
              </w:rPr>
            </w:pPr>
            <w:r w:rsidRPr="007E6A31">
              <w:rPr>
                <w:rFonts w:cs="Arial"/>
                <w:color w:val="000000" w:themeColor="text1"/>
                <w:sz w:val="20"/>
                <w:lang w:val="en-US" w:eastAsia="en-US"/>
              </w:rPr>
              <w:t xml:space="preserve">Must generate a unique customer id for every policy owner, life insured, nominee/ beneficiary/ assignee and for every person who submitted a proposal and was entered in the </w:t>
            </w:r>
            <w:r w:rsidR="007E6A31">
              <w:rPr>
                <w:rFonts w:cs="Arial"/>
                <w:color w:val="000000" w:themeColor="text1"/>
                <w:sz w:val="20"/>
                <w:lang w:val="en-US" w:eastAsia="en-US"/>
              </w:rPr>
              <w:t>IMA</w:t>
            </w:r>
          </w:p>
        </w:tc>
        <w:tc>
          <w:tcPr>
            <w:tcW w:w="2969" w:type="dxa"/>
          </w:tcPr>
          <w:p w14:paraId="255113C9" w14:textId="25B1D405" w:rsidR="009317EB" w:rsidRPr="007E6A31" w:rsidRDefault="009317EB" w:rsidP="001F6143">
            <w:pPr>
              <w:widowControl/>
              <w:suppressAutoHyphens w:val="0"/>
              <w:spacing w:line="240" w:lineRule="auto"/>
              <w:rPr>
                <w:rFonts w:cs="Arial"/>
                <w:color w:val="000000" w:themeColor="text1"/>
                <w:sz w:val="20"/>
                <w:lang w:val="en-US" w:eastAsia="en-US"/>
              </w:rPr>
            </w:pPr>
            <w:r w:rsidRPr="007E6A31">
              <w:rPr>
                <w:rFonts w:cs="Arial"/>
                <w:color w:val="000000" w:themeColor="text1"/>
                <w:sz w:val="20"/>
                <w:lang w:val="en-US" w:eastAsia="en-US"/>
              </w:rPr>
              <w:t xml:space="preserve">Unique Customer ID for Policy owner, life insured, nominee, assignee, appointee would be generated </w:t>
            </w:r>
          </w:p>
        </w:tc>
      </w:tr>
      <w:tr w:rsidR="007E6A31" w:rsidRPr="007E6A31" w14:paraId="255113D0" w14:textId="77777777" w:rsidTr="007B7D78">
        <w:trPr>
          <w:trHeight w:val="1115"/>
        </w:trPr>
        <w:tc>
          <w:tcPr>
            <w:tcW w:w="1008" w:type="dxa"/>
            <w:noWrap/>
            <w:hideMark/>
          </w:tcPr>
          <w:p w14:paraId="255113CB" w14:textId="77777777" w:rsidR="009317EB" w:rsidRPr="007E6A31" w:rsidRDefault="009317EB" w:rsidP="00632CB1">
            <w:pPr>
              <w:widowControl/>
              <w:numPr>
                <w:ilvl w:val="0"/>
                <w:numId w:val="13"/>
              </w:numPr>
              <w:suppressAutoHyphens w:val="0"/>
              <w:spacing w:line="240" w:lineRule="auto"/>
              <w:contextualSpacing/>
              <w:rPr>
                <w:rFonts w:cs="Arial"/>
                <w:color w:val="000000" w:themeColor="text1"/>
                <w:sz w:val="20"/>
                <w:lang w:val="en-US" w:eastAsia="en-US"/>
              </w:rPr>
            </w:pPr>
          </w:p>
        </w:tc>
        <w:tc>
          <w:tcPr>
            <w:tcW w:w="1439" w:type="dxa"/>
            <w:noWrap/>
            <w:hideMark/>
          </w:tcPr>
          <w:p w14:paraId="255113CC" w14:textId="1CB2EF03" w:rsidR="009317EB" w:rsidRPr="007E6A31" w:rsidRDefault="007E6A31" w:rsidP="001F6143">
            <w:pPr>
              <w:widowControl/>
              <w:suppressAutoHyphens w:val="0"/>
              <w:spacing w:line="240" w:lineRule="auto"/>
              <w:rPr>
                <w:rFonts w:cs="Arial"/>
                <w:color w:val="000000" w:themeColor="text1"/>
                <w:sz w:val="20"/>
                <w:lang w:val="en-US" w:eastAsia="en-US"/>
              </w:rPr>
            </w:pPr>
            <w:r>
              <w:rPr>
                <w:rFonts w:cs="Arial"/>
                <w:color w:val="000000" w:themeColor="text1"/>
                <w:sz w:val="20"/>
                <w:lang w:val="en-US" w:eastAsia="en-US"/>
              </w:rPr>
              <w:t>SR-ASG-2</w:t>
            </w:r>
          </w:p>
        </w:tc>
        <w:tc>
          <w:tcPr>
            <w:tcW w:w="4160" w:type="dxa"/>
            <w:hideMark/>
          </w:tcPr>
          <w:p w14:paraId="255113CD" w14:textId="77777777" w:rsidR="009317EB" w:rsidRPr="007E6A31" w:rsidRDefault="009317EB" w:rsidP="001F6143">
            <w:pPr>
              <w:widowControl/>
              <w:suppressAutoHyphens w:val="0"/>
              <w:spacing w:line="240" w:lineRule="auto"/>
              <w:rPr>
                <w:rFonts w:cs="Arial"/>
                <w:color w:val="000000" w:themeColor="text1"/>
                <w:sz w:val="20"/>
                <w:lang w:val="en-US" w:eastAsia="en-US"/>
              </w:rPr>
            </w:pPr>
            <w:r w:rsidRPr="007E6A31">
              <w:rPr>
                <w:rFonts w:cs="Arial"/>
                <w:color w:val="000000" w:themeColor="text1"/>
                <w:sz w:val="20"/>
                <w:lang w:val="en-US" w:eastAsia="en-US"/>
              </w:rPr>
              <w:t>Must have functionality to enable endorsements on a policy like</w:t>
            </w:r>
          </w:p>
          <w:p w14:paraId="255113CE" w14:textId="77777777" w:rsidR="009317EB" w:rsidRPr="007E6A31" w:rsidRDefault="009317EB" w:rsidP="001F6143">
            <w:pPr>
              <w:widowControl/>
              <w:suppressAutoHyphens w:val="0"/>
              <w:spacing w:line="240" w:lineRule="auto"/>
              <w:rPr>
                <w:rFonts w:cs="Arial"/>
                <w:color w:val="000000" w:themeColor="text1"/>
                <w:sz w:val="20"/>
                <w:lang w:val="en-US" w:eastAsia="en-US"/>
              </w:rPr>
            </w:pPr>
            <w:r w:rsidRPr="007E6A31">
              <w:rPr>
                <w:rFonts w:cs="Arial"/>
                <w:color w:val="000000" w:themeColor="text1"/>
                <w:sz w:val="20"/>
                <w:lang w:val="en-US" w:eastAsia="en-US"/>
              </w:rPr>
              <w:br/>
              <w:t>Change in address</w:t>
            </w:r>
            <w:r w:rsidRPr="007E6A31">
              <w:rPr>
                <w:rFonts w:cs="Arial"/>
                <w:color w:val="000000" w:themeColor="text1"/>
                <w:sz w:val="20"/>
                <w:lang w:val="en-US" w:eastAsia="en-US"/>
              </w:rPr>
              <w:br/>
              <w:t>Assignment of a policy</w:t>
            </w:r>
          </w:p>
        </w:tc>
        <w:tc>
          <w:tcPr>
            <w:tcW w:w="2969" w:type="dxa"/>
          </w:tcPr>
          <w:p w14:paraId="255113CF" w14:textId="286D34F6" w:rsidR="009317EB" w:rsidRPr="007E6A31" w:rsidRDefault="009317EB" w:rsidP="001F6143">
            <w:pPr>
              <w:widowControl/>
              <w:suppressAutoHyphens w:val="0"/>
              <w:spacing w:line="240" w:lineRule="auto"/>
              <w:rPr>
                <w:rFonts w:cs="Arial"/>
                <w:color w:val="000000" w:themeColor="text1"/>
                <w:sz w:val="20"/>
                <w:lang w:val="en-US" w:eastAsia="en-US"/>
              </w:rPr>
            </w:pPr>
            <w:r w:rsidRPr="007E6A31">
              <w:rPr>
                <w:rFonts w:cs="Arial"/>
                <w:color w:val="000000" w:themeColor="text1"/>
                <w:sz w:val="20"/>
                <w:lang w:val="en-US" w:eastAsia="en-US"/>
              </w:rPr>
              <w:t xml:space="preserve">Physical Endorsement is a manual process. </w:t>
            </w:r>
            <w:r w:rsidR="007E6A31">
              <w:rPr>
                <w:rFonts w:cs="Arial"/>
                <w:color w:val="000000" w:themeColor="text1"/>
                <w:sz w:val="20"/>
                <w:lang w:val="en-US" w:eastAsia="en-US"/>
              </w:rPr>
              <w:t xml:space="preserve">IMA should be </w:t>
            </w:r>
            <w:r w:rsidRPr="007E6A31">
              <w:rPr>
                <w:rFonts w:cs="Arial"/>
                <w:color w:val="000000" w:themeColor="text1"/>
                <w:sz w:val="20"/>
                <w:lang w:val="en-US" w:eastAsia="en-US"/>
              </w:rPr>
              <w:t>capable of providing alterations mentioned through policy alterations, assignment.</w:t>
            </w:r>
          </w:p>
        </w:tc>
      </w:tr>
      <w:tr w:rsidR="007E6A31" w:rsidRPr="007E6A31" w14:paraId="255113D5" w14:textId="77777777" w:rsidTr="007B7D78">
        <w:trPr>
          <w:trHeight w:val="1295"/>
        </w:trPr>
        <w:tc>
          <w:tcPr>
            <w:tcW w:w="1008" w:type="dxa"/>
            <w:noWrap/>
            <w:hideMark/>
          </w:tcPr>
          <w:p w14:paraId="255113D1" w14:textId="77777777" w:rsidR="009317EB" w:rsidRPr="007E6A31" w:rsidRDefault="009317EB" w:rsidP="00632CB1">
            <w:pPr>
              <w:widowControl/>
              <w:numPr>
                <w:ilvl w:val="0"/>
                <w:numId w:val="13"/>
              </w:numPr>
              <w:suppressAutoHyphens w:val="0"/>
              <w:spacing w:line="240" w:lineRule="auto"/>
              <w:contextualSpacing/>
              <w:rPr>
                <w:rFonts w:cs="Arial"/>
                <w:color w:val="000000" w:themeColor="text1"/>
                <w:sz w:val="20"/>
                <w:lang w:val="en-US" w:eastAsia="en-US"/>
              </w:rPr>
            </w:pPr>
          </w:p>
        </w:tc>
        <w:tc>
          <w:tcPr>
            <w:tcW w:w="1439" w:type="dxa"/>
            <w:noWrap/>
            <w:hideMark/>
          </w:tcPr>
          <w:p w14:paraId="255113D2" w14:textId="6608B63D" w:rsidR="009317EB" w:rsidRPr="007E6A31" w:rsidRDefault="0046464E" w:rsidP="001F6143">
            <w:pPr>
              <w:widowControl/>
              <w:suppressAutoHyphens w:val="0"/>
              <w:spacing w:line="240" w:lineRule="auto"/>
              <w:rPr>
                <w:rFonts w:cs="Arial"/>
                <w:color w:val="000000" w:themeColor="text1"/>
                <w:sz w:val="20"/>
                <w:lang w:val="en-US" w:eastAsia="en-US"/>
              </w:rPr>
            </w:pPr>
            <w:r>
              <w:rPr>
                <w:rFonts w:cs="Arial"/>
                <w:color w:val="000000" w:themeColor="text1"/>
                <w:sz w:val="20"/>
                <w:lang w:val="en-US" w:eastAsia="en-US"/>
              </w:rPr>
              <w:t>SR-ASG-3</w:t>
            </w:r>
          </w:p>
        </w:tc>
        <w:tc>
          <w:tcPr>
            <w:tcW w:w="4160" w:type="dxa"/>
            <w:hideMark/>
          </w:tcPr>
          <w:p w14:paraId="255113D3" w14:textId="38AD9770" w:rsidR="009317EB" w:rsidRPr="007E6A31" w:rsidRDefault="009317EB" w:rsidP="001F6143">
            <w:pPr>
              <w:widowControl/>
              <w:suppressAutoHyphens w:val="0"/>
              <w:spacing w:line="240" w:lineRule="auto"/>
              <w:rPr>
                <w:rFonts w:cs="Arial"/>
                <w:color w:val="000000" w:themeColor="text1"/>
                <w:sz w:val="20"/>
                <w:lang w:val="en-US" w:eastAsia="en-US"/>
              </w:rPr>
            </w:pPr>
            <w:r w:rsidRPr="007E6A31">
              <w:rPr>
                <w:rFonts w:cs="Arial"/>
                <w:color w:val="000000" w:themeColor="text1"/>
                <w:sz w:val="20"/>
                <w:lang w:val="en-US" w:eastAsia="en-US"/>
              </w:rPr>
              <w:t>System must have ability to automatically send email &amp; SMS reminders (through interface with CIM application) to the Insured/ for providing the pending documents (if any) or should have ability to send reminders to concerned authority to get in touch with the Customer</w:t>
            </w:r>
          </w:p>
        </w:tc>
        <w:tc>
          <w:tcPr>
            <w:tcW w:w="2969" w:type="dxa"/>
          </w:tcPr>
          <w:p w14:paraId="255113D4" w14:textId="2C41E287" w:rsidR="009317EB" w:rsidRPr="007E6A31" w:rsidRDefault="009317EB" w:rsidP="001F6143">
            <w:pPr>
              <w:widowControl/>
              <w:suppressAutoHyphens w:val="0"/>
              <w:spacing w:line="240" w:lineRule="auto"/>
              <w:rPr>
                <w:rFonts w:cs="Arial"/>
                <w:color w:val="000000" w:themeColor="text1"/>
                <w:sz w:val="20"/>
                <w:lang w:val="en-US" w:eastAsia="en-US"/>
              </w:rPr>
            </w:pPr>
            <w:r w:rsidRPr="007E6A31">
              <w:rPr>
                <w:rFonts w:cs="Arial"/>
                <w:color w:val="000000" w:themeColor="text1"/>
                <w:sz w:val="20"/>
                <w:lang w:val="en-US" w:eastAsia="en-US"/>
              </w:rPr>
              <w:t xml:space="preserve">System sends emails and sms reminder through integration to sent to the user who had requested through integration </w:t>
            </w:r>
          </w:p>
        </w:tc>
      </w:tr>
      <w:tr w:rsidR="007E6A31" w:rsidRPr="007E6A31" w14:paraId="255113DA" w14:textId="77777777" w:rsidTr="007B7D78">
        <w:trPr>
          <w:trHeight w:val="480"/>
        </w:trPr>
        <w:tc>
          <w:tcPr>
            <w:tcW w:w="1008" w:type="dxa"/>
            <w:noWrap/>
            <w:hideMark/>
          </w:tcPr>
          <w:p w14:paraId="255113D6" w14:textId="77777777" w:rsidR="009317EB" w:rsidRPr="007E6A31" w:rsidRDefault="009317EB" w:rsidP="00632CB1">
            <w:pPr>
              <w:widowControl/>
              <w:numPr>
                <w:ilvl w:val="0"/>
                <w:numId w:val="13"/>
              </w:numPr>
              <w:suppressAutoHyphens w:val="0"/>
              <w:spacing w:line="240" w:lineRule="auto"/>
              <w:contextualSpacing/>
              <w:rPr>
                <w:rFonts w:cs="Arial"/>
                <w:color w:val="000000" w:themeColor="text1"/>
                <w:sz w:val="20"/>
                <w:lang w:val="en-US" w:eastAsia="en-US"/>
              </w:rPr>
            </w:pPr>
          </w:p>
        </w:tc>
        <w:tc>
          <w:tcPr>
            <w:tcW w:w="1439" w:type="dxa"/>
            <w:noWrap/>
            <w:hideMark/>
          </w:tcPr>
          <w:p w14:paraId="255113D7" w14:textId="52CD4667" w:rsidR="009317EB" w:rsidRPr="007E6A31" w:rsidRDefault="0046464E" w:rsidP="001F6143">
            <w:pPr>
              <w:widowControl/>
              <w:suppressAutoHyphens w:val="0"/>
              <w:spacing w:line="240" w:lineRule="auto"/>
              <w:rPr>
                <w:rFonts w:cs="Arial"/>
                <w:color w:val="000000" w:themeColor="text1"/>
                <w:sz w:val="20"/>
                <w:lang w:val="en-US" w:eastAsia="en-US"/>
              </w:rPr>
            </w:pPr>
            <w:r>
              <w:rPr>
                <w:rFonts w:cs="Arial"/>
                <w:color w:val="000000" w:themeColor="text1"/>
                <w:sz w:val="20"/>
                <w:lang w:val="en-US" w:eastAsia="en-US"/>
              </w:rPr>
              <w:t>SR-ASG-</w:t>
            </w:r>
            <w:r w:rsidR="00BC3F10">
              <w:rPr>
                <w:rFonts w:cs="Arial"/>
                <w:color w:val="000000" w:themeColor="text1"/>
                <w:sz w:val="20"/>
                <w:lang w:val="en-US" w:eastAsia="en-US"/>
              </w:rPr>
              <w:t>5</w:t>
            </w:r>
          </w:p>
        </w:tc>
        <w:tc>
          <w:tcPr>
            <w:tcW w:w="4160" w:type="dxa"/>
            <w:hideMark/>
          </w:tcPr>
          <w:p w14:paraId="255113D8" w14:textId="77777777" w:rsidR="009317EB" w:rsidRPr="007E6A31" w:rsidRDefault="009317EB" w:rsidP="001F6143">
            <w:pPr>
              <w:widowControl/>
              <w:suppressAutoHyphens w:val="0"/>
              <w:spacing w:line="240" w:lineRule="auto"/>
              <w:rPr>
                <w:rFonts w:cs="Arial"/>
                <w:color w:val="000000" w:themeColor="text1"/>
                <w:sz w:val="20"/>
                <w:lang w:val="en-US" w:eastAsia="en-US"/>
              </w:rPr>
            </w:pPr>
            <w:r w:rsidRPr="007E6A31">
              <w:rPr>
                <w:rFonts w:cs="Arial"/>
                <w:color w:val="000000" w:themeColor="text1"/>
                <w:sz w:val="20"/>
                <w:lang w:val="en-US" w:eastAsia="en-US"/>
              </w:rPr>
              <w:t>System must have the ability to record all re-assignments/transfers in history.</w:t>
            </w:r>
          </w:p>
        </w:tc>
        <w:tc>
          <w:tcPr>
            <w:tcW w:w="2969" w:type="dxa"/>
          </w:tcPr>
          <w:p w14:paraId="255113D9" w14:textId="77777777" w:rsidR="009317EB" w:rsidRPr="007E6A31" w:rsidRDefault="009317EB" w:rsidP="001F6143">
            <w:pPr>
              <w:widowControl/>
              <w:suppressAutoHyphens w:val="0"/>
              <w:spacing w:line="240" w:lineRule="auto"/>
              <w:rPr>
                <w:rFonts w:cs="Arial"/>
                <w:color w:val="000000" w:themeColor="text1"/>
                <w:sz w:val="20"/>
                <w:lang w:val="en-US" w:eastAsia="en-US"/>
              </w:rPr>
            </w:pPr>
            <w:r w:rsidRPr="007E6A31">
              <w:rPr>
                <w:rFonts w:cs="Arial"/>
                <w:color w:val="000000" w:themeColor="text1"/>
                <w:sz w:val="20"/>
                <w:lang w:val="en-US" w:eastAsia="en-US"/>
              </w:rPr>
              <w:t>System captures task re-assignment or transfer in workflow</w:t>
            </w:r>
          </w:p>
        </w:tc>
      </w:tr>
      <w:tr w:rsidR="007E6A31" w:rsidRPr="007E6A31" w14:paraId="255113DF" w14:textId="77777777" w:rsidTr="007B7D78">
        <w:trPr>
          <w:trHeight w:val="480"/>
        </w:trPr>
        <w:tc>
          <w:tcPr>
            <w:tcW w:w="1008" w:type="dxa"/>
            <w:noWrap/>
          </w:tcPr>
          <w:p w14:paraId="255113DB" w14:textId="77777777" w:rsidR="009317EB" w:rsidRPr="007E6A31" w:rsidRDefault="009317EB" w:rsidP="00632CB1">
            <w:pPr>
              <w:widowControl/>
              <w:numPr>
                <w:ilvl w:val="0"/>
                <w:numId w:val="13"/>
              </w:numPr>
              <w:suppressAutoHyphens w:val="0"/>
              <w:spacing w:line="240" w:lineRule="auto"/>
              <w:contextualSpacing/>
              <w:rPr>
                <w:rFonts w:cs="Arial"/>
                <w:color w:val="000000" w:themeColor="text1"/>
                <w:sz w:val="20"/>
                <w:lang w:val="en-US" w:eastAsia="en-US"/>
              </w:rPr>
            </w:pPr>
          </w:p>
        </w:tc>
        <w:tc>
          <w:tcPr>
            <w:tcW w:w="1439" w:type="dxa"/>
            <w:noWrap/>
          </w:tcPr>
          <w:p w14:paraId="255113DC" w14:textId="71D94777" w:rsidR="009317EB" w:rsidRPr="007E6A31" w:rsidRDefault="0046464E" w:rsidP="001F6143">
            <w:pPr>
              <w:widowControl/>
              <w:suppressAutoHyphens w:val="0"/>
              <w:spacing w:line="240" w:lineRule="auto"/>
              <w:rPr>
                <w:rFonts w:cs="Arial"/>
                <w:color w:val="000000" w:themeColor="text1"/>
                <w:sz w:val="20"/>
                <w:lang w:val="en-US" w:eastAsia="en-US"/>
              </w:rPr>
            </w:pPr>
            <w:r>
              <w:rPr>
                <w:rFonts w:cs="Arial"/>
                <w:color w:val="000000" w:themeColor="text1"/>
                <w:sz w:val="20"/>
                <w:lang w:val="en-US" w:eastAsia="en-US"/>
              </w:rPr>
              <w:t>SR-ASG-</w:t>
            </w:r>
            <w:r w:rsidR="00BC3F10">
              <w:rPr>
                <w:rFonts w:cs="Arial"/>
                <w:color w:val="000000" w:themeColor="text1"/>
                <w:sz w:val="20"/>
                <w:lang w:val="en-US" w:eastAsia="en-US"/>
              </w:rPr>
              <w:t>5</w:t>
            </w:r>
          </w:p>
        </w:tc>
        <w:tc>
          <w:tcPr>
            <w:tcW w:w="4160" w:type="dxa"/>
          </w:tcPr>
          <w:p w14:paraId="255113DD" w14:textId="77777777" w:rsidR="009317EB" w:rsidRPr="007E6A31" w:rsidRDefault="009317EB" w:rsidP="001F6143">
            <w:pPr>
              <w:rPr>
                <w:rFonts w:cs="Arial"/>
                <w:color w:val="000000" w:themeColor="text1"/>
                <w:sz w:val="20"/>
                <w:lang w:val="en-US" w:eastAsia="en-US"/>
              </w:rPr>
            </w:pPr>
            <w:r w:rsidRPr="007E6A31">
              <w:rPr>
                <w:rFonts w:cs="Arial"/>
                <w:color w:val="000000" w:themeColor="text1"/>
                <w:sz w:val="20"/>
                <w:lang w:val="en-US" w:eastAsia="en-US"/>
              </w:rPr>
              <w:t>Must validate the completeness of data.</w:t>
            </w:r>
          </w:p>
        </w:tc>
        <w:tc>
          <w:tcPr>
            <w:tcW w:w="2969" w:type="dxa"/>
          </w:tcPr>
          <w:p w14:paraId="255113DE" w14:textId="77777777" w:rsidR="009317EB" w:rsidRPr="007E6A31" w:rsidRDefault="009317EB" w:rsidP="001F6143">
            <w:pPr>
              <w:rPr>
                <w:rFonts w:cs="Arial"/>
                <w:color w:val="000000" w:themeColor="text1"/>
                <w:sz w:val="20"/>
                <w:lang w:val="en-US" w:eastAsia="en-US"/>
              </w:rPr>
            </w:pPr>
            <w:r w:rsidRPr="007E6A31">
              <w:rPr>
                <w:rFonts w:cs="Arial"/>
                <w:color w:val="000000" w:themeColor="text1"/>
                <w:sz w:val="20"/>
                <w:lang w:val="en-US" w:eastAsia="en-US"/>
              </w:rPr>
              <w:t>Field level validations to ensure the data entered is within the expected range.</w:t>
            </w:r>
          </w:p>
        </w:tc>
      </w:tr>
      <w:tr w:rsidR="007E6A31" w:rsidRPr="007E6A31" w14:paraId="255113E9" w14:textId="77777777" w:rsidTr="007B7D78">
        <w:trPr>
          <w:trHeight w:val="960"/>
        </w:trPr>
        <w:tc>
          <w:tcPr>
            <w:tcW w:w="1008" w:type="dxa"/>
            <w:noWrap/>
            <w:hideMark/>
          </w:tcPr>
          <w:p w14:paraId="255113E5" w14:textId="77777777" w:rsidR="009317EB" w:rsidRPr="007E6A31" w:rsidRDefault="009317EB" w:rsidP="00632CB1">
            <w:pPr>
              <w:widowControl/>
              <w:numPr>
                <w:ilvl w:val="0"/>
                <w:numId w:val="13"/>
              </w:numPr>
              <w:suppressAutoHyphens w:val="0"/>
              <w:spacing w:line="240" w:lineRule="auto"/>
              <w:contextualSpacing/>
              <w:rPr>
                <w:rFonts w:cs="Arial"/>
                <w:color w:val="000000" w:themeColor="text1"/>
                <w:sz w:val="20"/>
                <w:lang w:val="en-US" w:eastAsia="en-US"/>
              </w:rPr>
            </w:pPr>
          </w:p>
        </w:tc>
        <w:tc>
          <w:tcPr>
            <w:tcW w:w="1439" w:type="dxa"/>
            <w:noWrap/>
            <w:hideMark/>
          </w:tcPr>
          <w:p w14:paraId="255113E6" w14:textId="4B469E49" w:rsidR="009317EB" w:rsidRPr="007E6A31" w:rsidRDefault="0046464E" w:rsidP="001F6143">
            <w:pPr>
              <w:widowControl/>
              <w:suppressAutoHyphens w:val="0"/>
              <w:spacing w:line="240" w:lineRule="auto"/>
              <w:rPr>
                <w:rFonts w:cs="Arial"/>
                <w:color w:val="000000" w:themeColor="text1"/>
                <w:sz w:val="20"/>
                <w:lang w:val="en-US" w:eastAsia="en-US"/>
              </w:rPr>
            </w:pPr>
            <w:r>
              <w:rPr>
                <w:rFonts w:cs="Arial"/>
                <w:color w:val="000000" w:themeColor="text1"/>
                <w:sz w:val="20"/>
                <w:lang w:val="en-US" w:eastAsia="en-US"/>
              </w:rPr>
              <w:t>SR-ASG-</w:t>
            </w:r>
            <w:r w:rsidR="00BC3F10">
              <w:rPr>
                <w:rFonts w:cs="Arial"/>
                <w:color w:val="000000" w:themeColor="text1"/>
                <w:sz w:val="20"/>
                <w:lang w:val="en-US" w:eastAsia="en-US"/>
              </w:rPr>
              <w:t>6</w:t>
            </w:r>
          </w:p>
        </w:tc>
        <w:tc>
          <w:tcPr>
            <w:tcW w:w="4160" w:type="dxa"/>
            <w:hideMark/>
          </w:tcPr>
          <w:p w14:paraId="255113E7" w14:textId="77777777" w:rsidR="009317EB" w:rsidRPr="007E6A31" w:rsidRDefault="009317EB" w:rsidP="001F6143">
            <w:pPr>
              <w:widowControl/>
              <w:suppressAutoHyphens w:val="0"/>
              <w:spacing w:line="240" w:lineRule="auto"/>
              <w:rPr>
                <w:rFonts w:cs="Arial"/>
                <w:color w:val="000000" w:themeColor="text1"/>
                <w:sz w:val="20"/>
                <w:lang w:val="en-US" w:eastAsia="en-US"/>
              </w:rPr>
            </w:pPr>
            <w:r w:rsidRPr="007E6A31">
              <w:rPr>
                <w:rFonts w:cs="Arial"/>
                <w:color w:val="000000" w:themeColor="text1"/>
                <w:sz w:val="20"/>
                <w:lang w:val="en-US" w:eastAsia="en-US"/>
              </w:rPr>
              <w:t xml:space="preserve">Must provide executive access to all policy details (e.g. Coverage, terms &amp; condition, Nominee details, Guaranteed surrender value). </w:t>
            </w:r>
            <w:r w:rsidRPr="007E6A31">
              <w:rPr>
                <w:rFonts w:cs="Arial"/>
                <w:color w:val="000000" w:themeColor="text1"/>
                <w:sz w:val="20"/>
                <w:lang w:val="en-US" w:eastAsia="en-US"/>
              </w:rPr>
              <w:br/>
            </w:r>
          </w:p>
        </w:tc>
        <w:tc>
          <w:tcPr>
            <w:tcW w:w="2969" w:type="dxa"/>
          </w:tcPr>
          <w:p w14:paraId="255113E8" w14:textId="77777777" w:rsidR="009317EB" w:rsidRPr="007E6A31" w:rsidRDefault="006226EE" w:rsidP="001F6143">
            <w:pPr>
              <w:widowControl/>
              <w:suppressAutoHyphens w:val="0"/>
              <w:spacing w:line="240" w:lineRule="auto"/>
              <w:rPr>
                <w:rFonts w:cs="Arial"/>
                <w:color w:val="000000" w:themeColor="text1"/>
                <w:sz w:val="20"/>
                <w:lang w:val="en-US" w:eastAsia="en-US"/>
              </w:rPr>
            </w:pPr>
            <w:r w:rsidRPr="007E6A31">
              <w:rPr>
                <w:rFonts w:cs="Arial"/>
                <w:color w:val="000000" w:themeColor="text1"/>
                <w:sz w:val="20"/>
                <w:lang w:val="en-US" w:eastAsia="en-US"/>
              </w:rPr>
              <w:t>Non-Financial</w:t>
            </w:r>
            <w:r w:rsidR="00DF5129" w:rsidRPr="007E6A31">
              <w:rPr>
                <w:rFonts w:cs="Arial"/>
                <w:color w:val="000000" w:themeColor="text1"/>
                <w:sz w:val="20"/>
                <w:lang w:val="en-US" w:eastAsia="en-US"/>
              </w:rPr>
              <w:t xml:space="preserve"> transaction </w:t>
            </w:r>
            <w:r w:rsidRPr="007E6A31">
              <w:rPr>
                <w:rFonts w:cs="Arial"/>
                <w:color w:val="000000" w:themeColor="text1"/>
                <w:sz w:val="20"/>
                <w:lang w:val="en-US" w:eastAsia="en-US"/>
              </w:rPr>
              <w:t xml:space="preserve"> approver will be having executive access to the screens</w:t>
            </w:r>
          </w:p>
        </w:tc>
      </w:tr>
    </w:tbl>
    <w:p w14:paraId="255113EA" w14:textId="77777777" w:rsidR="00DB5F87" w:rsidRPr="007E6A31" w:rsidRDefault="00DB5F87" w:rsidP="00DB5F87">
      <w:pPr>
        <w:widowControl/>
        <w:suppressAutoHyphens w:val="0"/>
        <w:spacing w:after="200" w:line="276" w:lineRule="auto"/>
        <w:rPr>
          <w:rFonts w:asciiTheme="minorHAnsi" w:eastAsiaTheme="minorHAnsi" w:hAnsiTheme="minorHAnsi" w:cstheme="minorBidi"/>
          <w:color w:val="000000" w:themeColor="text1"/>
          <w:sz w:val="22"/>
          <w:szCs w:val="22"/>
          <w:lang w:val="en-US" w:eastAsia="en-US"/>
        </w:rPr>
      </w:pPr>
    </w:p>
    <w:p w14:paraId="255113EE" w14:textId="77777777" w:rsidR="003B0028" w:rsidRPr="007E6A31" w:rsidRDefault="003B0028">
      <w:pPr>
        <w:ind w:left="360"/>
        <w:rPr>
          <w:color w:val="000000" w:themeColor="text1"/>
        </w:rPr>
      </w:pPr>
    </w:p>
    <w:p w14:paraId="255113EF" w14:textId="77777777" w:rsidR="003B0028" w:rsidRPr="007E6A31" w:rsidRDefault="00184B53" w:rsidP="00B23F10">
      <w:pPr>
        <w:pStyle w:val="Heading1"/>
        <w:widowControl/>
        <w:numPr>
          <w:ilvl w:val="0"/>
          <w:numId w:val="0"/>
        </w:numPr>
        <w:spacing w:before="0" w:after="0"/>
        <w:ind w:left="90"/>
        <w:rPr>
          <w:rFonts w:cs="Arial"/>
          <w:color w:val="000000" w:themeColor="text1"/>
        </w:rPr>
      </w:pPr>
      <w:bookmarkStart w:id="6" w:name="_Toc347933701"/>
      <w:r w:rsidRPr="007E6A31">
        <w:rPr>
          <w:rFonts w:cs="Arial"/>
          <w:color w:val="000000" w:themeColor="text1"/>
        </w:rPr>
        <w:t>Functionality Description</w:t>
      </w:r>
      <w:bookmarkEnd w:id="6"/>
    </w:p>
    <w:p w14:paraId="255113F0" w14:textId="77777777" w:rsidR="005D3F16" w:rsidRPr="007E6A31" w:rsidRDefault="005D3F16" w:rsidP="005D3F16">
      <w:pPr>
        <w:rPr>
          <w:color w:val="000000" w:themeColor="text1"/>
        </w:rPr>
      </w:pPr>
    </w:p>
    <w:p w14:paraId="255113F1" w14:textId="6EA3E773" w:rsidR="005D3F16" w:rsidRPr="007E6A31" w:rsidRDefault="00654A0A" w:rsidP="005D3F16">
      <w:pPr>
        <w:rPr>
          <w:color w:val="000000" w:themeColor="text1"/>
        </w:rPr>
      </w:pPr>
      <w:r w:rsidRPr="007E6A31">
        <w:rPr>
          <w:color w:val="000000" w:themeColor="text1"/>
        </w:rPr>
        <w:t xml:space="preserve">Policy </w:t>
      </w:r>
      <w:r w:rsidR="003E2DCC" w:rsidRPr="007E6A31">
        <w:rPr>
          <w:color w:val="000000" w:themeColor="text1"/>
        </w:rPr>
        <w:t xml:space="preserve">Assignment </w:t>
      </w:r>
      <w:r w:rsidR="00B23F10">
        <w:rPr>
          <w:color w:val="000000" w:themeColor="text1"/>
        </w:rPr>
        <w:t xml:space="preserve">is a process </w:t>
      </w:r>
      <w:r w:rsidRPr="007E6A31">
        <w:rPr>
          <w:color w:val="000000" w:themeColor="text1"/>
        </w:rPr>
        <w:t xml:space="preserve"> that are carried out by a Policyholder during the Life cycle of a Policy. </w:t>
      </w:r>
    </w:p>
    <w:p w14:paraId="255113F2" w14:textId="77777777" w:rsidR="00654A0A" w:rsidRPr="007E6A31" w:rsidRDefault="00654A0A" w:rsidP="005D3F16">
      <w:pPr>
        <w:rPr>
          <w:color w:val="000000" w:themeColor="text1"/>
        </w:rPr>
      </w:pPr>
    </w:p>
    <w:p w14:paraId="255113FA" w14:textId="77777777" w:rsidR="00654A0A" w:rsidRPr="007E6A31" w:rsidRDefault="00654A0A" w:rsidP="005D3F16">
      <w:pPr>
        <w:rPr>
          <w:b/>
          <w:color w:val="000000" w:themeColor="text1"/>
        </w:rPr>
      </w:pPr>
    </w:p>
    <w:p w14:paraId="255113FB" w14:textId="77777777" w:rsidR="005D3F16" w:rsidRPr="007E6A31" w:rsidRDefault="00654A0A" w:rsidP="005D3F16">
      <w:pPr>
        <w:rPr>
          <w:color w:val="000000" w:themeColor="text1"/>
        </w:rPr>
      </w:pPr>
      <w:r w:rsidRPr="007E6A31">
        <w:rPr>
          <w:b/>
          <w:color w:val="000000" w:themeColor="text1"/>
        </w:rPr>
        <w:t xml:space="preserve">What is Policy </w:t>
      </w:r>
      <w:r w:rsidR="00D348F8" w:rsidRPr="007E6A31">
        <w:rPr>
          <w:b/>
          <w:color w:val="000000" w:themeColor="text1"/>
        </w:rPr>
        <w:t>Assignment?</w:t>
      </w:r>
    </w:p>
    <w:p w14:paraId="255113FC" w14:textId="77777777" w:rsidR="00654A0A" w:rsidRPr="007E6A31" w:rsidRDefault="00654A0A" w:rsidP="005D3F16">
      <w:pPr>
        <w:rPr>
          <w:color w:val="000000" w:themeColor="text1"/>
        </w:rPr>
      </w:pPr>
      <w:r w:rsidRPr="007E6A31">
        <w:rPr>
          <w:color w:val="000000" w:themeColor="text1"/>
        </w:rPr>
        <w:br/>
        <w:t>Contrary to Nomination</w:t>
      </w:r>
      <w:r w:rsidR="00310F40" w:rsidRPr="007E6A31">
        <w:rPr>
          <w:color w:val="000000" w:themeColor="text1"/>
        </w:rPr>
        <w:t>,</w:t>
      </w:r>
      <w:r w:rsidRPr="007E6A31">
        <w:rPr>
          <w:color w:val="000000" w:themeColor="text1"/>
        </w:rPr>
        <w:t xml:space="preserve"> Assignment of a Policy Transfers </w:t>
      </w:r>
      <w:r w:rsidR="005D3F16" w:rsidRPr="007E6A31">
        <w:rPr>
          <w:color w:val="000000" w:themeColor="text1"/>
        </w:rPr>
        <w:t xml:space="preserve"> rights, title and interest of the life insurance</w:t>
      </w:r>
      <w:r w:rsidRPr="007E6A31">
        <w:rPr>
          <w:color w:val="000000" w:themeColor="text1"/>
        </w:rPr>
        <w:t xml:space="preserve"> policy to a person or persons/Trust or trusts/Company or Companies.</w:t>
      </w:r>
    </w:p>
    <w:p w14:paraId="255113FD" w14:textId="77777777" w:rsidR="009B0170" w:rsidRPr="007E6A31" w:rsidRDefault="005D3F16" w:rsidP="005D3F16">
      <w:pPr>
        <w:rPr>
          <w:color w:val="000000" w:themeColor="text1"/>
        </w:rPr>
      </w:pPr>
      <w:r w:rsidRPr="007E6A31">
        <w:rPr>
          <w:color w:val="000000" w:themeColor="text1"/>
        </w:rPr>
        <w:br/>
        <w:t>'Assignor' is the policyholder</w:t>
      </w:r>
      <w:r w:rsidR="00654A0A" w:rsidRPr="007E6A31">
        <w:rPr>
          <w:color w:val="000000" w:themeColor="text1"/>
        </w:rPr>
        <w:t xml:space="preserve"> who transfers the title, and 'A</w:t>
      </w:r>
      <w:r w:rsidRPr="007E6A31">
        <w:rPr>
          <w:color w:val="000000" w:themeColor="text1"/>
        </w:rPr>
        <w:t xml:space="preserve">ssignee' is the person who gets the title from the assignor. </w:t>
      </w:r>
      <w:r w:rsidR="00654A0A" w:rsidRPr="007E6A31">
        <w:rPr>
          <w:color w:val="000000" w:themeColor="text1"/>
        </w:rPr>
        <w:t xml:space="preserve"> Therefore in an Assignment process there is a transfer of som</w:t>
      </w:r>
      <w:r w:rsidR="009B0170" w:rsidRPr="007E6A31">
        <w:rPr>
          <w:color w:val="000000" w:themeColor="text1"/>
        </w:rPr>
        <w:t>e or all of the financial interest from the Assignor to the Assignee.</w:t>
      </w:r>
    </w:p>
    <w:p w14:paraId="255113FE" w14:textId="77777777" w:rsidR="009B0170" w:rsidRPr="007E6A31" w:rsidRDefault="009B0170" w:rsidP="005D3F16">
      <w:pPr>
        <w:rPr>
          <w:color w:val="000000" w:themeColor="text1"/>
        </w:rPr>
      </w:pPr>
      <w:r w:rsidRPr="007E6A31">
        <w:rPr>
          <w:color w:val="000000" w:themeColor="text1"/>
        </w:rPr>
        <w:br/>
        <w:t xml:space="preserve">The assignment can be of two types </w:t>
      </w:r>
      <w:r w:rsidR="005D3F16" w:rsidRPr="007E6A31">
        <w:rPr>
          <w:color w:val="000000" w:themeColor="text1"/>
        </w:rPr>
        <w:t>— conditional and absolute. An absolute assignment</w:t>
      </w:r>
      <w:r w:rsidRPr="007E6A31">
        <w:rPr>
          <w:color w:val="000000" w:themeColor="text1"/>
        </w:rPr>
        <w:t xml:space="preserve"> /conditional assignment are usually done for a monetary consideration</w:t>
      </w:r>
      <w:r w:rsidR="005D3F16" w:rsidRPr="007E6A31">
        <w:rPr>
          <w:color w:val="000000" w:themeColor="text1"/>
        </w:rPr>
        <w:t xml:space="preserve">. </w:t>
      </w:r>
      <w:r w:rsidRPr="007E6A31">
        <w:rPr>
          <w:color w:val="000000" w:themeColor="text1"/>
        </w:rPr>
        <w:t xml:space="preserve"> In absolute assignment the policyholder loses all his rights over the policy proceeds and the Policy can only be reassigned to him through a written consent of the Assignee.</w:t>
      </w:r>
    </w:p>
    <w:p w14:paraId="255113FF" w14:textId="77777777" w:rsidR="009B0170" w:rsidRPr="007E6A31" w:rsidRDefault="009B0170" w:rsidP="005D3F16">
      <w:pPr>
        <w:rPr>
          <w:color w:val="000000" w:themeColor="text1"/>
        </w:rPr>
      </w:pPr>
    </w:p>
    <w:p w14:paraId="25511400" w14:textId="77777777" w:rsidR="009B0170" w:rsidRPr="007E6A31" w:rsidRDefault="009B0170" w:rsidP="005D3F16">
      <w:pPr>
        <w:rPr>
          <w:color w:val="000000" w:themeColor="text1"/>
        </w:rPr>
      </w:pPr>
      <w:r w:rsidRPr="007E6A31">
        <w:rPr>
          <w:color w:val="000000" w:themeColor="text1"/>
        </w:rPr>
        <w:t>However under the Conditional Assignment the Assignment is contingent upon a Condition and the policy is reassigned to the Policyholder once the Condition is met.</w:t>
      </w:r>
    </w:p>
    <w:p w14:paraId="25511401" w14:textId="77777777" w:rsidR="009B0170" w:rsidRPr="007E6A31" w:rsidRDefault="009B0170" w:rsidP="005D3F16">
      <w:pPr>
        <w:rPr>
          <w:color w:val="000000" w:themeColor="text1"/>
        </w:rPr>
      </w:pPr>
    </w:p>
    <w:p w14:paraId="25511402" w14:textId="77777777" w:rsidR="009B0170" w:rsidRPr="007E6A31" w:rsidRDefault="005D3F16" w:rsidP="005D3F16">
      <w:pPr>
        <w:rPr>
          <w:color w:val="000000" w:themeColor="text1"/>
        </w:rPr>
      </w:pPr>
      <w:r w:rsidRPr="007E6A31">
        <w:rPr>
          <w:color w:val="000000" w:themeColor="text1"/>
        </w:rPr>
        <w:t>O</w:t>
      </w:r>
      <w:r w:rsidR="009B0170" w:rsidRPr="007E6A31">
        <w:rPr>
          <w:color w:val="000000" w:themeColor="text1"/>
        </w:rPr>
        <w:t xml:space="preserve">ne can typically come across a conditional </w:t>
      </w:r>
      <w:r w:rsidRPr="007E6A31">
        <w:rPr>
          <w:color w:val="000000" w:themeColor="text1"/>
        </w:rPr>
        <w:t>assignment where the policyholder is trying to use the life insurance policy as collateral against a loan he intends to raise.</w:t>
      </w:r>
      <w:r w:rsidR="005F3B37" w:rsidRPr="007E6A31">
        <w:rPr>
          <w:color w:val="000000" w:themeColor="text1"/>
        </w:rPr>
        <w:t xml:space="preserve"> Once all dues are paid against the Policy the policy is automatically reassigned to the Assignor.</w:t>
      </w:r>
    </w:p>
    <w:p w14:paraId="25511403" w14:textId="77777777" w:rsidR="009B0170" w:rsidRPr="007E6A31" w:rsidRDefault="009B0170" w:rsidP="005D3F16">
      <w:pPr>
        <w:rPr>
          <w:color w:val="000000" w:themeColor="text1"/>
        </w:rPr>
      </w:pPr>
    </w:p>
    <w:p w14:paraId="25511404" w14:textId="77777777" w:rsidR="005F3B37" w:rsidRPr="007E6A31" w:rsidRDefault="005D3F16" w:rsidP="005D3F16">
      <w:pPr>
        <w:rPr>
          <w:color w:val="000000" w:themeColor="text1"/>
        </w:rPr>
      </w:pPr>
      <w:r w:rsidRPr="007E6A31">
        <w:rPr>
          <w:color w:val="000000" w:themeColor="text1"/>
        </w:rPr>
        <w:t xml:space="preserve"> Assignment has to be in writing and a notice </w:t>
      </w:r>
      <w:r w:rsidR="009B0170" w:rsidRPr="007E6A31">
        <w:rPr>
          <w:color w:val="000000" w:themeColor="text1"/>
        </w:rPr>
        <w:t>affecting</w:t>
      </w:r>
      <w:r w:rsidRPr="007E6A31">
        <w:rPr>
          <w:color w:val="000000" w:themeColor="text1"/>
        </w:rPr>
        <w:t xml:space="preserve"> the same has to be given to Life Insurance </w:t>
      </w:r>
      <w:r w:rsidR="009B0170" w:rsidRPr="007E6A31">
        <w:rPr>
          <w:color w:val="000000" w:themeColor="text1"/>
        </w:rPr>
        <w:t>Company</w:t>
      </w:r>
      <w:r w:rsidRPr="007E6A31">
        <w:rPr>
          <w:color w:val="000000" w:themeColor="text1"/>
        </w:rPr>
        <w:t xml:space="preserve">. </w:t>
      </w:r>
    </w:p>
    <w:p w14:paraId="25511405" w14:textId="77777777" w:rsidR="005D3F16" w:rsidRPr="007E6A31" w:rsidRDefault="005D3F16" w:rsidP="005D3F16">
      <w:pPr>
        <w:rPr>
          <w:color w:val="000000" w:themeColor="text1"/>
        </w:rPr>
      </w:pPr>
      <w:r w:rsidRPr="007E6A31">
        <w:rPr>
          <w:color w:val="000000" w:themeColor="text1"/>
        </w:rPr>
        <w:br/>
        <w:t>In the event of death of the absolute assignee the rights under the policy delve on the legal heirs of the assignee. It can only be reassigned. Assignment Section 38 of insurance act.</w:t>
      </w:r>
    </w:p>
    <w:p w14:paraId="25511406" w14:textId="77777777" w:rsidR="00142E1B" w:rsidRPr="007E6A31" w:rsidRDefault="00142E1B" w:rsidP="00184B53">
      <w:pPr>
        <w:rPr>
          <w:color w:val="000000" w:themeColor="text1"/>
        </w:rPr>
      </w:pPr>
    </w:p>
    <w:p w14:paraId="25511407" w14:textId="77777777" w:rsidR="003B0028" w:rsidRPr="007E6A31" w:rsidRDefault="00D77832" w:rsidP="004C670D">
      <w:pPr>
        <w:pStyle w:val="Heading1"/>
        <w:numPr>
          <w:ilvl w:val="0"/>
          <w:numId w:val="0"/>
        </w:numPr>
        <w:spacing w:before="0" w:after="0"/>
        <w:rPr>
          <w:rFonts w:cs="Arial"/>
          <w:color w:val="000000" w:themeColor="text1"/>
        </w:rPr>
      </w:pPr>
      <w:bookmarkStart w:id="7" w:name="_Toc347933702"/>
      <w:r w:rsidRPr="007E6A31">
        <w:rPr>
          <w:rFonts w:cs="Arial"/>
          <w:color w:val="000000" w:themeColor="text1"/>
        </w:rPr>
        <w:lastRenderedPageBreak/>
        <w:t>F</w:t>
      </w:r>
      <w:r w:rsidR="00184B53" w:rsidRPr="007E6A31">
        <w:rPr>
          <w:rFonts w:cs="Arial"/>
          <w:color w:val="000000" w:themeColor="text1"/>
        </w:rPr>
        <w:t>unctional Specification</w:t>
      </w:r>
      <w:bookmarkEnd w:id="7"/>
    </w:p>
    <w:p w14:paraId="25511408" w14:textId="77777777" w:rsidR="00373602" w:rsidRPr="007E6A31" w:rsidRDefault="00373602" w:rsidP="00373602">
      <w:pPr>
        <w:rPr>
          <w:color w:val="000000" w:themeColor="text1"/>
        </w:rPr>
      </w:pPr>
    </w:p>
    <w:p w14:paraId="25511C15" w14:textId="77777777" w:rsidR="006A6B81" w:rsidRPr="007E6A31" w:rsidRDefault="00BD78F8" w:rsidP="00685EF0">
      <w:pPr>
        <w:pStyle w:val="Heading2"/>
        <w:numPr>
          <w:ilvl w:val="0"/>
          <w:numId w:val="0"/>
        </w:numPr>
        <w:spacing w:before="0" w:after="0"/>
        <w:rPr>
          <w:color w:val="000000" w:themeColor="text1"/>
          <w:sz w:val="24"/>
          <w:lang w:val="en-US"/>
        </w:rPr>
      </w:pPr>
      <w:bookmarkStart w:id="8" w:name="_Toc347933714"/>
      <w:r w:rsidRPr="007E6A31">
        <w:rPr>
          <w:color w:val="000000" w:themeColor="text1"/>
          <w:sz w:val="24"/>
          <w:lang w:val="en-US"/>
        </w:rPr>
        <w:t xml:space="preserve">Policy </w:t>
      </w:r>
      <w:r w:rsidR="006A6B81" w:rsidRPr="007E6A31">
        <w:rPr>
          <w:color w:val="000000" w:themeColor="text1"/>
          <w:sz w:val="24"/>
          <w:lang w:val="en-US"/>
        </w:rPr>
        <w:t>Assignment</w:t>
      </w:r>
      <w:bookmarkEnd w:id="8"/>
    </w:p>
    <w:p w14:paraId="25511C16" w14:textId="77777777" w:rsidR="006A6B81" w:rsidRPr="007E6A31" w:rsidRDefault="006A6B81" w:rsidP="006A6B81">
      <w:pPr>
        <w:rPr>
          <w:color w:val="000000" w:themeColor="text1"/>
          <w:lang w:val="en-US"/>
        </w:rPr>
      </w:pPr>
    </w:p>
    <w:p w14:paraId="25511C17" w14:textId="77777777" w:rsidR="006A6B81" w:rsidRPr="007E6A31" w:rsidRDefault="006A6B81" w:rsidP="006A6B81">
      <w:pPr>
        <w:rPr>
          <w:color w:val="000000" w:themeColor="text1"/>
          <w:lang w:val="en-US"/>
        </w:rPr>
      </w:pPr>
      <w:r w:rsidRPr="007E6A31">
        <w:rPr>
          <w:color w:val="000000" w:themeColor="text1"/>
          <w:lang w:val="en-US"/>
        </w:rPr>
        <w:t>The Assignment Process begins when a customer decides to assign his Policy to an Assignee for a material consideration</w:t>
      </w:r>
      <w:r w:rsidRPr="007E6A31">
        <w:rPr>
          <w:b/>
          <w:color w:val="000000" w:themeColor="text1"/>
          <w:lang w:val="en-US"/>
        </w:rPr>
        <w:t>.</w:t>
      </w:r>
      <w:r w:rsidR="000B21C2" w:rsidRPr="007E6A31">
        <w:rPr>
          <w:b/>
          <w:color w:val="000000" w:themeColor="text1"/>
          <w:lang w:val="en-US"/>
        </w:rPr>
        <w:t xml:space="preserve"> At a time there can be only one</w:t>
      </w:r>
      <w:r w:rsidR="00B12D7C" w:rsidRPr="007E6A31">
        <w:rPr>
          <w:b/>
          <w:color w:val="000000" w:themeColor="text1"/>
          <w:lang w:val="en-US"/>
        </w:rPr>
        <w:t xml:space="preserve"> Active</w:t>
      </w:r>
      <w:r w:rsidR="000B21C2" w:rsidRPr="007E6A31">
        <w:rPr>
          <w:b/>
          <w:color w:val="000000" w:themeColor="text1"/>
          <w:lang w:val="en-US"/>
        </w:rPr>
        <w:t xml:space="preserve"> Assignment for a Policy</w:t>
      </w:r>
      <w:r w:rsidR="000B21C2" w:rsidRPr="007E6A31">
        <w:rPr>
          <w:color w:val="000000" w:themeColor="text1"/>
          <w:lang w:val="en-US"/>
        </w:rPr>
        <w:t>.</w:t>
      </w:r>
    </w:p>
    <w:p w14:paraId="25511C18" w14:textId="77777777" w:rsidR="009378C9" w:rsidRPr="007E6A31" w:rsidRDefault="009378C9" w:rsidP="006A6B81">
      <w:pPr>
        <w:rPr>
          <w:color w:val="000000" w:themeColor="text1"/>
          <w:lang w:val="en-US"/>
        </w:rPr>
      </w:pPr>
    </w:p>
    <w:p w14:paraId="25511C19" w14:textId="77777777" w:rsidR="00327711" w:rsidRPr="007E6A31" w:rsidRDefault="009378C9" w:rsidP="006A6B81">
      <w:pPr>
        <w:rPr>
          <w:color w:val="000000" w:themeColor="text1"/>
          <w:lang w:val="en-US"/>
        </w:rPr>
      </w:pPr>
      <w:r w:rsidRPr="007E6A31">
        <w:rPr>
          <w:color w:val="000000" w:themeColor="text1"/>
          <w:lang w:val="en-US"/>
        </w:rPr>
        <w:t xml:space="preserve">Upon Screen Landing the </w:t>
      </w:r>
      <w:r w:rsidR="00B8366E" w:rsidRPr="007E6A31">
        <w:rPr>
          <w:color w:val="000000" w:themeColor="text1"/>
          <w:lang w:val="en-US"/>
        </w:rPr>
        <w:t>user will be presented with the screen</w:t>
      </w:r>
      <w:r w:rsidR="00060A9A" w:rsidRPr="007E6A31">
        <w:rPr>
          <w:color w:val="000000" w:themeColor="text1"/>
          <w:lang w:val="en-US"/>
        </w:rPr>
        <w:t xml:space="preserve"> with Policy Summary along with Policy Assignment Section</w:t>
      </w:r>
      <w:r w:rsidR="00327711" w:rsidRPr="007E6A31">
        <w:rPr>
          <w:color w:val="000000" w:themeColor="text1"/>
          <w:lang w:val="en-US"/>
        </w:rPr>
        <w:t xml:space="preserve"> by selecting</w:t>
      </w:r>
    </w:p>
    <w:p w14:paraId="25511C1A" w14:textId="77777777" w:rsidR="00327711" w:rsidRPr="007E6A31" w:rsidRDefault="00327711" w:rsidP="006A6B81">
      <w:pPr>
        <w:rPr>
          <w:color w:val="000000" w:themeColor="text1"/>
          <w:lang w:val="en-US"/>
        </w:rPr>
      </w:pPr>
    </w:p>
    <w:p w14:paraId="25511C1B" w14:textId="77777777" w:rsidR="00CA25BD" w:rsidRPr="007E6A31" w:rsidRDefault="00CA25BD" w:rsidP="006A6B81">
      <w:pPr>
        <w:rPr>
          <w:color w:val="000000" w:themeColor="text1"/>
          <w:lang w:val="en-US"/>
        </w:rPr>
      </w:pPr>
      <w:r w:rsidRPr="007E6A31">
        <w:rPr>
          <w:color w:val="000000" w:themeColor="text1"/>
          <w:lang w:val="en-US"/>
        </w:rPr>
        <w:t>For the assignment requests also, Screen Indexing will remain same which is explained in section 7.1.1</w:t>
      </w:r>
    </w:p>
    <w:p w14:paraId="25511C1C" w14:textId="77777777" w:rsidR="00CA25BD" w:rsidRPr="007E6A31" w:rsidRDefault="00CA25BD" w:rsidP="006A6B81">
      <w:pPr>
        <w:rPr>
          <w:color w:val="000000" w:themeColor="text1"/>
          <w:lang w:val="en-US"/>
        </w:rPr>
      </w:pPr>
    </w:p>
    <w:p w14:paraId="25511C1D" w14:textId="77777777" w:rsidR="008C37A8" w:rsidRPr="007E6A31" w:rsidRDefault="008C37A8" w:rsidP="006A6B81">
      <w:pPr>
        <w:rPr>
          <w:color w:val="000000" w:themeColor="text1"/>
          <w:lang w:val="en-US"/>
        </w:rPr>
      </w:pPr>
      <w:r w:rsidRPr="007E6A31">
        <w:rPr>
          <w:color w:val="000000" w:themeColor="text1"/>
          <w:lang w:val="en-US"/>
        </w:rPr>
        <w:t xml:space="preserve">Data Entry Operator will navigate to the Assignment Change screen by </w:t>
      </w:r>
      <w:r w:rsidR="007470D4" w:rsidRPr="007E6A31">
        <w:rPr>
          <w:color w:val="000000" w:themeColor="text1"/>
          <w:lang w:val="en-US"/>
        </w:rPr>
        <w:t>selecting:</w:t>
      </w:r>
    </w:p>
    <w:p w14:paraId="25511C1E" w14:textId="77777777" w:rsidR="008C37A8" w:rsidRPr="007E6A31" w:rsidRDefault="008C37A8" w:rsidP="006A6B81">
      <w:pPr>
        <w:rPr>
          <w:color w:val="000000" w:themeColor="text1"/>
          <w:lang w:val="en-US"/>
        </w:rPr>
      </w:pPr>
    </w:p>
    <w:p w14:paraId="25511C1F" w14:textId="77777777" w:rsidR="00327711" w:rsidRPr="007E6A31" w:rsidRDefault="00327711" w:rsidP="006A6B81">
      <w:pPr>
        <w:rPr>
          <w:color w:val="000000" w:themeColor="text1"/>
          <w:lang w:val="en-US"/>
        </w:rPr>
      </w:pPr>
      <w:r w:rsidRPr="007E6A31">
        <w:rPr>
          <w:color w:val="000000" w:themeColor="text1"/>
          <w:lang w:val="en-US"/>
        </w:rPr>
        <w:t xml:space="preserve">Policy Maintenance </w:t>
      </w:r>
      <w:r w:rsidRPr="007E6A31">
        <w:rPr>
          <w:color w:val="000000" w:themeColor="text1"/>
          <w:lang w:val="en-US"/>
        </w:rPr>
        <w:sym w:font="Wingdings" w:char="F0E0"/>
      </w:r>
      <w:r w:rsidRPr="007E6A31">
        <w:rPr>
          <w:color w:val="000000" w:themeColor="text1"/>
          <w:lang w:val="en-US"/>
        </w:rPr>
        <w:t xml:space="preserve"> Assignment Change Option</w:t>
      </w:r>
    </w:p>
    <w:p w14:paraId="25511C20" w14:textId="77777777" w:rsidR="00CA25BD" w:rsidRPr="007E6A31" w:rsidRDefault="00CA25BD" w:rsidP="006A6B81">
      <w:pPr>
        <w:rPr>
          <w:color w:val="000000" w:themeColor="text1"/>
          <w:lang w:val="en-US"/>
        </w:rPr>
      </w:pPr>
    </w:p>
    <w:p w14:paraId="25511C21" w14:textId="77777777" w:rsidR="00327711" w:rsidRPr="007E6A31" w:rsidRDefault="00327711" w:rsidP="006A6B81">
      <w:pPr>
        <w:rPr>
          <w:color w:val="000000" w:themeColor="text1"/>
          <w:lang w:val="en-US"/>
        </w:rPr>
      </w:pPr>
    </w:p>
    <w:p w14:paraId="25511C22" w14:textId="77777777" w:rsidR="003C2D9B" w:rsidRPr="007E6A31" w:rsidRDefault="00327711" w:rsidP="006A6B81">
      <w:pPr>
        <w:rPr>
          <w:color w:val="000000" w:themeColor="text1"/>
          <w:lang w:val="en-US"/>
        </w:rPr>
      </w:pPr>
      <w:r w:rsidRPr="007E6A31">
        <w:rPr>
          <w:noProof/>
          <w:color w:val="000000" w:themeColor="text1"/>
          <w:lang w:val="en-US" w:eastAsia="en-US"/>
        </w:rPr>
        <w:drawing>
          <wp:inline distT="0" distB="0" distL="0" distR="0" wp14:anchorId="255123E8" wp14:editId="255123E9">
            <wp:extent cx="5943600" cy="2066925"/>
            <wp:effectExtent l="19050" t="19050" r="19050" b="285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66925"/>
                    </a:xfrm>
                    <a:prstGeom prst="rect">
                      <a:avLst/>
                    </a:prstGeom>
                    <a:noFill/>
                    <a:ln>
                      <a:solidFill>
                        <a:schemeClr val="tx1"/>
                      </a:solidFill>
                    </a:ln>
                  </pic:spPr>
                </pic:pic>
              </a:graphicData>
            </a:graphic>
          </wp:inline>
        </w:drawing>
      </w:r>
    </w:p>
    <w:p w14:paraId="25511C23" w14:textId="530170B4" w:rsidR="006923AD" w:rsidRPr="007E6A31" w:rsidRDefault="004810C8" w:rsidP="006A6B81">
      <w:pPr>
        <w:rPr>
          <w:color w:val="000000" w:themeColor="text1"/>
          <w:lang w:val="en-US"/>
        </w:rPr>
      </w:pPr>
      <w:r w:rsidRPr="007E6A31">
        <w:rPr>
          <w:color w:val="000000" w:themeColor="text1"/>
          <w:lang w:val="en-US"/>
        </w:rPr>
        <w:t>On the Policy user can a</w:t>
      </w:r>
      <w:r w:rsidR="006923AD" w:rsidRPr="007E6A31">
        <w:rPr>
          <w:color w:val="000000" w:themeColor="text1"/>
          <w:lang w:val="en-US"/>
        </w:rPr>
        <w:t>dd an Assignee if</w:t>
      </w:r>
      <w:r w:rsidR="00E2295F" w:rsidRPr="007E6A31">
        <w:rPr>
          <w:color w:val="000000" w:themeColor="text1"/>
          <w:lang w:val="en-US"/>
        </w:rPr>
        <w:t xml:space="preserve"> there was no prior assignment. Modification is applicable only </w:t>
      </w:r>
      <w:r w:rsidR="000651A9" w:rsidRPr="007E6A31">
        <w:rPr>
          <w:color w:val="000000" w:themeColor="text1"/>
          <w:lang w:val="en-US"/>
        </w:rPr>
        <w:t>on existing assignment.</w:t>
      </w:r>
      <w:r w:rsidR="00C850C2">
        <w:rPr>
          <w:color w:val="000000" w:themeColor="text1"/>
          <w:lang w:val="en-US"/>
        </w:rPr>
        <w:t>(Reassignment)</w:t>
      </w:r>
    </w:p>
    <w:p w14:paraId="25511C24" w14:textId="77777777" w:rsidR="00B12D7C" w:rsidRPr="007E6A31" w:rsidRDefault="00B12D7C" w:rsidP="006923AD">
      <w:pPr>
        <w:rPr>
          <w:color w:val="000000" w:themeColor="text1"/>
          <w:lang w:val="en-US"/>
        </w:rPr>
      </w:pPr>
    </w:p>
    <w:p w14:paraId="25511C25" w14:textId="77777777" w:rsidR="006923AD" w:rsidRPr="007E6A31" w:rsidRDefault="006923AD" w:rsidP="006923AD">
      <w:pPr>
        <w:rPr>
          <w:color w:val="000000" w:themeColor="text1"/>
          <w:lang w:val="en-US"/>
        </w:rPr>
      </w:pPr>
      <w:r w:rsidRPr="007E6A31">
        <w:rPr>
          <w:color w:val="000000" w:themeColor="text1"/>
          <w:lang w:val="en-US"/>
        </w:rPr>
        <w:t xml:space="preserve">Assignee </w:t>
      </w:r>
      <w:r w:rsidR="00B67D7A" w:rsidRPr="007E6A31">
        <w:rPr>
          <w:color w:val="000000" w:themeColor="text1"/>
          <w:lang w:val="en-US"/>
        </w:rPr>
        <w:t>Type drop</w:t>
      </w:r>
      <w:r w:rsidRPr="007E6A31">
        <w:rPr>
          <w:color w:val="000000" w:themeColor="text1"/>
          <w:lang w:val="en-US"/>
        </w:rPr>
        <w:t xml:space="preserve"> down includes the </w:t>
      </w:r>
      <w:r w:rsidR="008D3016" w:rsidRPr="007E6A31">
        <w:rPr>
          <w:color w:val="000000" w:themeColor="text1"/>
          <w:lang w:val="en-US"/>
        </w:rPr>
        <w:t>following options:</w:t>
      </w:r>
    </w:p>
    <w:p w14:paraId="25511C26" w14:textId="77777777" w:rsidR="006923AD" w:rsidRPr="007E6A31" w:rsidRDefault="006923AD" w:rsidP="006923AD">
      <w:pPr>
        <w:rPr>
          <w:color w:val="000000" w:themeColor="text1"/>
          <w:lang w:val="en-US"/>
        </w:rPr>
      </w:pPr>
    </w:p>
    <w:p w14:paraId="25511C27" w14:textId="77777777" w:rsidR="006923AD" w:rsidRPr="007E6A31" w:rsidRDefault="006923AD" w:rsidP="00632CB1">
      <w:pPr>
        <w:pStyle w:val="ListParagraph"/>
        <w:numPr>
          <w:ilvl w:val="0"/>
          <w:numId w:val="14"/>
        </w:numPr>
        <w:rPr>
          <w:color w:val="000000" w:themeColor="text1"/>
          <w:lang w:val="en-US"/>
        </w:rPr>
      </w:pPr>
      <w:r w:rsidRPr="007E6A31">
        <w:rPr>
          <w:color w:val="000000" w:themeColor="text1"/>
          <w:lang w:val="en-US"/>
        </w:rPr>
        <w:t>Individual</w:t>
      </w:r>
    </w:p>
    <w:p w14:paraId="25511C28" w14:textId="77777777" w:rsidR="006923AD" w:rsidRPr="007E6A31" w:rsidRDefault="006923AD" w:rsidP="00632CB1">
      <w:pPr>
        <w:pStyle w:val="ListParagraph"/>
        <w:numPr>
          <w:ilvl w:val="0"/>
          <w:numId w:val="14"/>
        </w:numPr>
        <w:rPr>
          <w:color w:val="000000" w:themeColor="text1"/>
          <w:lang w:val="en-US"/>
        </w:rPr>
      </w:pPr>
      <w:r w:rsidRPr="007E6A31">
        <w:rPr>
          <w:color w:val="000000" w:themeColor="text1"/>
          <w:lang w:val="en-US"/>
        </w:rPr>
        <w:t>Company</w:t>
      </w:r>
    </w:p>
    <w:p w14:paraId="25511C29" w14:textId="77777777" w:rsidR="006923AD" w:rsidRPr="007E6A31" w:rsidRDefault="006923AD" w:rsidP="00632CB1">
      <w:pPr>
        <w:pStyle w:val="ListParagraph"/>
        <w:numPr>
          <w:ilvl w:val="0"/>
          <w:numId w:val="14"/>
        </w:numPr>
        <w:rPr>
          <w:color w:val="000000" w:themeColor="text1"/>
          <w:lang w:val="en-US"/>
        </w:rPr>
      </w:pPr>
      <w:r w:rsidRPr="007E6A31">
        <w:rPr>
          <w:color w:val="000000" w:themeColor="text1"/>
          <w:lang w:val="en-US"/>
        </w:rPr>
        <w:t>Trust</w:t>
      </w:r>
    </w:p>
    <w:p w14:paraId="25511C2A" w14:textId="77777777" w:rsidR="006923AD" w:rsidRPr="007E6A31" w:rsidRDefault="006923AD" w:rsidP="006A6B81">
      <w:pPr>
        <w:rPr>
          <w:color w:val="000000" w:themeColor="text1"/>
          <w:lang w:val="en-US"/>
        </w:rPr>
      </w:pPr>
    </w:p>
    <w:p w14:paraId="296D39A5" w14:textId="77777777" w:rsidR="004C670D" w:rsidRDefault="00E2295F" w:rsidP="004C670D">
      <w:pPr>
        <w:rPr>
          <w:color w:val="000000" w:themeColor="text1"/>
          <w:lang w:val="en-US"/>
        </w:rPr>
      </w:pPr>
      <w:r w:rsidRPr="007E6A31">
        <w:rPr>
          <w:color w:val="000000" w:themeColor="text1"/>
          <w:lang w:val="en-US"/>
        </w:rPr>
        <w:t xml:space="preserve">Upon selecting the Assignee </w:t>
      </w:r>
      <w:r w:rsidR="004810C8" w:rsidRPr="007E6A31">
        <w:rPr>
          <w:color w:val="000000" w:themeColor="text1"/>
          <w:lang w:val="en-US"/>
        </w:rPr>
        <w:t>Type, user</w:t>
      </w:r>
      <w:r w:rsidRPr="007E6A31">
        <w:rPr>
          <w:color w:val="000000" w:themeColor="text1"/>
          <w:lang w:val="en-US"/>
        </w:rPr>
        <w:t xml:space="preserve"> will be enabled to enter the </w:t>
      </w:r>
      <w:r w:rsidR="00C75E81" w:rsidRPr="007E6A31">
        <w:rPr>
          <w:color w:val="000000" w:themeColor="text1"/>
          <w:lang w:val="en-US"/>
        </w:rPr>
        <w:t>respective details accordingly.</w:t>
      </w:r>
      <w:bookmarkStart w:id="9" w:name="_Toc347933715"/>
    </w:p>
    <w:p w14:paraId="3AF303EB" w14:textId="77777777" w:rsidR="004C670D" w:rsidRDefault="004C670D" w:rsidP="004C670D">
      <w:pPr>
        <w:rPr>
          <w:color w:val="000000" w:themeColor="text1"/>
          <w:lang w:val="en-US"/>
        </w:rPr>
      </w:pPr>
    </w:p>
    <w:p w14:paraId="0AC54BEF" w14:textId="77777777" w:rsidR="004C670D" w:rsidRDefault="004C670D" w:rsidP="004C670D">
      <w:pPr>
        <w:rPr>
          <w:color w:val="000000" w:themeColor="text1"/>
          <w:lang w:val="en-US"/>
        </w:rPr>
      </w:pPr>
    </w:p>
    <w:p w14:paraId="4243AAE3" w14:textId="77777777" w:rsidR="004C670D" w:rsidRDefault="004C670D" w:rsidP="004C670D">
      <w:pPr>
        <w:rPr>
          <w:color w:val="000000" w:themeColor="text1"/>
          <w:lang w:val="en-US"/>
        </w:rPr>
      </w:pPr>
    </w:p>
    <w:p w14:paraId="3F150045" w14:textId="77777777" w:rsidR="004C670D" w:rsidRDefault="004C670D" w:rsidP="004C670D">
      <w:pPr>
        <w:rPr>
          <w:color w:val="000000" w:themeColor="text1"/>
          <w:lang w:val="en-US"/>
        </w:rPr>
      </w:pPr>
    </w:p>
    <w:p w14:paraId="6CF0FDAC" w14:textId="77777777" w:rsidR="004C670D" w:rsidRDefault="004C670D" w:rsidP="004C670D">
      <w:pPr>
        <w:rPr>
          <w:color w:val="000000" w:themeColor="text1"/>
          <w:lang w:val="en-US"/>
        </w:rPr>
      </w:pPr>
    </w:p>
    <w:p w14:paraId="71477D2E" w14:textId="77777777" w:rsidR="004C670D" w:rsidRDefault="004C670D" w:rsidP="004C670D">
      <w:pPr>
        <w:rPr>
          <w:color w:val="000000" w:themeColor="text1"/>
          <w:lang w:val="en-US"/>
        </w:rPr>
      </w:pPr>
    </w:p>
    <w:p w14:paraId="60559FA2" w14:textId="77777777" w:rsidR="004C670D" w:rsidRDefault="004C670D" w:rsidP="004C670D">
      <w:pPr>
        <w:rPr>
          <w:color w:val="000000" w:themeColor="text1"/>
          <w:lang w:val="en-US"/>
        </w:rPr>
      </w:pPr>
    </w:p>
    <w:p w14:paraId="774294FA" w14:textId="77777777" w:rsidR="004C670D" w:rsidRDefault="004C670D" w:rsidP="004C670D">
      <w:pPr>
        <w:rPr>
          <w:color w:val="000000" w:themeColor="text1"/>
          <w:lang w:val="en-US"/>
        </w:rPr>
      </w:pPr>
    </w:p>
    <w:p w14:paraId="2D1EEEF7" w14:textId="77777777" w:rsidR="004C670D" w:rsidRDefault="004C670D" w:rsidP="004C670D">
      <w:pPr>
        <w:rPr>
          <w:color w:val="000000" w:themeColor="text1"/>
          <w:lang w:val="en-US"/>
        </w:rPr>
      </w:pPr>
    </w:p>
    <w:p w14:paraId="356F17D8" w14:textId="77777777" w:rsidR="004C670D" w:rsidRDefault="004C670D" w:rsidP="004C670D">
      <w:pPr>
        <w:rPr>
          <w:color w:val="000000" w:themeColor="text1"/>
          <w:lang w:val="en-US"/>
        </w:rPr>
      </w:pPr>
    </w:p>
    <w:p w14:paraId="5223EE35" w14:textId="77777777" w:rsidR="004C670D" w:rsidRDefault="004C670D" w:rsidP="004C670D">
      <w:pPr>
        <w:rPr>
          <w:color w:val="000000" w:themeColor="text1"/>
          <w:lang w:val="en-US"/>
        </w:rPr>
      </w:pPr>
    </w:p>
    <w:p w14:paraId="1ECBBCF9" w14:textId="77777777" w:rsidR="004C670D" w:rsidRDefault="004C670D" w:rsidP="004C670D">
      <w:pPr>
        <w:rPr>
          <w:color w:val="000000" w:themeColor="text1"/>
          <w:lang w:val="en-US"/>
        </w:rPr>
      </w:pPr>
    </w:p>
    <w:p w14:paraId="25511C2C" w14:textId="477641EB" w:rsidR="009378C9" w:rsidRPr="004C670D" w:rsidRDefault="003C2D9B" w:rsidP="004C670D">
      <w:pPr>
        <w:rPr>
          <w:color w:val="000000" w:themeColor="text1"/>
          <w:lang w:val="en-US"/>
        </w:rPr>
      </w:pPr>
      <w:r w:rsidRPr="007E6A31">
        <w:rPr>
          <w:b/>
          <w:color w:val="000000" w:themeColor="text1"/>
          <w:sz w:val="22"/>
          <w:lang w:val="en-US"/>
        </w:rPr>
        <w:lastRenderedPageBreak/>
        <w:t>Add Assignee</w:t>
      </w:r>
      <w:bookmarkEnd w:id="9"/>
    </w:p>
    <w:p w14:paraId="25511C2D" w14:textId="6C48C9F2" w:rsidR="003C2D9B" w:rsidRPr="007E6A31" w:rsidRDefault="003C2D9B" w:rsidP="00780965">
      <w:pPr>
        <w:pStyle w:val="Heading3"/>
        <w:numPr>
          <w:ilvl w:val="0"/>
          <w:numId w:val="0"/>
        </w:numPr>
        <w:ind w:left="180"/>
        <w:rPr>
          <w:rStyle w:val="Strong"/>
          <w:color w:val="000000" w:themeColor="text1"/>
        </w:rPr>
      </w:pPr>
      <w:bookmarkStart w:id="10" w:name="_Toc347933716"/>
      <w:r w:rsidRPr="007E6A31">
        <w:rPr>
          <w:rStyle w:val="Strong"/>
          <w:color w:val="000000" w:themeColor="text1"/>
        </w:rPr>
        <w:t xml:space="preserve"> Add Assignee-Individual</w:t>
      </w:r>
      <w:bookmarkEnd w:id="10"/>
    </w:p>
    <w:p w14:paraId="25511C2E" w14:textId="77777777" w:rsidR="00F56625" w:rsidRPr="007E6A31" w:rsidRDefault="00C15074" w:rsidP="00F56625">
      <w:pPr>
        <w:rPr>
          <w:color w:val="000000" w:themeColor="text1"/>
        </w:rPr>
      </w:pPr>
      <w:r w:rsidRPr="007E6A31">
        <w:rPr>
          <w:noProof/>
          <w:color w:val="000000" w:themeColor="text1"/>
          <w:lang w:val="en-US" w:eastAsia="en-US"/>
        </w:rPr>
        <w:drawing>
          <wp:inline distT="0" distB="0" distL="0" distR="0" wp14:anchorId="255123EA" wp14:editId="255123EB">
            <wp:extent cx="5829300" cy="2057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9300" cy="2057400"/>
                    </a:xfrm>
                    <a:prstGeom prst="rect">
                      <a:avLst/>
                    </a:prstGeom>
                    <a:noFill/>
                    <a:ln>
                      <a:noFill/>
                    </a:ln>
                  </pic:spPr>
                </pic:pic>
              </a:graphicData>
            </a:graphic>
          </wp:inline>
        </w:drawing>
      </w:r>
    </w:p>
    <w:p w14:paraId="25511C2F" w14:textId="77777777" w:rsidR="00F56625" w:rsidRPr="007E6A31" w:rsidRDefault="00F56625" w:rsidP="00F56625">
      <w:pPr>
        <w:rPr>
          <w:color w:val="000000" w:themeColor="text1"/>
        </w:rPr>
      </w:pPr>
    </w:p>
    <w:p w14:paraId="25511C30" w14:textId="77777777" w:rsidR="000B21C2" w:rsidRPr="007E6A31" w:rsidRDefault="000B21C2" w:rsidP="006A6B81">
      <w:pPr>
        <w:rPr>
          <w:color w:val="000000" w:themeColor="text1"/>
          <w:lang w:val="en-US"/>
        </w:rPr>
      </w:pPr>
    </w:p>
    <w:p w14:paraId="25511C31" w14:textId="77777777" w:rsidR="000B21C2" w:rsidRPr="007E6A31" w:rsidRDefault="000B21C2" w:rsidP="006A6B81">
      <w:pPr>
        <w:rPr>
          <w:color w:val="000000" w:themeColor="text1"/>
          <w:lang w:val="en-US"/>
        </w:rPr>
      </w:pPr>
    </w:p>
    <w:p w14:paraId="25511C32" w14:textId="77777777" w:rsidR="006D501E" w:rsidRPr="007E6A31" w:rsidRDefault="00C15074" w:rsidP="006A6B81">
      <w:pPr>
        <w:rPr>
          <w:color w:val="000000" w:themeColor="text1"/>
          <w:lang w:val="en-US"/>
        </w:rPr>
      </w:pPr>
      <w:r w:rsidRPr="007E6A31">
        <w:rPr>
          <w:noProof/>
          <w:color w:val="000000" w:themeColor="text1"/>
          <w:lang w:val="en-US" w:eastAsia="en-US"/>
        </w:rPr>
        <w:drawing>
          <wp:inline distT="0" distB="0" distL="0" distR="0" wp14:anchorId="255123EC" wp14:editId="255123ED">
            <wp:extent cx="5857875" cy="3619500"/>
            <wp:effectExtent l="19050" t="19050" r="28575"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7875" cy="3619500"/>
                    </a:xfrm>
                    <a:prstGeom prst="rect">
                      <a:avLst/>
                    </a:prstGeom>
                    <a:noFill/>
                    <a:ln>
                      <a:solidFill>
                        <a:schemeClr val="tx1"/>
                      </a:solidFill>
                    </a:ln>
                  </pic:spPr>
                </pic:pic>
              </a:graphicData>
            </a:graphic>
          </wp:inline>
        </w:drawing>
      </w:r>
    </w:p>
    <w:p w14:paraId="25511C33" w14:textId="77777777" w:rsidR="00C15074" w:rsidRPr="007E6A31" w:rsidRDefault="00C15074" w:rsidP="006A6B81">
      <w:pPr>
        <w:rPr>
          <w:color w:val="000000" w:themeColor="text1"/>
          <w:lang w:val="en-US"/>
        </w:rPr>
      </w:pPr>
      <w:r w:rsidRPr="007E6A31">
        <w:rPr>
          <w:color w:val="000000" w:themeColor="text1"/>
          <w:lang w:val="en-US"/>
        </w:rPr>
        <w:t xml:space="preserve">The option “Individual” is selected by default. </w:t>
      </w:r>
      <w:r w:rsidR="006A6B81" w:rsidRPr="00E84411">
        <w:rPr>
          <w:color w:val="000000" w:themeColor="text1"/>
          <w:lang w:val="en-US"/>
        </w:rPr>
        <w:t xml:space="preserve">To enter the data on the Screen the User will </w:t>
      </w:r>
      <w:r w:rsidRPr="00E84411">
        <w:rPr>
          <w:color w:val="000000" w:themeColor="text1"/>
          <w:lang w:val="en-US"/>
        </w:rPr>
        <w:t xml:space="preserve">double </w:t>
      </w:r>
      <w:r w:rsidR="006A6B81" w:rsidRPr="00E84411">
        <w:rPr>
          <w:color w:val="000000" w:themeColor="text1"/>
          <w:lang w:val="en-US"/>
        </w:rPr>
        <w:t xml:space="preserve">click on </w:t>
      </w:r>
      <w:r w:rsidRPr="00E84411">
        <w:rPr>
          <w:color w:val="000000" w:themeColor="text1"/>
          <w:lang w:val="en-US"/>
        </w:rPr>
        <w:t xml:space="preserve">the </w:t>
      </w:r>
      <w:r w:rsidR="000A3C2E" w:rsidRPr="007E6A31">
        <w:rPr>
          <w:color w:val="000000" w:themeColor="text1"/>
          <w:lang w:val="en-US"/>
        </w:rPr>
        <w:t xml:space="preserve">empty row </w:t>
      </w:r>
      <w:r w:rsidRPr="00E84411">
        <w:rPr>
          <w:color w:val="000000" w:themeColor="text1"/>
          <w:lang w:val="en-US"/>
        </w:rPr>
        <w:t>, then all the fields in the screen will be presented to the user</w:t>
      </w:r>
      <w:r w:rsidRPr="007E6A31">
        <w:rPr>
          <w:color w:val="000000" w:themeColor="text1"/>
          <w:lang w:val="en-US"/>
        </w:rPr>
        <w:t>.</w:t>
      </w:r>
    </w:p>
    <w:p w14:paraId="25511C34" w14:textId="77777777" w:rsidR="006A6B81" w:rsidRPr="007E6A31" w:rsidRDefault="00C15074" w:rsidP="006A6B81">
      <w:pPr>
        <w:rPr>
          <w:color w:val="000000" w:themeColor="text1"/>
          <w:lang w:val="en-US"/>
        </w:rPr>
      </w:pPr>
      <w:r w:rsidRPr="007E6A31">
        <w:rPr>
          <w:color w:val="000000" w:themeColor="text1"/>
          <w:lang w:val="en-US"/>
        </w:rPr>
        <w:t xml:space="preserve">User will enter the details by looking at the documents using </w:t>
      </w:r>
      <w:r w:rsidR="006A6B81" w:rsidRPr="007E6A31">
        <w:rPr>
          <w:color w:val="000000" w:themeColor="text1"/>
          <w:lang w:val="en-US"/>
        </w:rPr>
        <w:t>the</w:t>
      </w:r>
      <w:r w:rsidRPr="007E6A31">
        <w:rPr>
          <w:color w:val="000000" w:themeColor="text1"/>
          <w:lang w:val="en-US"/>
        </w:rPr>
        <w:t xml:space="preserve"> </w:t>
      </w:r>
      <w:r w:rsidR="00C11D2D" w:rsidRPr="007E6A31">
        <w:rPr>
          <w:b/>
          <w:color w:val="000000" w:themeColor="text1"/>
          <w:lang w:val="en-US"/>
        </w:rPr>
        <w:t xml:space="preserve">View </w:t>
      </w:r>
      <w:r w:rsidRPr="007E6A31">
        <w:rPr>
          <w:b/>
          <w:color w:val="000000" w:themeColor="text1"/>
          <w:lang w:val="en-US"/>
        </w:rPr>
        <w:t>Documents</w:t>
      </w:r>
      <w:r w:rsidRPr="007E6A31">
        <w:rPr>
          <w:color w:val="000000" w:themeColor="text1"/>
          <w:lang w:val="en-US"/>
        </w:rPr>
        <w:t xml:space="preserve"> button</w:t>
      </w:r>
      <w:r w:rsidR="006A6B81" w:rsidRPr="007E6A31">
        <w:rPr>
          <w:color w:val="000000" w:themeColor="text1"/>
          <w:lang w:val="en-US"/>
        </w:rPr>
        <w:t xml:space="preserve">. The Click will allow the User </w:t>
      </w:r>
      <w:r w:rsidR="00176F9A" w:rsidRPr="007E6A31">
        <w:rPr>
          <w:color w:val="000000" w:themeColor="text1"/>
          <w:lang w:val="en-US"/>
        </w:rPr>
        <w:t>to access</w:t>
      </w:r>
      <w:r w:rsidR="006A6B81" w:rsidRPr="007E6A31">
        <w:rPr>
          <w:color w:val="000000" w:themeColor="text1"/>
          <w:lang w:val="en-US"/>
        </w:rPr>
        <w:t xml:space="preserve"> Assignment form</w:t>
      </w:r>
      <w:r w:rsidR="00EF0866" w:rsidRPr="007E6A31">
        <w:rPr>
          <w:color w:val="000000" w:themeColor="text1"/>
          <w:lang w:val="en-US"/>
        </w:rPr>
        <w:t xml:space="preserve"> and any other forms</w:t>
      </w:r>
      <w:r w:rsidR="006A6B81" w:rsidRPr="007E6A31">
        <w:rPr>
          <w:color w:val="000000" w:themeColor="text1"/>
          <w:lang w:val="en-US"/>
        </w:rPr>
        <w:t xml:space="preserve"> which </w:t>
      </w:r>
      <w:r w:rsidR="00EF0866" w:rsidRPr="007E6A31">
        <w:rPr>
          <w:color w:val="000000" w:themeColor="text1"/>
          <w:lang w:val="en-US"/>
        </w:rPr>
        <w:t>are</w:t>
      </w:r>
      <w:r w:rsidR="006A6B81" w:rsidRPr="007E6A31">
        <w:rPr>
          <w:color w:val="000000" w:themeColor="text1"/>
          <w:lang w:val="en-US"/>
        </w:rPr>
        <w:t xml:space="preserve"> scanned and saved in the File Server of Enterprise Content management.</w:t>
      </w:r>
    </w:p>
    <w:p w14:paraId="25511C35" w14:textId="77777777" w:rsidR="00E21239" w:rsidRPr="007E6A31" w:rsidRDefault="00E21239" w:rsidP="006A6B81">
      <w:pPr>
        <w:rPr>
          <w:color w:val="000000" w:themeColor="text1"/>
          <w:lang w:val="en-US"/>
        </w:rPr>
      </w:pPr>
    </w:p>
    <w:p w14:paraId="25511C36" w14:textId="77777777" w:rsidR="006A6B81" w:rsidRPr="007E6A31" w:rsidRDefault="00C75E81" w:rsidP="006A6B81">
      <w:pPr>
        <w:rPr>
          <w:color w:val="000000" w:themeColor="text1"/>
          <w:lang w:val="en-US"/>
        </w:rPr>
      </w:pPr>
      <w:r w:rsidRPr="007E6A31">
        <w:rPr>
          <w:color w:val="000000" w:themeColor="text1"/>
          <w:lang w:val="en-US"/>
        </w:rPr>
        <w:t>Following fields need to be filled:</w:t>
      </w:r>
    </w:p>
    <w:p w14:paraId="25511C37" w14:textId="77777777" w:rsidR="00C75E81" w:rsidRPr="007E6A31" w:rsidRDefault="00C75E81" w:rsidP="006A6B81">
      <w:pPr>
        <w:rPr>
          <w:color w:val="000000" w:themeColor="text1"/>
          <w:lang w:val="en-US"/>
        </w:rPr>
      </w:pPr>
    </w:p>
    <w:p w14:paraId="25511C38" w14:textId="77777777" w:rsidR="006A6B81" w:rsidRPr="007E6A31" w:rsidRDefault="00412E5F" w:rsidP="00632CB1">
      <w:pPr>
        <w:pStyle w:val="ListParagraph"/>
        <w:numPr>
          <w:ilvl w:val="0"/>
          <w:numId w:val="11"/>
        </w:numPr>
        <w:rPr>
          <w:color w:val="000000" w:themeColor="text1"/>
          <w:lang w:val="en-US"/>
        </w:rPr>
      </w:pPr>
      <w:r w:rsidRPr="007E6A31">
        <w:rPr>
          <w:color w:val="000000" w:themeColor="text1"/>
          <w:lang w:val="en-US"/>
        </w:rPr>
        <w:t>Customer ID</w:t>
      </w:r>
    </w:p>
    <w:p w14:paraId="25511C39" w14:textId="77777777" w:rsidR="006A6B81" w:rsidRPr="007E6A31" w:rsidRDefault="006A6B81" w:rsidP="00632CB1">
      <w:pPr>
        <w:pStyle w:val="ListParagraph"/>
        <w:numPr>
          <w:ilvl w:val="0"/>
          <w:numId w:val="11"/>
        </w:numPr>
        <w:rPr>
          <w:color w:val="000000" w:themeColor="text1"/>
          <w:lang w:val="en-US"/>
        </w:rPr>
      </w:pPr>
      <w:r w:rsidRPr="007E6A31">
        <w:rPr>
          <w:color w:val="000000" w:themeColor="text1"/>
          <w:lang w:val="en-US"/>
        </w:rPr>
        <w:lastRenderedPageBreak/>
        <w:t xml:space="preserve">First name </w:t>
      </w:r>
    </w:p>
    <w:p w14:paraId="25511C3A" w14:textId="77777777" w:rsidR="006A6B81" w:rsidRPr="007E6A31" w:rsidRDefault="006A6B81" w:rsidP="00632CB1">
      <w:pPr>
        <w:pStyle w:val="ListParagraph"/>
        <w:numPr>
          <w:ilvl w:val="0"/>
          <w:numId w:val="11"/>
        </w:numPr>
        <w:rPr>
          <w:color w:val="000000" w:themeColor="text1"/>
          <w:lang w:val="en-US"/>
        </w:rPr>
      </w:pPr>
      <w:r w:rsidRPr="007E6A31">
        <w:rPr>
          <w:color w:val="000000" w:themeColor="text1"/>
          <w:lang w:val="en-US"/>
        </w:rPr>
        <w:t>Last Name</w:t>
      </w:r>
    </w:p>
    <w:p w14:paraId="25511C3B" w14:textId="77777777" w:rsidR="00E2295F" w:rsidRPr="007E6A31" w:rsidRDefault="00E2295F" w:rsidP="00632CB1">
      <w:pPr>
        <w:pStyle w:val="ListParagraph"/>
        <w:numPr>
          <w:ilvl w:val="0"/>
          <w:numId w:val="11"/>
        </w:numPr>
        <w:rPr>
          <w:color w:val="000000" w:themeColor="text1"/>
          <w:lang w:val="en-US"/>
        </w:rPr>
      </w:pPr>
      <w:r w:rsidRPr="007E6A31">
        <w:rPr>
          <w:color w:val="000000" w:themeColor="text1"/>
          <w:lang w:val="en-US"/>
        </w:rPr>
        <w:t>Assignment  Status</w:t>
      </w:r>
    </w:p>
    <w:p w14:paraId="25511C3C" w14:textId="77777777" w:rsidR="00E2295F" w:rsidRPr="007E6A31" w:rsidRDefault="00E2295F" w:rsidP="00632CB1">
      <w:pPr>
        <w:pStyle w:val="ListParagraph"/>
        <w:numPr>
          <w:ilvl w:val="0"/>
          <w:numId w:val="11"/>
        </w:numPr>
        <w:rPr>
          <w:color w:val="000000" w:themeColor="text1"/>
          <w:lang w:val="en-US"/>
        </w:rPr>
      </w:pPr>
      <w:r w:rsidRPr="007E6A31">
        <w:rPr>
          <w:color w:val="000000" w:themeColor="text1"/>
          <w:lang w:val="en-US"/>
        </w:rPr>
        <w:t>Type of Assignment</w:t>
      </w:r>
    </w:p>
    <w:p w14:paraId="25511C3D" w14:textId="77777777" w:rsidR="00E2295F" w:rsidRPr="007E6A31" w:rsidRDefault="00E2295F" w:rsidP="00632CB1">
      <w:pPr>
        <w:pStyle w:val="ListParagraph"/>
        <w:numPr>
          <w:ilvl w:val="0"/>
          <w:numId w:val="11"/>
        </w:numPr>
        <w:rPr>
          <w:color w:val="000000" w:themeColor="text1"/>
          <w:lang w:val="en-US"/>
        </w:rPr>
      </w:pPr>
      <w:r w:rsidRPr="007E6A31">
        <w:rPr>
          <w:color w:val="000000" w:themeColor="text1"/>
          <w:lang w:val="en-US"/>
        </w:rPr>
        <w:t>Consideration Amount(In case the assignment type is Conditional )</w:t>
      </w:r>
    </w:p>
    <w:p w14:paraId="25511C3E" w14:textId="77777777" w:rsidR="00575576" w:rsidRPr="007E6A31" w:rsidRDefault="00575576" w:rsidP="00632CB1">
      <w:pPr>
        <w:pStyle w:val="ListParagraph"/>
        <w:numPr>
          <w:ilvl w:val="0"/>
          <w:numId w:val="11"/>
        </w:numPr>
        <w:rPr>
          <w:color w:val="000000" w:themeColor="text1"/>
          <w:lang w:val="en-US"/>
        </w:rPr>
      </w:pPr>
      <w:r w:rsidRPr="007E6A31">
        <w:rPr>
          <w:color w:val="000000" w:themeColor="text1"/>
          <w:lang w:val="en-US"/>
        </w:rPr>
        <w:t>Relationship to Insured</w:t>
      </w:r>
    </w:p>
    <w:p w14:paraId="25511C3F" w14:textId="77777777" w:rsidR="006A6B81" w:rsidRPr="007E6A31" w:rsidRDefault="006A6B81" w:rsidP="00632CB1">
      <w:pPr>
        <w:pStyle w:val="ListParagraph"/>
        <w:numPr>
          <w:ilvl w:val="0"/>
          <w:numId w:val="11"/>
        </w:numPr>
        <w:rPr>
          <w:color w:val="000000" w:themeColor="text1"/>
          <w:lang w:val="en-US"/>
        </w:rPr>
      </w:pPr>
      <w:r w:rsidRPr="007E6A31">
        <w:rPr>
          <w:color w:val="000000" w:themeColor="text1"/>
          <w:lang w:val="en-US"/>
        </w:rPr>
        <w:t>Date of Birth</w:t>
      </w:r>
    </w:p>
    <w:p w14:paraId="25511C40" w14:textId="77777777" w:rsidR="006A6B81" w:rsidRPr="007E6A31" w:rsidRDefault="006A6B81" w:rsidP="00632CB1">
      <w:pPr>
        <w:pStyle w:val="ListParagraph"/>
        <w:numPr>
          <w:ilvl w:val="0"/>
          <w:numId w:val="11"/>
        </w:numPr>
        <w:rPr>
          <w:color w:val="000000" w:themeColor="text1"/>
          <w:lang w:val="en-US"/>
        </w:rPr>
      </w:pPr>
      <w:r w:rsidRPr="007E6A31">
        <w:rPr>
          <w:color w:val="000000" w:themeColor="text1"/>
          <w:lang w:val="en-US"/>
        </w:rPr>
        <w:t>UID Number</w:t>
      </w:r>
    </w:p>
    <w:p w14:paraId="25511C41" w14:textId="77777777" w:rsidR="006A6B81" w:rsidRPr="007E6A31" w:rsidRDefault="00D348F8" w:rsidP="00632CB1">
      <w:pPr>
        <w:pStyle w:val="ListParagraph"/>
        <w:numPr>
          <w:ilvl w:val="0"/>
          <w:numId w:val="11"/>
        </w:numPr>
        <w:rPr>
          <w:color w:val="000000" w:themeColor="text1"/>
          <w:lang w:val="en-US"/>
        </w:rPr>
      </w:pPr>
      <w:r w:rsidRPr="007E6A31">
        <w:rPr>
          <w:color w:val="000000" w:themeColor="text1"/>
          <w:lang w:val="en-US"/>
        </w:rPr>
        <w:t>PAN</w:t>
      </w:r>
      <w:r w:rsidR="006A6B81" w:rsidRPr="007E6A31">
        <w:rPr>
          <w:color w:val="000000" w:themeColor="text1"/>
          <w:lang w:val="en-US"/>
        </w:rPr>
        <w:t xml:space="preserve"> Number</w:t>
      </w:r>
    </w:p>
    <w:p w14:paraId="25511C42" w14:textId="77777777" w:rsidR="006A6B81" w:rsidRPr="007E6A31" w:rsidRDefault="0011002F" w:rsidP="00632CB1">
      <w:pPr>
        <w:pStyle w:val="ListParagraph"/>
        <w:numPr>
          <w:ilvl w:val="0"/>
          <w:numId w:val="11"/>
        </w:numPr>
        <w:rPr>
          <w:color w:val="000000" w:themeColor="text1"/>
          <w:lang w:val="en-US"/>
        </w:rPr>
      </w:pPr>
      <w:r w:rsidRPr="007E6A31">
        <w:rPr>
          <w:color w:val="000000" w:themeColor="text1"/>
          <w:lang w:val="en-US"/>
        </w:rPr>
        <w:t xml:space="preserve">Assignee </w:t>
      </w:r>
      <w:r w:rsidR="006A6B81" w:rsidRPr="007E6A31">
        <w:rPr>
          <w:color w:val="000000" w:themeColor="text1"/>
          <w:lang w:val="en-US"/>
        </w:rPr>
        <w:t xml:space="preserve"> Address</w:t>
      </w:r>
      <w:r w:rsidR="007F37C8" w:rsidRPr="007E6A31">
        <w:rPr>
          <w:color w:val="000000" w:themeColor="text1"/>
          <w:lang w:val="en-US"/>
        </w:rPr>
        <w:t>(Multiple fields in Address are explained in the control table below.)</w:t>
      </w:r>
    </w:p>
    <w:p w14:paraId="25511C43" w14:textId="77777777" w:rsidR="006A6B81" w:rsidRPr="007E6A31" w:rsidRDefault="0011002F" w:rsidP="00632CB1">
      <w:pPr>
        <w:pStyle w:val="ListParagraph"/>
        <w:numPr>
          <w:ilvl w:val="0"/>
          <w:numId w:val="11"/>
        </w:numPr>
        <w:rPr>
          <w:color w:val="000000" w:themeColor="text1"/>
          <w:lang w:val="en-US"/>
        </w:rPr>
      </w:pPr>
      <w:r w:rsidRPr="007E6A31">
        <w:rPr>
          <w:color w:val="000000" w:themeColor="text1"/>
          <w:lang w:val="en-US"/>
        </w:rPr>
        <w:t xml:space="preserve">Assignee </w:t>
      </w:r>
      <w:r w:rsidR="006A6B81" w:rsidRPr="007E6A31">
        <w:rPr>
          <w:color w:val="000000" w:themeColor="text1"/>
          <w:lang w:val="en-US"/>
        </w:rPr>
        <w:t xml:space="preserve"> Email</w:t>
      </w:r>
    </w:p>
    <w:p w14:paraId="25511C44" w14:textId="77777777" w:rsidR="006A6B81" w:rsidRPr="007E6A31" w:rsidRDefault="0011002F" w:rsidP="00632CB1">
      <w:pPr>
        <w:pStyle w:val="ListParagraph"/>
        <w:numPr>
          <w:ilvl w:val="0"/>
          <w:numId w:val="11"/>
        </w:numPr>
        <w:rPr>
          <w:color w:val="000000" w:themeColor="text1"/>
          <w:lang w:val="en-US"/>
        </w:rPr>
      </w:pPr>
      <w:r w:rsidRPr="007E6A31">
        <w:rPr>
          <w:color w:val="000000" w:themeColor="text1"/>
          <w:lang w:val="en-US"/>
        </w:rPr>
        <w:t>Assignee</w:t>
      </w:r>
      <w:r w:rsidR="006A6B81" w:rsidRPr="007E6A31">
        <w:rPr>
          <w:color w:val="000000" w:themeColor="text1"/>
          <w:lang w:val="en-US"/>
        </w:rPr>
        <w:t xml:space="preserve"> Phone Number</w:t>
      </w:r>
    </w:p>
    <w:p w14:paraId="25511C45" w14:textId="77777777" w:rsidR="006A6B81" w:rsidRPr="007E6A31" w:rsidRDefault="0011002F" w:rsidP="00632CB1">
      <w:pPr>
        <w:pStyle w:val="ListParagraph"/>
        <w:numPr>
          <w:ilvl w:val="0"/>
          <w:numId w:val="11"/>
        </w:numPr>
        <w:rPr>
          <w:color w:val="000000" w:themeColor="text1"/>
          <w:lang w:val="en-US"/>
        </w:rPr>
      </w:pPr>
      <w:r w:rsidRPr="007E6A31">
        <w:rPr>
          <w:color w:val="000000" w:themeColor="text1"/>
          <w:lang w:val="en-US"/>
        </w:rPr>
        <w:t xml:space="preserve">Assignment </w:t>
      </w:r>
      <w:r w:rsidR="006A6B81" w:rsidRPr="007E6A31">
        <w:rPr>
          <w:color w:val="000000" w:themeColor="text1"/>
          <w:lang w:val="en-US"/>
        </w:rPr>
        <w:t xml:space="preserve"> Effective date</w:t>
      </w:r>
    </w:p>
    <w:p w14:paraId="25511C46" w14:textId="77777777" w:rsidR="006923AD" w:rsidRPr="007E6A31" w:rsidRDefault="006923AD" w:rsidP="006A6B81">
      <w:pPr>
        <w:rPr>
          <w:color w:val="000000" w:themeColor="text1"/>
          <w:lang w:val="en-US"/>
        </w:rPr>
      </w:pPr>
    </w:p>
    <w:p w14:paraId="25511C47" w14:textId="77777777" w:rsidR="006A6B81" w:rsidRPr="007E6A31" w:rsidRDefault="006A6B81" w:rsidP="006A6B81">
      <w:pPr>
        <w:rPr>
          <w:b/>
          <w:color w:val="000000" w:themeColor="text1"/>
          <w:lang w:val="en-US"/>
        </w:rPr>
      </w:pPr>
      <w:r w:rsidRPr="007E6A31">
        <w:rPr>
          <w:b/>
          <w:color w:val="000000" w:themeColor="text1"/>
          <w:lang w:val="en-US"/>
        </w:rPr>
        <w:t xml:space="preserve">Control Table </w:t>
      </w:r>
      <w:r w:rsidR="005E0291" w:rsidRPr="007E6A31">
        <w:rPr>
          <w:b/>
          <w:color w:val="000000" w:themeColor="text1"/>
          <w:lang w:val="en-US"/>
        </w:rPr>
        <w:t xml:space="preserve">for </w:t>
      </w:r>
      <w:r w:rsidR="00FB0C74" w:rsidRPr="007E6A31">
        <w:rPr>
          <w:b/>
          <w:color w:val="000000" w:themeColor="text1"/>
          <w:lang w:val="en-US"/>
        </w:rPr>
        <w:t xml:space="preserve">Add </w:t>
      </w:r>
      <w:r w:rsidR="005E0291" w:rsidRPr="007E6A31">
        <w:rPr>
          <w:b/>
          <w:color w:val="000000" w:themeColor="text1"/>
          <w:lang w:val="en-US"/>
        </w:rPr>
        <w:t xml:space="preserve">Assignee </w:t>
      </w:r>
      <w:r w:rsidR="003C2D9B" w:rsidRPr="007E6A31">
        <w:rPr>
          <w:b/>
          <w:color w:val="000000" w:themeColor="text1"/>
          <w:lang w:val="en-US"/>
        </w:rPr>
        <w:t>Details</w:t>
      </w:r>
      <w:r w:rsidR="00ED05F4" w:rsidRPr="007E6A31">
        <w:rPr>
          <w:b/>
          <w:color w:val="000000" w:themeColor="text1"/>
          <w:lang w:val="en-US"/>
        </w:rPr>
        <w:t>- Individual:</w:t>
      </w:r>
    </w:p>
    <w:p w14:paraId="25511C48" w14:textId="77777777" w:rsidR="000B21C2" w:rsidRPr="007E6A31" w:rsidRDefault="000B21C2" w:rsidP="006A6B81">
      <w:pPr>
        <w:rPr>
          <w:color w:val="000000" w:themeColor="text1"/>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1440"/>
        <w:gridCol w:w="1103"/>
        <w:gridCol w:w="2410"/>
        <w:gridCol w:w="1701"/>
        <w:gridCol w:w="1002"/>
      </w:tblGrid>
      <w:tr w:rsidR="007E6A31" w:rsidRPr="007E6A31" w14:paraId="25511C4F" w14:textId="77777777" w:rsidTr="001A28D3">
        <w:trPr>
          <w:cantSplit/>
          <w:tblHeader/>
        </w:trPr>
        <w:tc>
          <w:tcPr>
            <w:tcW w:w="1710" w:type="dxa"/>
            <w:shd w:val="clear" w:color="auto" w:fill="B8CCE4" w:themeFill="accent1" w:themeFillTint="66"/>
          </w:tcPr>
          <w:p w14:paraId="25511C49" w14:textId="77777777" w:rsidR="00F84498" w:rsidRPr="007E6A31" w:rsidRDefault="00F84498" w:rsidP="003C386E">
            <w:pPr>
              <w:snapToGrid w:val="0"/>
              <w:rPr>
                <w:rFonts w:cs="Arial"/>
                <w:b/>
                <w:color w:val="000000" w:themeColor="text1"/>
                <w:lang w:val="en-US"/>
              </w:rPr>
            </w:pPr>
            <w:r w:rsidRPr="007E6A31">
              <w:rPr>
                <w:rFonts w:cs="Arial"/>
                <w:b/>
                <w:color w:val="000000" w:themeColor="text1"/>
                <w:lang w:val="en-US"/>
              </w:rPr>
              <w:t>Field Name</w:t>
            </w:r>
          </w:p>
        </w:tc>
        <w:tc>
          <w:tcPr>
            <w:tcW w:w="1440" w:type="dxa"/>
            <w:shd w:val="clear" w:color="auto" w:fill="B8CCE4" w:themeFill="accent1" w:themeFillTint="66"/>
          </w:tcPr>
          <w:p w14:paraId="25511C4A" w14:textId="77777777" w:rsidR="00F84498" w:rsidRPr="007E6A31" w:rsidRDefault="00F84498" w:rsidP="003C386E">
            <w:pPr>
              <w:snapToGrid w:val="0"/>
              <w:rPr>
                <w:rFonts w:cs="Arial"/>
                <w:b/>
                <w:color w:val="000000" w:themeColor="text1"/>
                <w:lang w:val="en-US"/>
              </w:rPr>
            </w:pPr>
            <w:r w:rsidRPr="007E6A31">
              <w:rPr>
                <w:rFonts w:cs="Arial"/>
                <w:b/>
                <w:color w:val="000000" w:themeColor="text1"/>
                <w:lang w:val="en-US"/>
              </w:rPr>
              <w:t>Control Type</w:t>
            </w:r>
          </w:p>
        </w:tc>
        <w:tc>
          <w:tcPr>
            <w:tcW w:w="1103" w:type="dxa"/>
            <w:shd w:val="clear" w:color="auto" w:fill="B8CCE4" w:themeFill="accent1" w:themeFillTint="66"/>
          </w:tcPr>
          <w:p w14:paraId="25511C4B" w14:textId="77777777" w:rsidR="00F84498" w:rsidRPr="007E6A31" w:rsidRDefault="00F84498" w:rsidP="003C386E">
            <w:pPr>
              <w:snapToGrid w:val="0"/>
              <w:rPr>
                <w:rFonts w:cs="Arial"/>
                <w:b/>
                <w:color w:val="000000" w:themeColor="text1"/>
                <w:lang w:val="en-US"/>
              </w:rPr>
            </w:pPr>
            <w:r w:rsidRPr="007E6A31">
              <w:rPr>
                <w:rFonts w:cs="Arial"/>
                <w:b/>
                <w:color w:val="000000" w:themeColor="text1"/>
                <w:lang w:val="en-US"/>
              </w:rPr>
              <w:t>Data Type</w:t>
            </w:r>
          </w:p>
        </w:tc>
        <w:tc>
          <w:tcPr>
            <w:tcW w:w="2410" w:type="dxa"/>
            <w:shd w:val="clear" w:color="auto" w:fill="B8CCE4" w:themeFill="accent1" w:themeFillTint="66"/>
          </w:tcPr>
          <w:p w14:paraId="25511C4C" w14:textId="77777777" w:rsidR="00F84498" w:rsidRPr="007E6A31" w:rsidRDefault="00F84498" w:rsidP="003C386E">
            <w:pPr>
              <w:snapToGrid w:val="0"/>
              <w:rPr>
                <w:rFonts w:cs="Arial"/>
                <w:b/>
                <w:color w:val="000000" w:themeColor="text1"/>
                <w:lang w:val="en-US"/>
              </w:rPr>
            </w:pPr>
            <w:r w:rsidRPr="007E6A31">
              <w:rPr>
                <w:rFonts w:cs="Arial"/>
                <w:b/>
                <w:color w:val="000000" w:themeColor="text1"/>
                <w:lang w:val="en-US"/>
              </w:rPr>
              <w:t>Description</w:t>
            </w:r>
          </w:p>
        </w:tc>
        <w:tc>
          <w:tcPr>
            <w:tcW w:w="1701" w:type="dxa"/>
            <w:shd w:val="clear" w:color="auto" w:fill="B8CCE4" w:themeFill="accent1" w:themeFillTint="66"/>
          </w:tcPr>
          <w:p w14:paraId="25511C4D" w14:textId="77777777" w:rsidR="00F84498" w:rsidRPr="007E6A31" w:rsidRDefault="003C2D9B" w:rsidP="003C386E">
            <w:pPr>
              <w:snapToGrid w:val="0"/>
              <w:rPr>
                <w:rFonts w:cs="Arial"/>
                <w:b/>
                <w:color w:val="000000" w:themeColor="text1"/>
                <w:lang w:val="en-US"/>
              </w:rPr>
            </w:pPr>
            <w:r w:rsidRPr="007E6A31">
              <w:rPr>
                <w:rFonts w:cs="Arial"/>
                <w:b/>
                <w:color w:val="000000" w:themeColor="text1"/>
                <w:lang w:val="en-US"/>
              </w:rPr>
              <w:t>Default State</w:t>
            </w:r>
          </w:p>
        </w:tc>
        <w:tc>
          <w:tcPr>
            <w:tcW w:w="1002" w:type="dxa"/>
            <w:shd w:val="clear" w:color="auto" w:fill="B8CCE4" w:themeFill="accent1" w:themeFillTint="66"/>
          </w:tcPr>
          <w:p w14:paraId="25511C4E" w14:textId="77777777" w:rsidR="00F84498" w:rsidRPr="007E6A31" w:rsidRDefault="00F84498" w:rsidP="003C386E">
            <w:pPr>
              <w:snapToGrid w:val="0"/>
              <w:rPr>
                <w:rFonts w:cs="Arial"/>
                <w:b/>
                <w:color w:val="000000" w:themeColor="text1"/>
                <w:lang w:val="en-US"/>
              </w:rPr>
            </w:pPr>
            <w:r w:rsidRPr="007E6A31">
              <w:rPr>
                <w:rFonts w:cs="Arial"/>
                <w:b/>
                <w:color w:val="000000" w:themeColor="text1"/>
                <w:lang w:val="en-US"/>
              </w:rPr>
              <w:t>Default Value</w:t>
            </w:r>
          </w:p>
        </w:tc>
      </w:tr>
      <w:tr w:rsidR="007E6A31" w:rsidRPr="007E6A31" w14:paraId="25511C58" w14:textId="77777777" w:rsidTr="001A28D3">
        <w:trPr>
          <w:trHeight w:val="285"/>
        </w:trPr>
        <w:tc>
          <w:tcPr>
            <w:tcW w:w="1710" w:type="dxa"/>
          </w:tcPr>
          <w:p w14:paraId="25511C50" w14:textId="77777777" w:rsidR="00F84498" w:rsidRPr="007E6A31" w:rsidRDefault="00412E5F" w:rsidP="003C386E">
            <w:pPr>
              <w:rPr>
                <w:rFonts w:cs="Arial"/>
                <w:color w:val="000000" w:themeColor="text1"/>
              </w:rPr>
            </w:pPr>
            <w:r w:rsidRPr="007E6A31">
              <w:rPr>
                <w:rFonts w:eastAsia="Courier New" w:cs="Arial"/>
                <w:color w:val="000000" w:themeColor="text1"/>
              </w:rPr>
              <w:t>Customer ID</w:t>
            </w:r>
          </w:p>
          <w:p w14:paraId="25511C51" w14:textId="77777777" w:rsidR="00F84498" w:rsidRPr="007E6A31" w:rsidRDefault="00F84498" w:rsidP="003C386E">
            <w:pPr>
              <w:snapToGrid w:val="0"/>
              <w:rPr>
                <w:rFonts w:cs="Arial"/>
                <w:color w:val="000000" w:themeColor="text1"/>
              </w:rPr>
            </w:pPr>
          </w:p>
        </w:tc>
        <w:tc>
          <w:tcPr>
            <w:tcW w:w="1440" w:type="dxa"/>
          </w:tcPr>
          <w:p w14:paraId="25511C52" w14:textId="77777777" w:rsidR="00F84498" w:rsidRPr="007E6A31" w:rsidRDefault="005C1ADF" w:rsidP="003C386E">
            <w:pPr>
              <w:snapToGrid w:val="0"/>
              <w:rPr>
                <w:rFonts w:cs="Arial"/>
                <w:color w:val="000000" w:themeColor="text1"/>
              </w:rPr>
            </w:pPr>
            <w:r w:rsidRPr="007E6A31">
              <w:rPr>
                <w:rFonts w:cs="Arial"/>
                <w:color w:val="000000" w:themeColor="text1"/>
              </w:rPr>
              <w:t>Text box</w:t>
            </w:r>
          </w:p>
          <w:p w14:paraId="25511C53" w14:textId="77777777" w:rsidR="00F84498" w:rsidRPr="007E6A31" w:rsidRDefault="00F84498" w:rsidP="003C386E">
            <w:pPr>
              <w:snapToGrid w:val="0"/>
              <w:rPr>
                <w:rFonts w:cs="Arial"/>
                <w:color w:val="000000" w:themeColor="text1"/>
              </w:rPr>
            </w:pPr>
          </w:p>
        </w:tc>
        <w:tc>
          <w:tcPr>
            <w:tcW w:w="1103" w:type="dxa"/>
          </w:tcPr>
          <w:p w14:paraId="25511C54" w14:textId="77777777" w:rsidR="00F84498" w:rsidRPr="007E6A31" w:rsidRDefault="00F84498" w:rsidP="003C386E">
            <w:pPr>
              <w:snapToGrid w:val="0"/>
              <w:rPr>
                <w:rFonts w:cs="Arial"/>
                <w:color w:val="000000" w:themeColor="text1"/>
              </w:rPr>
            </w:pPr>
            <w:r w:rsidRPr="007E6A31">
              <w:rPr>
                <w:rFonts w:cs="Arial"/>
                <w:color w:val="000000" w:themeColor="text1"/>
              </w:rPr>
              <w:t>String</w:t>
            </w:r>
          </w:p>
        </w:tc>
        <w:tc>
          <w:tcPr>
            <w:tcW w:w="2410" w:type="dxa"/>
          </w:tcPr>
          <w:p w14:paraId="25511C55" w14:textId="77777777" w:rsidR="00F84498" w:rsidRPr="007E6A31" w:rsidRDefault="00011F77" w:rsidP="003C386E">
            <w:pPr>
              <w:snapToGrid w:val="0"/>
              <w:rPr>
                <w:rFonts w:cs="Arial"/>
                <w:color w:val="000000" w:themeColor="text1"/>
              </w:rPr>
            </w:pPr>
            <w:r w:rsidRPr="007E6A31">
              <w:rPr>
                <w:rFonts w:cs="Arial"/>
                <w:color w:val="000000" w:themeColor="text1"/>
              </w:rPr>
              <w:t xml:space="preserve">Gives the </w:t>
            </w:r>
            <w:r w:rsidR="00412E5F" w:rsidRPr="007E6A31">
              <w:rPr>
                <w:rFonts w:cs="Arial"/>
                <w:color w:val="000000" w:themeColor="text1"/>
              </w:rPr>
              <w:t>Customer</w:t>
            </w:r>
            <w:r w:rsidR="00F84498" w:rsidRPr="007E6A31">
              <w:rPr>
                <w:rFonts w:cs="Arial"/>
                <w:color w:val="000000" w:themeColor="text1"/>
              </w:rPr>
              <w:t xml:space="preserve"> ID number</w:t>
            </w:r>
          </w:p>
        </w:tc>
        <w:tc>
          <w:tcPr>
            <w:tcW w:w="1701" w:type="dxa"/>
          </w:tcPr>
          <w:p w14:paraId="25511C56" w14:textId="77777777" w:rsidR="00F84498" w:rsidRPr="007E6A31" w:rsidRDefault="00EF0866" w:rsidP="003C386E">
            <w:pPr>
              <w:snapToGrid w:val="0"/>
              <w:rPr>
                <w:color w:val="000000" w:themeColor="text1"/>
              </w:rPr>
            </w:pPr>
            <w:r w:rsidRPr="007E6A31">
              <w:rPr>
                <w:color w:val="000000" w:themeColor="text1"/>
              </w:rPr>
              <w:t>Populated by System</w:t>
            </w:r>
          </w:p>
        </w:tc>
        <w:tc>
          <w:tcPr>
            <w:tcW w:w="1002" w:type="dxa"/>
          </w:tcPr>
          <w:p w14:paraId="25511C57" w14:textId="77777777" w:rsidR="00F84498" w:rsidRPr="007E6A31" w:rsidRDefault="00274ECE" w:rsidP="003C386E">
            <w:pPr>
              <w:snapToGrid w:val="0"/>
              <w:rPr>
                <w:color w:val="000000" w:themeColor="text1"/>
              </w:rPr>
            </w:pPr>
            <w:r w:rsidRPr="007E6A31">
              <w:rPr>
                <w:color w:val="000000" w:themeColor="text1"/>
              </w:rPr>
              <w:t>N/A.</w:t>
            </w:r>
          </w:p>
        </w:tc>
      </w:tr>
      <w:tr w:rsidR="007E6A31" w:rsidRPr="007E6A31" w14:paraId="25511C61" w14:textId="77777777" w:rsidTr="001A28D3">
        <w:trPr>
          <w:trHeight w:val="285"/>
        </w:trPr>
        <w:tc>
          <w:tcPr>
            <w:tcW w:w="1710" w:type="dxa"/>
          </w:tcPr>
          <w:p w14:paraId="25511C59" w14:textId="77777777" w:rsidR="006923AD" w:rsidRPr="007E6A31" w:rsidRDefault="00EF0866" w:rsidP="003C386E">
            <w:pPr>
              <w:rPr>
                <w:rFonts w:cs="Arial"/>
                <w:color w:val="000000" w:themeColor="text1"/>
              </w:rPr>
            </w:pPr>
            <w:r w:rsidRPr="007E6A31">
              <w:rPr>
                <w:rFonts w:eastAsia="Courier New" w:cs="Arial"/>
                <w:color w:val="000000" w:themeColor="text1"/>
              </w:rPr>
              <w:t>**</w:t>
            </w:r>
            <w:r w:rsidR="006923AD" w:rsidRPr="007E6A31">
              <w:rPr>
                <w:rFonts w:eastAsia="Courier New" w:cs="Arial"/>
                <w:color w:val="000000" w:themeColor="text1"/>
              </w:rPr>
              <w:t xml:space="preserve">First name </w:t>
            </w:r>
          </w:p>
          <w:p w14:paraId="25511C5A" w14:textId="77777777" w:rsidR="006923AD" w:rsidRPr="007E6A31" w:rsidRDefault="006923AD" w:rsidP="003C386E">
            <w:pPr>
              <w:snapToGrid w:val="0"/>
              <w:rPr>
                <w:rFonts w:cs="Arial"/>
                <w:color w:val="000000" w:themeColor="text1"/>
              </w:rPr>
            </w:pPr>
          </w:p>
        </w:tc>
        <w:tc>
          <w:tcPr>
            <w:tcW w:w="1440" w:type="dxa"/>
          </w:tcPr>
          <w:p w14:paraId="25511C5B" w14:textId="77777777" w:rsidR="005C1ADF" w:rsidRPr="007E6A31" w:rsidRDefault="005C1ADF" w:rsidP="005C1ADF">
            <w:pPr>
              <w:snapToGrid w:val="0"/>
              <w:rPr>
                <w:rFonts w:cs="Arial"/>
                <w:color w:val="000000" w:themeColor="text1"/>
              </w:rPr>
            </w:pPr>
            <w:r w:rsidRPr="007E6A31">
              <w:rPr>
                <w:rFonts w:cs="Arial"/>
                <w:color w:val="000000" w:themeColor="text1"/>
              </w:rPr>
              <w:t>Text box</w:t>
            </w:r>
          </w:p>
          <w:p w14:paraId="25511C5C" w14:textId="77777777" w:rsidR="006923AD" w:rsidRPr="007E6A31" w:rsidRDefault="006923AD" w:rsidP="003C386E">
            <w:pPr>
              <w:snapToGrid w:val="0"/>
              <w:rPr>
                <w:rFonts w:cs="Arial"/>
                <w:color w:val="000000" w:themeColor="text1"/>
              </w:rPr>
            </w:pPr>
          </w:p>
        </w:tc>
        <w:tc>
          <w:tcPr>
            <w:tcW w:w="1103" w:type="dxa"/>
          </w:tcPr>
          <w:p w14:paraId="25511C5D" w14:textId="77777777" w:rsidR="006923AD" w:rsidRPr="007E6A31" w:rsidRDefault="006923AD" w:rsidP="003C386E">
            <w:pPr>
              <w:snapToGrid w:val="0"/>
              <w:rPr>
                <w:rFonts w:cs="Arial"/>
                <w:color w:val="000000" w:themeColor="text1"/>
              </w:rPr>
            </w:pPr>
            <w:r w:rsidRPr="007E6A31">
              <w:rPr>
                <w:rFonts w:cs="Arial"/>
                <w:color w:val="000000" w:themeColor="text1"/>
              </w:rPr>
              <w:t>Varchar</w:t>
            </w:r>
          </w:p>
        </w:tc>
        <w:tc>
          <w:tcPr>
            <w:tcW w:w="2410" w:type="dxa"/>
          </w:tcPr>
          <w:p w14:paraId="25511C5E" w14:textId="77777777" w:rsidR="006923AD" w:rsidRPr="007E6A31" w:rsidRDefault="006923AD" w:rsidP="00F84498">
            <w:pPr>
              <w:snapToGrid w:val="0"/>
              <w:rPr>
                <w:rFonts w:cs="Arial"/>
                <w:color w:val="000000" w:themeColor="text1"/>
              </w:rPr>
            </w:pPr>
            <w:r w:rsidRPr="007E6A31">
              <w:rPr>
                <w:rFonts w:cs="Arial"/>
                <w:color w:val="000000" w:themeColor="text1"/>
              </w:rPr>
              <w:t>Gives first name of the assignee</w:t>
            </w:r>
          </w:p>
        </w:tc>
        <w:tc>
          <w:tcPr>
            <w:tcW w:w="1701" w:type="dxa"/>
          </w:tcPr>
          <w:p w14:paraId="25511C5F" w14:textId="77777777" w:rsidR="006923AD" w:rsidRPr="007E6A31" w:rsidRDefault="00274ECE" w:rsidP="00274ECE">
            <w:pPr>
              <w:snapToGrid w:val="0"/>
              <w:rPr>
                <w:color w:val="000000" w:themeColor="text1"/>
              </w:rPr>
            </w:pPr>
            <w:r w:rsidRPr="007E6A31">
              <w:rPr>
                <w:color w:val="000000" w:themeColor="text1"/>
              </w:rPr>
              <w:t>Enabled and blank.</w:t>
            </w:r>
          </w:p>
        </w:tc>
        <w:tc>
          <w:tcPr>
            <w:tcW w:w="1002" w:type="dxa"/>
          </w:tcPr>
          <w:p w14:paraId="25511C60" w14:textId="77777777" w:rsidR="006923AD" w:rsidRPr="007E6A31" w:rsidRDefault="006923AD" w:rsidP="003C386E">
            <w:pPr>
              <w:snapToGrid w:val="0"/>
              <w:rPr>
                <w:color w:val="000000" w:themeColor="text1"/>
              </w:rPr>
            </w:pPr>
            <w:r w:rsidRPr="007E6A31">
              <w:rPr>
                <w:color w:val="000000" w:themeColor="text1"/>
              </w:rPr>
              <w:t>N/A</w:t>
            </w:r>
          </w:p>
        </w:tc>
      </w:tr>
      <w:tr w:rsidR="007E6A31" w:rsidRPr="007E6A31" w14:paraId="25511C69" w14:textId="77777777" w:rsidTr="001A28D3">
        <w:trPr>
          <w:trHeight w:val="632"/>
        </w:trPr>
        <w:tc>
          <w:tcPr>
            <w:tcW w:w="1710" w:type="dxa"/>
          </w:tcPr>
          <w:p w14:paraId="25511C62" w14:textId="77777777" w:rsidR="006923AD" w:rsidRPr="007E6A31" w:rsidRDefault="00EF0866" w:rsidP="00EF0866">
            <w:pPr>
              <w:rPr>
                <w:rFonts w:cs="Arial"/>
                <w:color w:val="000000" w:themeColor="text1"/>
              </w:rPr>
            </w:pPr>
            <w:r w:rsidRPr="007E6A31">
              <w:rPr>
                <w:rFonts w:cs="Arial"/>
                <w:color w:val="000000" w:themeColor="text1"/>
              </w:rPr>
              <w:t>** Last Name</w:t>
            </w:r>
          </w:p>
        </w:tc>
        <w:tc>
          <w:tcPr>
            <w:tcW w:w="1440" w:type="dxa"/>
          </w:tcPr>
          <w:p w14:paraId="25511C63" w14:textId="77777777" w:rsidR="005C1ADF" w:rsidRPr="007E6A31" w:rsidRDefault="005C1ADF" w:rsidP="005C1ADF">
            <w:pPr>
              <w:snapToGrid w:val="0"/>
              <w:rPr>
                <w:rFonts w:cs="Arial"/>
                <w:color w:val="000000" w:themeColor="text1"/>
              </w:rPr>
            </w:pPr>
            <w:r w:rsidRPr="007E6A31">
              <w:rPr>
                <w:rFonts w:cs="Arial"/>
                <w:color w:val="000000" w:themeColor="text1"/>
              </w:rPr>
              <w:t>Text box</w:t>
            </w:r>
          </w:p>
          <w:p w14:paraId="25511C64" w14:textId="77777777" w:rsidR="006923AD" w:rsidRPr="007E6A31" w:rsidRDefault="006923AD" w:rsidP="003C386E">
            <w:pPr>
              <w:snapToGrid w:val="0"/>
              <w:rPr>
                <w:rFonts w:cs="Arial"/>
                <w:color w:val="000000" w:themeColor="text1"/>
              </w:rPr>
            </w:pPr>
          </w:p>
        </w:tc>
        <w:tc>
          <w:tcPr>
            <w:tcW w:w="1103" w:type="dxa"/>
          </w:tcPr>
          <w:p w14:paraId="25511C65" w14:textId="77777777" w:rsidR="006923AD" w:rsidRPr="007E6A31" w:rsidRDefault="006923AD" w:rsidP="003C386E">
            <w:pPr>
              <w:snapToGrid w:val="0"/>
              <w:rPr>
                <w:rFonts w:cs="Arial"/>
                <w:color w:val="000000" w:themeColor="text1"/>
              </w:rPr>
            </w:pPr>
            <w:r w:rsidRPr="007E6A31">
              <w:rPr>
                <w:rFonts w:cs="Arial"/>
                <w:color w:val="000000" w:themeColor="text1"/>
              </w:rPr>
              <w:t>Varchar</w:t>
            </w:r>
          </w:p>
        </w:tc>
        <w:tc>
          <w:tcPr>
            <w:tcW w:w="2410" w:type="dxa"/>
          </w:tcPr>
          <w:p w14:paraId="25511C66" w14:textId="77777777" w:rsidR="006923AD" w:rsidRPr="007E6A31" w:rsidRDefault="006923AD" w:rsidP="003C386E">
            <w:pPr>
              <w:snapToGrid w:val="0"/>
              <w:rPr>
                <w:rFonts w:cs="Arial"/>
                <w:color w:val="000000" w:themeColor="text1"/>
              </w:rPr>
            </w:pPr>
            <w:r w:rsidRPr="007E6A31">
              <w:rPr>
                <w:rFonts w:cs="Arial"/>
                <w:color w:val="000000" w:themeColor="text1"/>
              </w:rPr>
              <w:t>Gives last name of the assignee</w:t>
            </w:r>
          </w:p>
        </w:tc>
        <w:tc>
          <w:tcPr>
            <w:tcW w:w="1701" w:type="dxa"/>
          </w:tcPr>
          <w:p w14:paraId="25511C67" w14:textId="77777777" w:rsidR="006923AD" w:rsidRPr="007E6A31" w:rsidRDefault="00274ECE" w:rsidP="003C386E">
            <w:pPr>
              <w:snapToGrid w:val="0"/>
              <w:rPr>
                <w:color w:val="000000" w:themeColor="text1"/>
              </w:rPr>
            </w:pPr>
            <w:r w:rsidRPr="007E6A31">
              <w:rPr>
                <w:color w:val="000000" w:themeColor="text1"/>
              </w:rPr>
              <w:t>Enabled and blank.</w:t>
            </w:r>
          </w:p>
        </w:tc>
        <w:tc>
          <w:tcPr>
            <w:tcW w:w="1002" w:type="dxa"/>
          </w:tcPr>
          <w:p w14:paraId="25511C68" w14:textId="77777777" w:rsidR="006923AD" w:rsidRPr="007E6A31" w:rsidRDefault="006923AD" w:rsidP="003C386E">
            <w:pPr>
              <w:snapToGrid w:val="0"/>
              <w:rPr>
                <w:color w:val="000000" w:themeColor="text1"/>
              </w:rPr>
            </w:pPr>
            <w:r w:rsidRPr="007E6A31">
              <w:rPr>
                <w:color w:val="000000" w:themeColor="text1"/>
              </w:rPr>
              <w:t>N/A</w:t>
            </w:r>
          </w:p>
        </w:tc>
      </w:tr>
      <w:tr w:rsidR="007E6A31" w:rsidRPr="007E6A31" w14:paraId="25511C72" w14:textId="77777777" w:rsidTr="001A28D3">
        <w:trPr>
          <w:trHeight w:val="285"/>
        </w:trPr>
        <w:tc>
          <w:tcPr>
            <w:tcW w:w="1710" w:type="dxa"/>
          </w:tcPr>
          <w:p w14:paraId="25511C6A" w14:textId="77777777" w:rsidR="006923AD" w:rsidRPr="007E6A31" w:rsidRDefault="006923AD" w:rsidP="001B6DE5">
            <w:pPr>
              <w:rPr>
                <w:rFonts w:cs="Arial"/>
                <w:color w:val="000000" w:themeColor="text1"/>
              </w:rPr>
            </w:pPr>
            <w:r w:rsidRPr="007E6A31">
              <w:rPr>
                <w:color w:val="000000" w:themeColor="text1"/>
                <w:lang w:val="en-US"/>
              </w:rPr>
              <w:t>Assignment</w:t>
            </w:r>
            <w:r w:rsidRPr="007E6A31">
              <w:rPr>
                <w:rFonts w:eastAsia="Courier New" w:cs="Arial"/>
                <w:color w:val="000000" w:themeColor="text1"/>
              </w:rPr>
              <w:t xml:space="preserve"> Status</w:t>
            </w:r>
          </w:p>
          <w:p w14:paraId="25511C6B" w14:textId="77777777" w:rsidR="006923AD" w:rsidRPr="007E6A31" w:rsidRDefault="006923AD" w:rsidP="003C386E">
            <w:pPr>
              <w:rPr>
                <w:rFonts w:eastAsia="Courier New"/>
                <w:color w:val="000000" w:themeColor="text1"/>
                <w:sz w:val="14"/>
                <w:szCs w:val="14"/>
              </w:rPr>
            </w:pPr>
          </w:p>
        </w:tc>
        <w:tc>
          <w:tcPr>
            <w:tcW w:w="1440" w:type="dxa"/>
          </w:tcPr>
          <w:p w14:paraId="25511C6C" w14:textId="77777777" w:rsidR="006923AD" w:rsidRPr="007E6A31" w:rsidRDefault="0085178C" w:rsidP="003C386E">
            <w:pPr>
              <w:snapToGrid w:val="0"/>
              <w:rPr>
                <w:rFonts w:cs="Arial"/>
                <w:color w:val="000000" w:themeColor="text1"/>
              </w:rPr>
            </w:pPr>
            <w:r w:rsidRPr="007E6A31">
              <w:rPr>
                <w:rFonts w:cs="Arial"/>
                <w:color w:val="000000" w:themeColor="text1"/>
              </w:rPr>
              <w:t>Label</w:t>
            </w:r>
          </w:p>
        </w:tc>
        <w:tc>
          <w:tcPr>
            <w:tcW w:w="1103" w:type="dxa"/>
          </w:tcPr>
          <w:p w14:paraId="25511C6D" w14:textId="77777777" w:rsidR="006923AD" w:rsidRPr="007E6A31" w:rsidRDefault="006923AD" w:rsidP="003C386E">
            <w:pPr>
              <w:snapToGrid w:val="0"/>
              <w:rPr>
                <w:rFonts w:cs="Arial"/>
                <w:color w:val="000000" w:themeColor="text1"/>
              </w:rPr>
            </w:pPr>
            <w:r w:rsidRPr="007E6A31">
              <w:rPr>
                <w:rFonts w:cs="Arial"/>
                <w:color w:val="000000" w:themeColor="text1"/>
              </w:rPr>
              <w:t>Varchar</w:t>
            </w:r>
          </w:p>
        </w:tc>
        <w:tc>
          <w:tcPr>
            <w:tcW w:w="2410" w:type="dxa"/>
          </w:tcPr>
          <w:p w14:paraId="25511C6E" w14:textId="77777777" w:rsidR="006923AD" w:rsidRPr="007E6A31" w:rsidRDefault="006923AD" w:rsidP="001B6DE5">
            <w:pPr>
              <w:snapToGrid w:val="0"/>
              <w:rPr>
                <w:rFonts w:cs="Arial"/>
                <w:color w:val="000000" w:themeColor="text1"/>
              </w:rPr>
            </w:pPr>
            <w:r w:rsidRPr="007E6A31">
              <w:rPr>
                <w:rFonts w:cs="Arial"/>
                <w:color w:val="000000" w:themeColor="text1"/>
              </w:rPr>
              <w:t>Contains the status of the assignment on given date</w:t>
            </w:r>
          </w:p>
          <w:p w14:paraId="25511C6F" w14:textId="77777777" w:rsidR="006923AD" w:rsidRPr="007E6A31" w:rsidRDefault="006923AD" w:rsidP="00CB6062">
            <w:pPr>
              <w:snapToGrid w:val="0"/>
              <w:rPr>
                <w:rFonts w:cs="Arial"/>
                <w:color w:val="000000" w:themeColor="text1"/>
              </w:rPr>
            </w:pPr>
            <w:r w:rsidRPr="007E6A31">
              <w:rPr>
                <w:rFonts w:cs="Arial"/>
                <w:color w:val="000000" w:themeColor="text1"/>
              </w:rPr>
              <w:t xml:space="preserve">The fields include </w:t>
            </w:r>
            <w:r w:rsidRPr="007E6A31">
              <w:rPr>
                <w:color w:val="000000" w:themeColor="text1"/>
              </w:rPr>
              <w:t>Assigned</w:t>
            </w:r>
            <w:r w:rsidRPr="007E6A31">
              <w:rPr>
                <w:color w:val="000000" w:themeColor="text1"/>
              </w:rPr>
              <w:br/>
              <w:t>Reassigned</w:t>
            </w:r>
          </w:p>
        </w:tc>
        <w:tc>
          <w:tcPr>
            <w:tcW w:w="1701" w:type="dxa"/>
          </w:tcPr>
          <w:p w14:paraId="25511C70" w14:textId="77777777" w:rsidR="006923AD" w:rsidRPr="007E6A31" w:rsidRDefault="0085178C" w:rsidP="003C386E">
            <w:pPr>
              <w:snapToGrid w:val="0"/>
              <w:rPr>
                <w:color w:val="000000" w:themeColor="text1"/>
              </w:rPr>
            </w:pPr>
            <w:r w:rsidRPr="007E6A31">
              <w:rPr>
                <w:color w:val="000000" w:themeColor="text1"/>
              </w:rPr>
              <w:t>Disabled and Populated by system</w:t>
            </w:r>
            <w:r w:rsidR="0084618C" w:rsidRPr="007E6A31">
              <w:rPr>
                <w:color w:val="000000" w:themeColor="text1"/>
              </w:rPr>
              <w:t>.</w:t>
            </w:r>
          </w:p>
        </w:tc>
        <w:tc>
          <w:tcPr>
            <w:tcW w:w="1002" w:type="dxa"/>
          </w:tcPr>
          <w:p w14:paraId="25511C71" w14:textId="77777777" w:rsidR="006923AD" w:rsidRPr="007E6A31" w:rsidRDefault="006923AD" w:rsidP="003C386E">
            <w:pPr>
              <w:snapToGrid w:val="0"/>
              <w:rPr>
                <w:color w:val="000000" w:themeColor="text1"/>
              </w:rPr>
            </w:pPr>
            <w:r w:rsidRPr="007E6A31">
              <w:rPr>
                <w:rFonts w:cs="Arial"/>
                <w:color w:val="000000" w:themeColor="text1"/>
              </w:rPr>
              <w:t>N/A</w:t>
            </w:r>
          </w:p>
        </w:tc>
      </w:tr>
      <w:tr w:rsidR="007E6A31" w:rsidRPr="007E6A31" w14:paraId="25511C7A" w14:textId="77777777" w:rsidTr="001A28D3">
        <w:trPr>
          <w:trHeight w:val="285"/>
        </w:trPr>
        <w:tc>
          <w:tcPr>
            <w:tcW w:w="1710" w:type="dxa"/>
          </w:tcPr>
          <w:p w14:paraId="25511C73" w14:textId="77777777" w:rsidR="00274ECE" w:rsidRPr="007E6A31" w:rsidRDefault="00EF0866" w:rsidP="007D56CE">
            <w:pPr>
              <w:rPr>
                <w:rFonts w:cs="Arial"/>
                <w:color w:val="000000" w:themeColor="text1"/>
              </w:rPr>
            </w:pPr>
            <w:r w:rsidRPr="007E6A31">
              <w:rPr>
                <w:rFonts w:eastAsia="Courier New" w:cs="Arial"/>
                <w:color w:val="000000" w:themeColor="text1"/>
              </w:rPr>
              <w:t>**</w:t>
            </w:r>
            <w:r w:rsidR="00274ECE" w:rsidRPr="007E6A31">
              <w:rPr>
                <w:rFonts w:eastAsia="Courier New" w:cs="Arial"/>
                <w:color w:val="000000" w:themeColor="text1"/>
              </w:rPr>
              <w:t>Type of Assignment</w:t>
            </w:r>
          </w:p>
          <w:p w14:paraId="25511C74" w14:textId="77777777" w:rsidR="00274ECE" w:rsidRPr="007E6A31" w:rsidRDefault="00274ECE" w:rsidP="001B6DE5">
            <w:pPr>
              <w:rPr>
                <w:color w:val="000000" w:themeColor="text1"/>
                <w:lang w:val="en-US"/>
              </w:rPr>
            </w:pPr>
          </w:p>
        </w:tc>
        <w:tc>
          <w:tcPr>
            <w:tcW w:w="1440" w:type="dxa"/>
          </w:tcPr>
          <w:p w14:paraId="25511C75" w14:textId="77777777" w:rsidR="00274ECE" w:rsidRPr="007E6A31" w:rsidRDefault="00274ECE" w:rsidP="003C386E">
            <w:pPr>
              <w:snapToGrid w:val="0"/>
              <w:rPr>
                <w:rFonts w:cs="Arial"/>
                <w:color w:val="000000" w:themeColor="text1"/>
              </w:rPr>
            </w:pPr>
            <w:r w:rsidRPr="007E6A31">
              <w:rPr>
                <w:rFonts w:cs="Arial"/>
                <w:color w:val="000000" w:themeColor="text1"/>
              </w:rPr>
              <w:t>Dropdown</w:t>
            </w:r>
          </w:p>
        </w:tc>
        <w:tc>
          <w:tcPr>
            <w:tcW w:w="1103" w:type="dxa"/>
          </w:tcPr>
          <w:p w14:paraId="25511C76" w14:textId="77777777" w:rsidR="00274ECE" w:rsidRPr="007E6A31" w:rsidRDefault="00274ECE" w:rsidP="003C386E">
            <w:pPr>
              <w:snapToGrid w:val="0"/>
              <w:rPr>
                <w:rFonts w:cs="Arial"/>
                <w:color w:val="000000" w:themeColor="text1"/>
              </w:rPr>
            </w:pPr>
            <w:r w:rsidRPr="007E6A31">
              <w:rPr>
                <w:rFonts w:cs="Arial"/>
                <w:color w:val="000000" w:themeColor="text1"/>
              </w:rPr>
              <w:t>Varchar</w:t>
            </w:r>
          </w:p>
        </w:tc>
        <w:tc>
          <w:tcPr>
            <w:tcW w:w="2410" w:type="dxa"/>
          </w:tcPr>
          <w:p w14:paraId="25511C77" w14:textId="77777777" w:rsidR="00274ECE" w:rsidRPr="007E6A31" w:rsidRDefault="00274ECE" w:rsidP="001B6DE5">
            <w:pPr>
              <w:snapToGrid w:val="0"/>
              <w:rPr>
                <w:rFonts w:cs="Arial"/>
                <w:color w:val="000000" w:themeColor="text1"/>
              </w:rPr>
            </w:pPr>
            <w:r w:rsidRPr="007E6A31">
              <w:rPr>
                <w:rFonts w:cs="Arial"/>
                <w:color w:val="000000" w:themeColor="text1"/>
              </w:rPr>
              <w:t>Dropdown with Type of assignment (Absolute/Conditional)</w:t>
            </w:r>
          </w:p>
        </w:tc>
        <w:tc>
          <w:tcPr>
            <w:tcW w:w="1701" w:type="dxa"/>
          </w:tcPr>
          <w:p w14:paraId="25511C78" w14:textId="77777777" w:rsidR="00274ECE" w:rsidRPr="007E6A31" w:rsidRDefault="00274ECE" w:rsidP="003C386E">
            <w:pPr>
              <w:snapToGrid w:val="0"/>
              <w:rPr>
                <w:color w:val="000000" w:themeColor="text1"/>
              </w:rPr>
            </w:pPr>
            <w:r w:rsidRPr="007E6A31">
              <w:rPr>
                <w:color w:val="000000" w:themeColor="text1"/>
              </w:rPr>
              <w:t>Enabled and blank.</w:t>
            </w:r>
          </w:p>
        </w:tc>
        <w:tc>
          <w:tcPr>
            <w:tcW w:w="1002" w:type="dxa"/>
          </w:tcPr>
          <w:p w14:paraId="25511C79" w14:textId="77777777" w:rsidR="00274ECE" w:rsidRPr="007E6A31" w:rsidRDefault="00274ECE" w:rsidP="003C386E">
            <w:pPr>
              <w:snapToGrid w:val="0"/>
              <w:rPr>
                <w:rFonts w:cs="Arial"/>
                <w:color w:val="000000" w:themeColor="text1"/>
              </w:rPr>
            </w:pPr>
            <w:r w:rsidRPr="007E6A31">
              <w:rPr>
                <w:rFonts w:cs="Arial"/>
                <w:color w:val="000000" w:themeColor="text1"/>
              </w:rPr>
              <w:t>N/A</w:t>
            </w:r>
          </w:p>
        </w:tc>
      </w:tr>
      <w:tr w:rsidR="007E6A31" w:rsidRPr="007E6A31" w14:paraId="25511C82" w14:textId="77777777" w:rsidTr="001A28D3">
        <w:trPr>
          <w:trHeight w:val="285"/>
        </w:trPr>
        <w:tc>
          <w:tcPr>
            <w:tcW w:w="1710" w:type="dxa"/>
          </w:tcPr>
          <w:p w14:paraId="25511C7B" w14:textId="77777777" w:rsidR="00274ECE" w:rsidRPr="007E6A31" w:rsidRDefault="00274ECE" w:rsidP="007D56CE">
            <w:pPr>
              <w:rPr>
                <w:rFonts w:eastAsia="Courier New" w:cs="Arial"/>
                <w:color w:val="000000" w:themeColor="text1"/>
              </w:rPr>
            </w:pPr>
            <w:r w:rsidRPr="007E6A31">
              <w:rPr>
                <w:rFonts w:eastAsia="Courier New" w:cs="Arial"/>
                <w:color w:val="000000" w:themeColor="text1"/>
              </w:rPr>
              <w:t>Consideration amount</w:t>
            </w:r>
          </w:p>
        </w:tc>
        <w:tc>
          <w:tcPr>
            <w:tcW w:w="1440" w:type="dxa"/>
          </w:tcPr>
          <w:p w14:paraId="25511C7C" w14:textId="77777777" w:rsidR="005C1ADF" w:rsidRPr="007E6A31" w:rsidRDefault="005C1ADF" w:rsidP="005C1ADF">
            <w:pPr>
              <w:snapToGrid w:val="0"/>
              <w:rPr>
                <w:rFonts w:cs="Arial"/>
                <w:color w:val="000000" w:themeColor="text1"/>
              </w:rPr>
            </w:pPr>
            <w:r w:rsidRPr="007E6A31">
              <w:rPr>
                <w:rFonts w:cs="Arial"/>
                <w:color w:val="000000" w:themeColor="text1"/>
              </w:rPr>
              <w:t>Text box</w:t>
            </w:r>
          </w:p>
          <w:p w14:paraId="25511C7D" w14:textId="77777777" w:rsidR="00274ECE" w:rsidRPr="007E6A31" w:rsidRDefault="00274ECE" w:rsidP="003C386E">
            <w:pPr>
              <w:snapToGrid w:val="0"/>
              <w:rPr>
                <w:rFonts w:cs="Arial"/>
                <w:color w:val="000000" w:themeColor="text1"/>
              </w:rPr>
            </w:pPr>
          </w:p>
        </w:tc>
        <w:tc>
          <w:tcPr>
            <w:tcW w:w="1103" w:type="dxa"/>
          </w:tcPr>
          <w:p w14:paraId="25511C7E" w14:textId="77777777" w:rsidR="00274ECE" w:rsidRPr="007E6A31" w:rsidRDefault="00274ECE" w:rsidP="003C386E">
            <w:pPr>
              <w:snapToGrid w:val="0"/>
              <w:rPr>
                <w:rFonts w:cs="Arial"/>
                <w:color w:val="000000" w:themeColor="text1"/>
              </w:rPr>
            </w:pPr>
            <w:r w:rsidRPr="007E6A31">
              <w:rPr>
                <w:rFonts w:cs="Arial"/>
                <w:color w:val="000000" w:themeColor="text1"/>
              </w:rPr>
              <w:t>Numeric</w:t>
            </w:r>
          </w:p>
        </w:tc>
        <w:tc>
          <w:tcPr>
            <w:tcW w:w="2410" w:type="dxa"/>
          </w:tcPr>
          <w:p w14:paraId="25511C7F" w14:textId="77777777" w:rsidR="00274ECE" w:rsidRPr="007E6A31" w:rsidRDefault="00274ECE" w:rsidP="001B6DE5">
            <w:pPr>
              <w:snapToGrid w:val="0"/>
              <w:rPr>
                <w:rFonts w:cs="Arial"/>
                <w:color w:val="000000" w:themeColor="text1"/>
              </w:rPr>
            </w:pPr>
            <w:r w:rsidRPr="007E6A31">
              <w:rPr>
                <w:rFonts w:cs="Arial"/>
                <w:color w:val="000000" w:themeColor="text1"/>
              </w:rPr>
              <w:t xml:space="preserve">Gives the amount  applicable to the assignee </w:t>
            </w:r>
          </w:p>
        </w:tc>
        <w:tc>
          <w:tcPr>
            <w:tcW w:w="1701" w:type="dxa"/>
          </w:tcPr>
          <w:p w14:paraId="25511C80" w14:textId="77777777" w:rsidR="00274ECE" w:rsidRPr="007E6A31" w:rsidRDefault="00274ECE" w:rsidP="003C386E">
            <w:pPr>
              <w:snapToGrid w:val="0"/>
              <w:rPr>
                <w:color w:val="000000" w:themeColor="text1"/>
              </w:rPr>
            </w:pPr>
            <w:r w:rsidRPr="007E6A31">
              <w:rPr>
                <w:color w:val="000000" w:themeColor="text1"/>
              </w:rPr>
              <w:t>Enabled only whe</w:t>
            </w:r>
            <w:r w:rsidR="0085178C" w:rsidRPr="007E6A31">
              <w:rPr>
                <w:color w:val="000000" w:themeColor="text1"/>
              </w:rPr>
              <w:t>n Type of Assignment selected is</w:t>
            </w:r>
            <w:r w:rsidRPr="007E6A31">
              <w:rPr>
                <w:color w:val="000000" w:themeColor="text1"/>
              </w:rPr>
              <w:t xml:space="preserve"> Conditional</w:t>
            </w:r>
          </w:p>
        </w:tc>
        <w:tc>
          <w:tcPr>
            <w:tcW w:w="1002" w:type="dxa"/>
          </w:tcPr>
          <w:p w14:paraId="25511C81" w14:textId="77777777" w:rsidR="00274ECE" w:rsidRPr="007E6A31" w:rsidRDefault="00274ECE" w:rsidP="003C386E">
            <w:pPr>
              <w:snapToGrid w:val="0"/>
              <w:rPr>
                <w:rFonts w:cs="Arial"/>
                <w:color w:val="000000" w:themeColor="text1"/>
              </w:rPr>
            </w:pPr>
            <w:r w:rsidRPr="007E6A31">
              <w:rPr>
                <w:rFonts w:cs="Arial"/>
                <w:color w:val="000000" w:themeColor="text1"/>
              </w:rPr>
              <w:t>N/A</w:t>
            </w:r>
          </w:p>
        </w:tc>
      </w:tr>
      <w:tr w:rsidR="007E6A31" w:rsidRPr="007E6A31" w14:paraId="25511C89" w14:textId="77777777" w:rsidTr="001A28D3">
        <w:trPr>
          <w:trHeight w:val="551"/>
        </w:trPr>
        <w:tc>
          <w:tcPr>
            <w:tcW w:w="1710" w:type="dxa"/>
          </w:tcPr>
          <w:p w14:paraId="25511C83" w14:textId="77777777" w:rsidR="00CB6062" w:rsidRPr="007E6A31" w:rsidRDefault="00EF0866" w:rsidP="007D56CE">
            <w:pPr>
              <w:rPr>
                <w:rFonts w:eastAsia="Courier New" w:cs="Arial"/>
                <w:color w:val="000000" w:themeColor="text1"/>
              </w:rPr>
            </w:pPr>
            <w:r w:rsidRPr="007E6A31">
              <w:rPr>
                <w:rFonts w:eastAsia="Courier New" w:cs="Arial"/>
                <w:color w:val="000000" w:themeColor="text1"/>
              </w:rPr>
              <w:t>**</w:t>
            </w:r>
            <w:r w:rsidR="00CB6062" w:rsidRPr="007E6A31">
              <w:rPr>
                <w:rFonts w:eastAsia="Courier New" w:cs="Arial"/>
                <w:color w:val="000000" w:themeColor="text1"/>
              </w:rPr>
              <w:t>Date of Birth</w:t>
            </w:r>
            <w:r w:rsidR="00587D4D" w:rsidRPr="007E6A31">
              <w:rPr>
                <w:rFonts w:eastAsia="Courier New" w:cs="Arial"/>
                <w:color w:val="000000" w:themeColor="text1"/>
              </w:rPr>
              <w:t>*</w:t>
            </w:r>
          </w:p>
        </w:tc>
        <w:tc>
          <w:tcPr>
            <w:tcW w:w="1440" w:type="dxa"/>
          </w:tcPr>
          <w:p w14:paraId="25511C84" w14:textId="77777777" w:rsidR="00CB6062" w:rsidRPr="007E6A31" w:rsidRDefault="00CB6062" w:rsidP="005C1ADF">
            <w:pPr>
              <w:snapToGrid w:val="0"/>
              <w:rPr>
                <w:rFonts w:cs="Arial"/>
                <w:color w:val="000000" w:themeColor="text1"/>
              </w:rPr>
            </w:pPr>
            <w:r w:rsidRPr="007E6A31">
              <w:rPr>
                <w:rFonts w:cs="Arial"/>
                <w:color w:val="000000" w:themeColor="text1"/>
              </w:rPr>
              <w:t>Text box</w:t>
            </w:r>
          </w:p>
        </w:tc>
        <w:tc>
          <w:tcPr>
            <w:tcW w:w="1103" w:type="dxa"/>
          </w:tcPr>
          <w:p w14:paraId="25511C85" w14:textId="77777777" w:rsidR="00CB6062" w:rsidRPr="007E6A31" w:rsidRDefault="00CB6062" w:rsidP="003C386E">
            <w:pPr>
              <w:snapToGrid w:val="0"/>
              <w:rPr>
                <w:rFonts w:cs="Arial"/>
                <w:color w:val="000000" w:themeColor="text1"/>
              </w:rPr>
            </w:pPr>
            <w:r w:rsidRPr="007E6A31">
              <w:rPr>
                <w:rFonts w:cs="Arial"/>
                <w:color w:val="000000" w:themeColor="text1"/>
              </w:rPr>
              <w:t>Date</w:t>
            </w:r>
          </w:p>
        </w:tc>
        <w:tc>
          <w:tcPr>
            <w:tcW w:w="2410" w:type="dxa"/>
          </w:tcPr>
          <w:p w14:paraId="25511C86" w14:textId="77777777" w:rsidR="00CB6062" w:rsidRPr="007E6A31" w:rsidRDefault="00CB6062" w:rsidP="001B6DE5">
            <w:pPr>
              <w:snapToGrid w:val="0"/>
              <w:rPr>
                <w:rFonts w:cs="Arial"/>
                <w:color w:val="000000" w:themeColor="text1"/>
              </w:rPr>
            </w:pPr>
            <w:r w:rsidRPr="007E6A31">
              <w:rPr>
                <w:rFonts w:cs="Arial"/>
                <w:color w:val="000000" w:themeColor="text1"/>
              </w:rPr>
              <w:t>Gives the Birth Date of the Nominee</w:t>
            </w:r>
          </w:p>
        </w:tc>
        <w:tc>
          <w:tcPr>
            <w:tcW w:w="1701" w:type="dxa"/>
          </w:tcPr>
          <w:p w14:paraId="25511C87" w14:textId="77777777" w:rsidR="00CB6062" w:rsidRPr="007E6A31" w:rsidRDefault="00CB6062" w:rsidP="003C386E">
            <w:pPr>
              <w:snapToGrid w:val="0"/>
              <w:rPr>
                <w:color w:val="000000" w:themeColor="text1"/>
              </w:rPr>
            </w:pPr>
            <w:r w:rsidRPr="007E6A31">
              <w:rPr>
                <w:color w:val="000000" w:themeColor="text1"/>
              </w:rPr>
              <w:t>Enabled and blank.</w:t>
            </w:r>
          </w:p>
        </w:tc>
        <w:tc>
          <w:tcPr>
            <w:tcW w:w="1002" w:type="dxa"/>
          </w:tcPr>
          <w:p w14:paraId="25511C88" w14:textId="77777777" w:rsidR="00CB6062" w:rsidRPr="007E6A31" w:rsidRDefault="00CB6062" w:rsidP="003C386E">
            <w:pPr>
              <w:snapToGrid w:val="0"/>
              <w:rPr>
                <w:rFonts w:cs="Arial"/>
                <w:color w:val="000000" w:themeColor="text1"/>
              </w:rPr>
            </w:pPr>
            <w:r w:rsidRPr="007E6A31">
              <w:rPr>
                <w:rFonts w:cs="Arial"/>
                <w:color w:val="000000" w:themeColor="text1"/>
              </w:rPr>
              <w:t>N/A</w:t>
            </w:r>
          </w:p>
        </w:tc>
      </w:tr>
      <w:tr w:rsidR="007E6A31" w:rsidRPr="007E6A31" w14:paraId="25511C91" w14:textId="77777777" w:rsidTr="001A28D3">
        <w:trPr>
          <w:trHeight w:val="285"/>
        </w:trPr>
        <w:tc>
          <w:tcPr>
            <w:tcW w:w="1710" w:type="dxa"/>
          </w:tcPr>
          <w:p w14:paraId="25511C8A" w14:textId="77777777" w:rsidR="00CB6062" w:rsidRPr="007E6A31" w:rsidRDefault="00CB6062" w:rsidP="00CB6062">
            <w:pPr>
              <w:rPr>
                <w:color w:val="000000" w:themeColor="text1"/>
                <w:lang w:val="en-US"/>
              </w:rPr>
            </w:pPr>
            <w:r w:rsidRPr="007E6A31">
              <w:rPr>
                <w:color w:val="000000" w:themeColor="text1"/>
                <w:lang w:val="en-US"/>
              </w:rPr>
              <w:t>UID Number</w:t>
            </w:r>
          </w:p>
          <w:p w14:paraId="25511C8B" w14:textId="77777777" w:rsidR="00CB6062" w:rsidRPr="007E6A31" w:rsidRDefault="00CB6062" w:rsidP="00CB6062">
            <w:pPr>
              <w:ind w:left="360"/>
              <w:rPr>
                <w:rFonts w:eastAsia="Courier New" w:cs="Arial"/>
                <w:color w:val="000000" w:themeColor="text1"/>
              </w:rPr>
            </w:pPr>
          </w:p>
        </w:tc>
        <w:tc>
          <w:tcPr>
            <w:tcW w:w="1440" w:type="dxa"/>
          </w:tcPr>
          <w:p w14:paraId="25511C8C" w14:textId="77777777" w:rsidR="00CB6062" w:rsidRPr="007E6A31" w:rsidRDefault="00CB6062" w:rsidP="005C1ADF">
            <w:pPr>
              <w:snapToGrid w:val="0"/>
              <w:rPr>
                <w:rFonts w:cs="Arial"/>
                <w:color w:val="000000" w:themeColor="text1"/>
              </w:rPr>
            </w:pPr>
            <w:r w:rsidRPr="007E6A31">
              <w:rPr>
                <w:rFonts w:cs="Arial"/>
                <w:color w:val="000000" w:themeColor="text1"/>
              </w:rPr>
              <w:t>Text Box</w:t>
            </w:r>
          </w:p>
        </w:tc>
        <w:tc>
          <w:tcPr>
            <w:tcW w:w="1103" w:type="dxa"/>
          </w:tcPr>
          <w:p w14:paraId="25511C8D" w14:textId="77777777" w:rsidR="00CB6062" w:rsidRPr="007E6A31" w:rsidRDefault="00CB6062" w:rsidP="003C386E">
            <w:pPr>
              <w:snapToGrid w:val="0"/>
              <w:rPr>
                <w:rFonts w:cs="Arial"/>
                <w:color w:val="000000" w:themeColor="text1"/>
              </w:rPr>
            </w:pPr>
            <w:r w:rsidRPr="007E6A31">
              <w:rPr>
                <w:rFonts w:cs="Arial"/>
                <w:color w:val="000000" w:themeColor="text1"/>
              </w:rPr>
              <w:t>String</w:t>
            </w:r>
          </w:p>
        </w:tc>
        <w:tc>
          <w:tcPr>
            <w:tcW w:w="2410" w:type="dxa"/>
          </w:tcPr>
          <w:p w14:paraId="25511C8E" w14:textId="77777777" w:rsidR="00CB6062" w:rsidRPr="007E6A31" w:rsidRDefault="00CB6062" w:rsidP="00CB6062">
            <w:pPr>
              <w:snapToGrid w:val="0"/>
              <w:rPr>
                <w:rFonts w:cs="Arial"/>
                <w:color w:val="000000" w:themeColor="text1"/>
              </w:rPr>
            </w:pPr>
            <w:r w:rsidRPr="007E6A31">
              <w:rPr>
                <w:rFonts w:cs="Arial"/>
                <w:color w:val="000000" w:themeColor="text1"/>
              </w:rPr>
              <w:t>Gives the UID Number of the assignee</w:t>
            </w:r>
          </w:p>
        </w:tc>
        <w:tc>
          <w:tcPr>
            <w:tcW w:w="1701" w:type="dxa"/>
          </w:tcPr>
          <w:p w14:paraId="25511C8F" w14:textId="77777777" w:rsidR="00CB6062" w:rsidRPr="007E6A31" w:rsidRDefault="00CB6062" w:rsidP="003C386E">
            <w:pPr>
              <w:snapToGrid w:val="0"/>
              <w:rPr>
                <w:color w:val="000000" w:themeColor="text1"/>
              </w:rPr>
            </w:pPr>
            <w:r w:rsidRPr="007E6A31">
              <w:rPr>
                <w:color w:val="000000" w:themeColor="text1"/>
              </w:rPr>
              <w:t>Enabled and blank.</w:t>
            </w:r>
          </w:p>
        </w:tc>
        <w:tc>
          <w:tcPr>
            <w:tcW w:w="1002" w:type="dxa"/>
          </w:tcPr>
          <w:p w14:paraId="25511C90" w14:textId="77777777" w:rsidR="00CB6062" w:rsidRPr="007E6A31" w:rsidRDefault="00CB6062" w:rsidP="003C386E">
            <w:pPr>
              <w:snapToGrid w:val="0"/>
              <w:rPr>
                <w:rFonts w:cs="Arial"/>
                <w:color w:val="000000" w:themeColor="text1"/>
              </w:rPr>
            </w:pPr>
            <w:r w:rsidRPr="007E6A31">
              <w:rPr>
                <w:rFonts w:cs="Arial"/>
                <w:color w:val="000000" w:themeColor="text1"/>
              </w:rPr>
              <w:t>N/A</w:t>
            </w:r>
          </w:p>
        </w:tc>
      </w:tr>
      <w:tr w:rsidR="007E6A31" w:rsidRPr="007E6A31" w14:paraId="25511C98" w14:textId="77777777" w:rsidTr="001A28D3">
        <w:trPr>
          <w:trHeight w:val="285"/>
        </w:trPr>
        <w:tc>
          <w:tcPr>
            <w:tcW w:w="1710" w:type="dxa"/>
          </w:tcPr>
          <w:p w14:paraId="25511C92" w14:textId="77777777" w:rsidR="00CB6062" w:rsidRPr="007E6A31" w:rsidRDefault="00CB6062" w:rsidP="00CB6062">
            <w:pPr>
              <w:rPr>
                <w:color w:val="000000" w:themeColor="text1"/>
                <w:lang w:val="en-US"/>
              </w:rPr>
            </w:pPr>
            <w:r w:rsidRPr="007E6A31">
              <w:rPr>
                <w:color w:val="000000" w:themeColor="text1"/>
                <w:lang w:val="en-US"/>
              </w:rPr>
              <w:t>PAN Number</w:t>
            </w:r>
          </w:p>
        </w:tc>
        <w:tc>
          <w:tcPr>
            <w:tcW w:w="1440" w:type="dxa"/>
          </w:tcPr>
          <w:p w14:paraId="25511C93" w14:textId="77777777" w:rsidR="00CB6062" w:rsidRPr="007E6A31" w:rsidRDefault="00CB6062" w:rsidP="005C1ADF">
            <w:pPr>
              <w:snapToGrid w:val="0"/>
              <w:rPr>
                <w:rFonts w:cs="Arial"/>
                <w:color w:val="000000" w:themeColor="text1"/>
              </w:rPr>
            </w:pPr>
            <w:r w:rsidRPr="007E6A31">
              <w:rPr>
                <w:rFonts w:cs="Arial"/>
                <w:color w:val="000000" w:themeColor="text1"/>
              </w:rPr>
              <w:t>Text Box</w:t>
            </w:r>
          </w:p>
        </w:tc>
        <w:tc>
          <w:tcPr>
            <w:tcW w:w="1103" w:type="dxa"/>
          </w:tcPr>
          <w:p w14:paraId="25511C94" w14:textId="77777777" w:rsidR="00CB6062" w:rsidRPr="007E6A31" w:rsidRDefault="00CB6062" w:rsidP="003C386E">
            <w:pPr>
              <w:snapToGrid w:val="0"/>
              <w:rPr>
                <w:rFonts w:cs="Arial"/>
                <w:color w:val="000000" w:themeColor="text1"/>
              </w:rPr>
            </w:pPr>
            <w:r w:rsidRPr="007E6A31">
              <w:rPr>
                <w:rFonts w:cs="Arial"/>
                <w:color w:val="000000" w:themeColor="text1"/>
              </w:rPr>
              <w:t>String</w:t>
            </w:r>
          </w:p>
        </w:tc>
        <w:tc>
          <w:tcPr>
            <w:tcW w:w="2410" w:type="dxa"/>
          </w:tcPr>
          <w:p w14:paraId="25511C95" w14:textId="77777777" w:rsidR="00CB6062" w:rsidRPr="007E6A31" w:rsidRDefault="00CB6062" w:rsidP="001B6DE5">
            <w:pPr>
              <w:snapToGrid w:val="0"/>
              <w:rPr>
                <w:rFonts w:cs="Arial"/>
                <w:color w:val="000000" w:themeColor="text1"/>
              </w:rPr>
            </w:pPr>
            <w:r w:rsidRPr="007E6A31">
              <w:rPr>
                <w:rFonts w:cs="Arial"/>
                <w:color w:val="000000" w:themeColor="text1"/>
              </w:rPr>
              <w:t>Givs the PAN number of the Assignee</w:t>
            </w:r>
          </w:p>
        </w:tc>
        <w:tc>
          <w:tcPr>
            <w:tcW w:w="1701" w:type="dxa"/>
          </w:tcPr>
          <w:p w14:paraId="25511C96" w14:textId="77777777" w:rsidR="00CB6062" w:rsidRPr="007E6A31" w:rsidRDefault="00CB6062" w:rsidP="003C386E">
            <w:pPr>
              <w:snapToGrid w:val="0"/>
              <w:rPr>
                <w:color w:val="000000" w:themeColor="text1"/>
              </w:rPr>
            </w:pPr>
            <w:r w:rsidRPr="007E6A31">
              <w:rPr>
                <w:color w:val="000000" w:themeColor="text1"/>
              </w:rPr>
              <w:t>Enabled and Blank</w:t>
            </w:r>
          </w:p>
        </w:tc>
        <w:tc>
          <w:tcPr>
            <w:tcW w:w="1002" w:type="dxa"/>
          </w:tcPr>
          <w:p w14:paraId="25511C97" w14:textId="77777777" w:rsidR="00CB6062" w:rsidRPr="007E6A31" w:rsidRDefault="00CB6062" w:rsidP="003C386E">
            <w:pPr>
              <w:snapToGrid w:val="0"/>
              <w:rPr>
                <w:rFonts w:cs="Arial"/>
                <w:color w:val="000000" w:themeColor="text1"/>
              </w:rPr>
            </w:pPr>
            <w:r w:rsidRPr="007E6A31">
              <w:rPr>
                <w:rFonts w:cs="Arial"/>
                <w:color w:val="000000" w:themeColor="text1"/>
              </w:rPr>
              <w:t>N/A</w:t>
            </w:r>
          </w:p>
        </w:tc>
      </w:tr>
      <w:tr w:rsidR="007E6A31" w:rsidRPr="007E6A31" w14:paraId="25511C9A" w14:textId="77777777" w:rsidTr="001A28D3">
        <w:trPr>
          <w:trHeight w:val="285"/>
        </w:trPr>
        <w:tc>
          <w:tcPr>
            <w:tcW w:w="9366" w:type="dxa"/>
            <w:gridSpan w:val="6"/>
          </w:tcPr>
          <w:p w14:paraId="25511C99" w14:textId="77777777" w:rsidR="00FB0C74" w:rsidRPr="007E6A31" w:rsidRDefault="00FB0C74" w:rsidP="003C386E">
            <w:pPr>
              <w:snapToGrid w:val="0"/>
              <w:rPr>
                <w:rFonts w:cs="Arial"/>
                <w:color w:val="000000" w:themeColor="text1"/>
              </w:rPr>
            </w:pPr>
            <w:r w:rsidRPr="007E6A31">
              <w:rPr>
                <w:rFonts w:eastAsia="Courier New" w:cs="Arial"/>
                <w:b/>
                <w:color w:val="000000" w:themeColor="text1"/>
              </w:rPr>
              <w:t>Address</w:t>
            </w:r>
          </w:p>
        </w:tc>
      </w:tr>
      <w:tr w:rsidR="007E6A31" w:rsidRPr="007E6A31" w14:paraId="25511CA1" w14:textId="77777777" w:rsidTr="001A28D3">
        <w:trPr>
          <w:trHeight w:val="285"/>
        </w:trPr>
        <w:tc>
          <w:tcPr>
            <w:tcW w:w="1710" w:type="dxa"/>
          </w:tcPr>
          <w:p w14:paraId="25511C9B" w14:textId="77777777" w:rsidR="009E4E82" w:rsidRPr="007E6A31" w:rsidRDefault="00165BA8" w:rsidP="007D56CE">
            <w:pPr>
              <w:rPr>
                <w:rFonts w:eastAsia="Courier New" w:cs="Arial"/>
                <w:color w:val="000000" w:themeColor="text1"/>
              </w:rPr>
            </w:pPr>
            <w:r w:rsidRPr="007E6A31">
              <w:rPr>
                <w:rFonts w:eastAsia="Courier New" w:cs="Arial"/>
                <w:color w:val="000000" w:themeColor="text1"/>
              </w:rPr>
              <w:t>**</w:t>
            </w:r>
            <w:r w:rsidR="009E4E82" w:rsidRPr="007E6A31">
              <w:rPr>
                <w:rFonts w:eastAsia="Courier New" w:cs="Arial"/>
                <w:color w:val="000000" w:themeColor="text1"/>
              </w:rPr>
              <w:t>Address Line 1</w:t>
            </w:r>
          </w:p>
        </w:tc>
        <w:tc>
          <w:tcPr>
            <w:tcW w:w="1440" w:type="dxa"/>
          </w:tcPr>
          <w:p w14:paraId="25511C9C" w14:textId="77777777" w:rsidR="009E4E82" w:rsidRPr="007E6A31" w:rsidRDefault="009E4E82" w:rsidP="005C1ADF">
            <w:pPr>
              <w:snapToGrid w:val="0"/>
              <w:rPr>
                <w:rFonts w:cs="Arial"/>
                <w:color w:val="000000" w:themeColor="text1"/>
              </w:rPr>
            </w:pPr>
            <w:r w:rsidRPr="007E6A31">
              <w:rPr>
                <w:rFonts w:cs="Arial"/>
                <w:color w:val="000000" w:themeColor="text1"/>
              </w:rPr>
              <w:t>Text Box</w:t>
            </w:r>
          </w:p>
        </w:tc>
        <w:tc>
          <w:tcPr>
            <w:tcW w:w="1103" w:type="dxa"/>
          </w:tcPr>
          <w:p w14:paraId="25511C9D" w14:textId="77777777" w:rsidR="009E4E82" w:rsidRPr="007E6A31" w:rsidRDefault="009E4E82" w:rsidP="003C386E">
            <w:pPr>
              <w:snapToGrid w:val="0"/>
              <w:rPr>
                <w:rFonts w:cs="Arial"/>
                <w:color w:val="000000" w:themeColor="text1"/>
              </w:rPr>
            </w:pPr>
            <w:r w:rsidRPr="007E6A31">
              <w:rPr>
                <w:rFonts w:cs="Arial"/>
                <w:color w:val="000000" w:themeColor="text1"/>
              </w:rPr>
              <w:t>Multiple</w:t>
            </w:r>
          </w:p>
        </w:tc>
        <w:tc>
          <w:tcPr>
            <w:tcW w:w="2410" w:type="dxa"/>
          </w:tcPr>
          <w:p w14:paraId="25511C9E" w14:textId="77777777" w:rsidR="009E4E82" w:rsidRPr="007E6A31" w:rsidRDefault="009E4E82" w:rsidP="00FB0C74">
            <w:pPr>
              <w:snapToGrid w:val="0"/>
              <w:rPr>
                <w:rFonts w:cs="Arial"/>
                <w:color w:val="000000" w:themeColor="text1"/>
              </w:rPr>
            </w:pPr>
            <w:r w:rsidRPr="007E6A31">
              <w:rPr>
                <w:color w:val="000000" w:themeColor="text1"/>
              </w:rPr>
              <w:t xml:space="preserve">Gives the address of the </w:t>
            </w:r>
            <w:r w:rsidR="00FB0C74" w:rsidRPr="007E6A31">
              <w:rPr>
                <w:color w:val="000000" w:themeColor="text1"/>
              </w:rPr>
              <w:t>assignee.</w:t>
            </w:r>
          </w:p>
        </w:tc>
        <w:tc>
          <w:tcPr>
            <w:tcW w:w="1701" w:type="dxa"/>
          </w:tcPr>
          <w:p w14:paraId="25511C9F" w14:textId="77777777" w:rsidR="009E4E82" w:rsidRPr="007E6A31" w:rsidRDefault="009E4E82" w:rsidP="003C386E">
            <w:pPr>
              <w:snapToGrid w:val="0"/>
              <w:rPr>
                <w:color w:val="000000" w:themeColor="text1"/>
              </w:rPr>
            </w:pPr>
            <w:r w:rsidRPr="007E6A31">
              <w:rPr>
                <w:color w:val="000000" w:themeColor="text1"/>
              </w:rPr>
              <w:t>Enabled and Blank.</w:t>
            </w:r>
          </w:p>
        </w:tc>
        <w:tc>
          <w:tcPr>
            <w:tcW w:w="1002" w:type="dxa"/>
          </w:tcPr>
          <w:p w14:paraId="25511CA0" w14:textId="77777777" w:rsidR="009E4E82" w:rsidRPr="007E6A31" w:rsidRDefault="009E4E82" w:rsidP="003C386E">
            <w:pPr>
              <w:snapToGrid w:val="0"/>
              <w:rPr>
                <w:rFonts w:cs="Arial"/>
                <w:color w:val="000000" w:themeColor="text1"/>
              </w:rPr>
            </w:pPr>
            <w:r w:rsidRPr="007E6A31">
              <w:rPr>
                <w:rFonts w:cs="Arial"/>
                <w:color w:val="000000" w:themeColor="text1"/>
              </w:rPr>
              <w:t>N/A</w:t>
            </w:r>
          </w:p>
        </w:tc>
      </w:tr>
      <w:tr w:rsidR="007E6A31" w:rsidRPr="007E6A31" w14:paraId="25511CA8" w14:textId="77777777" w:rsidTr="001A28D3">
        <w:trPr>
          <w:trHeight w:val="285"/>
        </w:trPr>
        <w:tc>
          <w:tcPr>
            <w:tcW w:w="1710" w:type="dxa"/>
          </w:tcPr>
          <w:p w14:paraId="25511CA2" w14:textId="77777777" w:rsidR="009E4E82" w:rsidRPr="007E6A31" w:rsidRDefault="00165BA8" w:rsidP="003C386E">
            <w:pPr>
              <w:snapToGrid w:val="0"/>
              <w:rPr>
                <w:rFonts w:cs="Arial"/>
                <w:color w:val="000000" w:themeColor="text1"/>
              </w:rPr>
            </w:pPr>
            <w:r w:rsidRPr="007E6A31">
              <w:rPr>
                <w:rFonts w:eastAsia="Courier New" w:cs="Arial"/>
                <w:color w:val="000000" w:themeColor="text1"/>
              </w:rPr>
              <w:t>**</w:t>
            </w:r>
            <w:r w:rsidR="009E4E82" w:rsidRPr="007E6A31">
              <w:rPr>
                <w:rFonts w:eastAsia="Courier New" w:cs="Arial"/>
                <w:color w:val="000000" w:themeColor="text1"/>
              </w:rPr>
              <w:t>Address Line 2</w:t>
            </w:r>
          </w:p>
        </w:tc>
        <w:tc>
          <w:tcPr>
            <w:tcW w:w="1440" w:type="dxa"/>
          </w:tcPr>
          <w:p w14:paraId="25511CA3" w14:textId="77777777" w:rsidR="009E4E82" w:rsidRPr="007E6A31" w:rsidRDefault="009E4E82" w:rsidP="003C386E">
            <w:pPr>
              <w:snapToGrid w:val="0"/>
              <w:rPr>
                <w:rFonts w:cs="Arial"/>
                <w:color w:val="000000" w:themeColor="text1"/>
              </w:rPr>
            </w:pPr>
            <w:r w:rsidRPr="007E6A31">
              <w:rPr>
                <w:rFonts w:cs="Arial"/>
                <w:color w:val="000000" w:themeColor="text1"/>
              </w:rPr>
              <w:t>Text Box</w:t>
            </w:r>
          </w:p>
        </w:tc>
        <w:tc>
          <w:tcPr>
            <w:tcW w:w="1103" w:type="dxa"/>
          </w:tcPr>
          <w:p w14:paraId="25511CA4" w14:textId="77777777" w:rsidR="009E4E82" w:rsidRPr="007E6A31" w:rsidRDefault="009E4E82" w:rsidP="003C386E">
            <w:pPr>
              <w:snapToGrid w:val="0"/>
              <w:rPr>
                <w:rFonts w:cs="Arial"/>
                <w:color w:val="000000" w:themeColor="text1"/>
              </w:rPr>
            </w:pPr>
            <w:r w:rsidRPr="007E6A31">
              <w:rPr>
                <w:rFonts w:cs="Arial"/>
                <w:color w:val="000000" w:themeColor="text1"/>
              </w:rPr>
              <w:t>Multiple</w:t>
            </w:r>
          </w:p>
        </w:tc>
        <w:tc>
          <w:tcPr>
            <w:tcW w:w="2410" w:type="dxa"/>
          </w:tcPr>
          <w:p w14:paraId="25511CA5" w14:textId="77777777" w:rsidR="009E4E82" w:rsidRPr="007E6A31" w:rsidRDefault="009E4E82" w:rsidP="003C386E">
            <w:pPr>
              <w:snapToGrid w:val="0"/>
              <w:rPr>
                <w:rFonts w:cs="Arial"/>
                <w:color w:val="000000" w:themeColor="text1"/>
              </w:rPr>
            </w:pPr>
            <w:r w:rsidRPr="007E6A31">
              <w:rPr>
                <w:color w:val="000000" w:themeColor="text1"/>
              </w:rPr>
              <w:t>Gives the address</w:t>
            </w:r>
          </w:p>
        </w:tc>
        <w:tc>
          <w:tcPr>
            <w:tcW w:w="1701" w:type="dxa"/>
          </w:tcPr>
          <w:p w14:paraId="25511CA6" w14:textId="77777777" w:rsidR="009E4E82" w:rsidRPr="007E6A31" w:rsidRDefault="009E4E82" w:rsidP="003C386E">
            <w:pPr>
              <w:snapToGrid w:val="0"/>
              <w:rPr>
                <w:rFonts w:cs="Arial"/>
                <w:color w:val="000000" w:themeColor="text1"/>
              </w:rPr>
            </w:pPr>
            <w:r w:rsidRPr="007E6A31">
              <w:rPr>
                <w:color w:val="000000" w:themeColor="text1"/>
              </w:rPr>
              <w:t>Enabled and Blank.</w:t>
            </w:r>
          </w:p>
        </w:tc>
        <w:tc>
          <w:tcPr>
            <w:tcW w:w="1002" w:type="dxa"/>
          </w:tcPr>
          <w:p w14:paraId="25511CA7" w14:textId="77777777" w:rsidR="009E4E82" w:rsidRPr="007E6A31" w:rsidRDefault="009E4E82" w:rsidP="003C386E">
            <w:pPr>
              <w:snapToGrid w:val="0"/>
              <w:rPr>
                <w:rFonts w:cs="Arial"/>
                <w:color w:val="000000" w:themeColor="text1"/>
              </w:rPr>
            </w:pPr>
            <w:r w:rsidRPr="007E6A31">
              <w:rPr>
                <w:rFonts w:cs="Arial"/>
                <w:color w:val="000000" w:themeColor="text1"/>
              </w:rPr>
              <w:t>N/A</w:t>
            </w:r>
          </w:p>
        </w:tc>
      </w:tr>
      <w:tr w:rsidR="007E6A31" w:rsidRPr="007E6A31" w14:paraId="25511CAF" w14:textId="77777777" w:rsidTr="001A28D3">
        <w:trPr>
          <w:trHeight w:val="285"/>
        </w:trPr>
        <w:tc>
          <w:tcPr>
            <w:tcW w:w="1710" w:type="dxa"/>
          </w:tcPr>
          <w:p w14:paraId="25511CA9" w14:textId="77777777" w:rsidR="009E4E82" w:rsidRPr="007E6A31" w:rsidRDefault="00165BA8" w:rsidP="003C386E">
            <w:pPr>
              <w:snapToGrid w:val="0"/>
              <w:rPr>
                <w:rFonts w:cs="Arial"/>
                <w:color w:val="000000" w:themeColor="text1"/>
              </w:rPr>
            </w:pPr>
            <w:r w:rsidRPr="007E6A31">
              <w:rPr>
                <w:rFonts w:eastAsia="Courier New" w:cs="Arial"/>
                <w:color w:val="000000" w:themeColor="text1"/>
              </w:rPr>
              <w:t>**</w:t>
            </w:r>
            <w:r w:rsidR="009E4E82" w:rsidRPr="007E6A31">
              <w:rPr>
                <w:rFonts w:eastAsia="Courier New" w:cs="Arial"/>
                <w:color w:val="000000" w:themeColor="text1"/>
              </w:rPr>
              <w:t>Address Line 3</w:t>
            </w:r>
          </w:p>
        </w:tc>
        <w:tc>
          <w:tcPr>
            <w:tcW w:w="1440" w:type="dxa"/>
          </w:tcPr>
          <w:p w14:paraId="25511CAA" w14:textId="77777777" w:rsidR="009E4E82" w:rsidRPr="007E6A31" w:rsidRDefault="009E4E82" w:rsidP="003C386E">
            <w:pPr>
              <w:snapToGrid w:val="0"/>
              <w:rPr>
                <w:rFonts w:cs="Arial"/>
                <w:color w:val="000000" w:themeColor="text1"/>
              </w:rPr>
            </w:pPr>
            <w:r w:rsidRPr="007E6A31">
              <w:rPr>
                <w:rFonts w:cs="Arial"/>
                <w:color w:val="000000" w:themeColor="text1"/>
              </w:rPr>
              <w:t>Text Box</w:t>
            </w:r>
          </w:p>
        </w:tc>
        <w:tc>
          <w:tcPr>
            <w:tcW w:w="1103" w:type="dxa"/>
          </w:tcPr>
          <w:p w14:paraId="25511CAB" w14:textId="77777777" w:rsidR="009E4E82" w:rsidRPr="007E6A31" w:rsidRDefault="009E4E82" w:rsidP="003C386E">
            <w:pPr>
              <w:snapToGrid w:val="0"/>
              <w:rPr>
                <w:rFonts w:cs="Arial"/>
                <w:color w:val="000000" w:themeColor="text1"/>
              </w:rPr>
            </w:pPr>
            <w:r w:rsidRPr="007E6A31">
              <w:rPr>
                <w:rFonts w:cs="Arial"/>
                <w:color w:val="000000" w:themeColor="text1"/>
              </w:rPr>
              <w:t>Multiple</w:t>
            </w:r>
          </w:p>
        </w:tc>
        <w:tc>
          <w:tcPr>
            <w:tcW w:w="2410" w:type="dxa"/>
          </w:tcPr>
          <w:p w14:paraId="25511CAC" w14:textId="77777777" w:rsidR="009E4E82" w:rsidRPr="007E6A31" w:rsidRDefault="009E4E82" w:rsidP="003C386E">
            <w:pPr>
              <w:snapToGrid w:val="0"/>
              <w:rPr>
                <w:rFonts w:cs="Arial"/>
                <w:color w:val="000000" w:themeColor="text1"/>
              </w:rPr>
            </w:pPr>
            <w:r w:rsidRPr="007E6A31">
              <w:rPr>
                <w:color w:val="000000" w:themeColor="text1"/>
              </w:rPr>
              <w:t>Gives the address</w:t>
            </w:r>
          </w:p>
        </w:tc>
        <w:tc>
          <w:tcPr>
            <w:tcW w:w="1701" w:type="dxa"/>
          </w:tcPr>
          <w:p w14:paraId="25511CAD" w14:textId="77777777" w:rsidR="009E4E82" w:rsidRPr="007E6A31" w:rsidRDefault="009E4E82" w:rsidP="003C386E">
            <w:pPr>
              <w:snapToGrid w:val="0"/>
              <w:rPr>
                <w:rFonts w:cs="Arial"/>
                <w:color w:val="000000" w:themeColor="text1"/>
              </w:rPr>
            </w:pPr>
            <w:r w:rsidRPr="007E6A31">
              <w:rPr>
                <w:color w:val="000000" w:themeColor="text1"/>
              </w:rPr>
              <w:t>Enabled and Blank.</w:t>
            </w:r>
          </w:p>
        </w:tc>
        <w:tc>
          <w:tcPr>
            <w:tcW w:w="1002" w:type="dxa"/>
          </w:tcPr>
          <w:p w14:paraId="25511CAE" w14:textId="77777777" w:rsidR="009E4E82" w:rsidRPr="007E6A31" w:rsidRDefault="009E4E82" w:rsidP="003C386E">
            <w:pPr>
              <w:snapToGrid w:val="0"/>
              <w:rPr>
                <w:rFonts w:cs="Arial"/>
                <w:color w:val="000000" w:themeColor="text1"/>
              </w:rPr>
            </w:pPr>
            <w:r w:rsidRPr="007E6A31">
              <w:rPr>
                <w:rFonts w:cs="Arial"/>
                <w:color w:val="000000" w:themeColor="text1"/>
              </w:rPr>
              <w:t>N/A</w:t>
            </w:r>
          </w:p>
        </w:tc>
      </w:tr>
      <w:tr w:rsidR="007E6A31" w:rsidRPr="007E6A31" w14:paraId="25511CB6" w14:textId="77777777" w:rsidTr="001A28D3">
        <w:trPr>
          <w:trHeight w:val="285"/>
        </w:trPr>
        <w:tc>
          <w:tcPr>
            <w:tcW w:w="1710" w:type="dxa"/>
          </w:tcPr>
          <w:p w14:paraId="25511CB0" w14:textId="77777777" w:rsidR="009E4E82" w:rsidRPr="007E6A31" w:rsidRDefault="009E4E82" w:rsidP="003C386E">
            <w:pPr>
              <w:snapToGrid w:val="0"/>
              <w:rPr>
                <w:rFonts w:cs="Arial"/>
                <w:color w:val="000000" w:themeColor="text1"/>
              </w:rPr>
            </w:pPr>
            <w:r w:rsidRPr="007E6A31">
              <w:rPr>
                <w:rFonts w:cs="Arial"/>
                <w:color w:val="000000" w:themeColor="text1"/>
              </w:rPr>
              <w:lastRenderedPageBreak/>
              <w:t>Village</w:t>
            </w:r>
          </w:p>
        </w:tc>
        <w:tc>
          <w:tcPr>
            <w:tcW w:w="1440" w:type="dxa"/>
          </w:tcPr>
          <w:p w14:paraId="25511CB1" w14:textId="77777777" w:rsidR="009E4E82" w:rsidRPr="007E6A31" w:rsidRDefault="009E4E82" w:rsidP="003C386E">
            <w:pPr>
              <w:snapToGrid w:val="0"/>
              <w:rPr>
                <w:rFonts w:cs="Arial"/>
                <w:color w:val="000000" w:themeColor="text1"/>
              </w:rPr>
            </w:pPr>
            <w:r w:rsidRPr="007E6A31">
              <w:rPr>
                <w:rFonts w:cs="Arial"/>
                <w:color w:val="000000" w:themeColor="text1"/>
              </w:rPr>
              <w:t>Text Box</w:t>
            </w:r>
          </w:p>
        </w:tc>
        <w:tc>
          <w:tcPr>
            <w:tcW w:w="1103" w:type="dxa"/>
          </w:tcPr>
          <w:p w14:paraId="25511CB2" w14:textId="77777777" w:rsidR="009E4E82" w:rsidRPr="007E6A31" w:rsidRDefault="009E4E82" w:rsidP="003C386E">
            <w:pPr>
              <w:snapToGrid w:val="0"/>
              <w:rPr>
                <w:rFonts w:cs="Arial"/>
                <w:color w:val="000000" w:themeColor="text1"/>
              </w:rPr>
            </w:pPr>
            <w:r w:rsidRPr="007E6A31">
              <w:rPr>
                <w:rFonts w:cs="Arial"/>
                <w:color w:val="000000" w:themeColor="text1"/>
              </w:rPr>
              <w:t>Varchar</w:t>
            </w:r>
          </w:p>
        </w:tc>
        <w:tc>
          <w:tcPr>
            <w:tcW w:w="2410" w:type="dxa"/>
          </w:tcPr>
          <w:p w14:paraId="25511CB3" w14:textId="77777777" w:rsidR="009E4E82" w:rsidRPr="007E6A31" w:rsidRDefault="009E4E82" w:rsidP="00CB6062">
            <w:pPr>
              <w:snapToGrid w:val="0"/>
              <w:rPr>
                <w:rFonts w:cs="Arial"/>
                <w:color w:val="000000" w:themeColor="text1"/>
              </w:rPr>
            </w:pPr>
            <w:r w:rsidRPr="007E6A31">
              <w:rPr>
                <w:color w:val="000000" w:themeColor="text1"/>
              </w:rPr>
              <w:t xml:space="preserve">Gives the </w:t>
            </w:r>
            <w:r w:rsidR="00BB2D6A" w:rsidRPr="007E6A31">
              <w:rPr>
                <w:color w:val="000000" w:themeColor="text1"/>
              </w:rPr>
              <w:t>Village name (If a</w:t>
            </w:r>
            <w:r w:rsidR="00CB6062" w:rsidRPr="007E6A31">
              <w:rPr>
                <w:color w:val="000000" w:themeColor="text1"/>
              </w:rPr>
              <w:t>pplicabl</w:t>
            </w:r>
            <w:r w:rsidR="00BB2D6A" w:rsidRPr="007E6A31">
              <w:rPr>
                <w:color w:val="000000" w:themeColor="text1"/>
              </w:rPr>
              <w:t>e)</w:t>
            </w:r>
          </w:p>
        </w:tc>
        <w:tc>
          <w:tcPr>
            <w:tcW w:w="1701" w:type="dxa"/>
          </w:tcPr>
          <w:p w14:paraId="25511CB4" w14:textId="77777777" w:rsidR="009E4E82" w:rsidRPr="007E6A31" w:rsidRDefault="009E4E82" w:rsidP="003C386E">
            <w:pPr>
              <w:snapToGrid w:val="0"/>
              <w:rPr>
                <w:rFonts w:cs="Arial"/>
                <w:color w:val="000000" w:themeColor="text1"/>
              </w:rPr>
            </w:pPr>
            <w:r w:rsidRPr="007E6A31">
              <w:rPr>
                <w:color w:val="000000" w:themeColor="text1"/>
              </w:rPr>
              <w:t>Enabled and Blank.</w:t>
            </w:r>
          </w:p>
        </w:tc>
        <w:tc>
          <w:tcPr>
            <w:tcW w:w="1002" w:type="dxa"/>
          </w:tcPr>
          <w:p w14:paraId="25511CB5" w14:textId="77777777" w:rsidR="009E4E82" w:rsidRPr="007E6A31" w:rsidRDefault="009E4E82" w:rsidP="003C386E">
            <w:pPr>
              <w:snapToGrid w:val="0"/>
              <w:rPr>
                <w:rFonts w:cs="Arial"/>
                <w:color w:val="000000" w:themeColor="text1"/>
              </w:rPr>
            </w:pPr>
            <w:r w:rsidRPr="007E6A31">
              <w:rPr>
                <w:rFonts w:cs="Arial"/>
                <w:color w:val="000000" w:themeColor="text1"/>
              </w:rPr>
              <w:t>N/A</w:t>
            </w:r>
          </w:p>
        </w:tc>
      </w:tr>
      <w:tr w:rsidR="007E6A31" w:rsidRPr="007E6A31" w14:paraId="25511CBD" w14:textId="77777777" w:rsidTr="001A28D3">
        <w:trPr>
          <w:trHeight w:val="285"/>
        </w:trPr>
        <w:tc>
          <w:tcPr>
            <w:tcW w:w="1710" w:type="dxa"/>
          </w:tcPr>
          <w:p w14:paraId="25511CB7" w14:textId="77777777" w:rsidR="009E4E82" w:rsidRPr="007E6A31" w:rsidRDefault="009E4E82" w:rsidP="003C386E">
            <w:pPr>
              <w:snapToGrid w:val="0"/>
              <w:rPr>
                <w:rFonts w:cs="Arial"/>
                <w:color w:val="000000" w:themeColor="text1"/>
              </w:rPr>
            </w:pPr>
            <w:r w:rsidRPr="007E6A31">
              <w:rPr>
                <w:rFonts w:cs="Arial"/>
                <w:color w:val="000000" w:themeColor="text1"/>
                <w:szCs w:val="22"/>
              </w:rPr>
              <w:t>Taluka</w:t>
            </w:r>
          </w:p>
        </w:tc>
        <w:tc>
          <w:tcPr>
            <w:tcW w:w="1440" w:type="dxa"/>
          </w:tcPr>
          <w:p w14:paraId="25511CB8" w14:textId="77777777" w:rsidR="009E4E82" w:rsidRPr="007E6A31" w:rsidRDefault="009E4E82" w:rsidP="003C386E">
            <w:pPr>
              <w:snapToGrid w:val="0"/>
              <w:rPr>
                <w:rFonts w:cs="Arial"/>
                <w:color w:val="000000" w:themeColor="text1"/>
              </w:rPr>
            </w:pPr>
            <w:r w:rsidRPr="007E6A31">
              <w:rPr>
                <w:rFonts w:cs="Arial"/>
                <w:color w:val="000000" w:themeColor="text1"/>
              </w:rPr>
              <w:t>Text Box</w:t>
            </w:r>
          </w:p>
        </w:tc>
        <w:tc>
          <w:tcPr>
            <w:tcW w:w="1103" w:type="dxa"/>
          </w:tcPr>
          <w:p w14:paraId="25511CB9" w14:textId="77777777" w:rsidR="009E4E82" w:rsidRPr="007E6A31" w:rsidRDefault="009E4E82" w:rsidP="003C386E">
            <w:pPr>
              <w:snapToGrid w:val="0"/>
              <w:rPr>
                <w:rFonts w:cs="Arial"/>
                <w:color w:val="000000" w:themeColor="text1"/>
              </w:rPr>
            </w:pPr>
            <w:r w:rsidRPr="007E6A31">
              <w:rPr>
                <w:rFonts w:cs="Arial"/>
                <w:color w:val="000000" w:themeColor="text1"/>
              </w:rPr>
              <w:t>Varchar</w:t>
            </w:r>
          </w:p>
        </w:tc>
        <w:tc>
          <w:tcPr>
            <w:tcW w:w="2410" w:type="dxa"/>
          </w:tcPr>
          <w:p w14:paraId="25511CBA" w14:textId="77777777" w:rsidR="009E4E82" w:rsidRPr="007E6A31" w:rsidRDefault="009E4E82" w:rsidP="00CB6062">
            <w:pPr>
              <w:rPr>
                <w:rFonts w:cs="Arial"/>
                <w:color w:val="000000" w:themeColor="text1"/>
              </w:rPr>
            </w:pPr>
            <w:r w:rsidRPr="007E6A31">
              <w:rPr>
                <w:color w:val="000000" w:themeColor="text1"/>
              </w:rPr>
              <w:t xml:space="preserve">Gives the </w:t>
            </w:r>
            <w:r w:rsidR="00BB2D6A" w:rsidRPr="007E6A31">
              <w:rPr>
                <w:color w:val="000000" w:themeColor="text1"/>
              </w:rPr>
              <w:t>Taluka name (If a</w:t>
            </w:r>
            <w:r w:rsidR="00CB6062" w:rsidRPr="007E6A31">
              <w:rPr>
                <w:color w:val="000000" w:themeColor="text1"/>
              </w:rPr>
              <w:t>pplicable</w:t>
            </w:r>
            <w:r w:rsidR="00BB2D6A" w:rsidRPr="007E6A31">
              <w:rPr>
                <w:color w:val="000000" w:themeColor="text1"/>
              </w:rPr>
              <w:t>)</w:t>
            </w:r>
          </w:p>
        </w:tc>
        <w:tc>
          <w:tcPr>
            <w:tcW w:w="1701" w:type="dxa"/>
          </w:tcPr>
          <w:p w14:paraId="25511CBB" w14:textId="77777777" w:rsidR="009E4E82" w:rsidRPr="007E6A31" w:rsidRDefault="009E4E82" w:rsidP="003C386E">
            <w:pPr>
              <w:snapToGrid w:val="0"/>
              <w:rPr>
                <w:rFonts w:cs="Arial"/>
                <w:color w:val="000000" w:themeColor="text1"/>
              </w:rPr>
            </w:pPr>
            <w:r w:rsidRPr="007E6A31">
              <w:rPr>
                <w:color w:val="000000" w:themeColor="text1"/>
              </w:rPr>
              <w:t>Enabled and Blank.</w:t>
            </w:r>
          </w:p>
        </w:tc>
        <w:tc>
          <w:tcPr>
            <w:tcW w:w="1002" w:type="dxa"/>
          </w:tcPr>
          <w:p w14:paraId="25511CBC" w14:textId="77777777" w:rsidR="009E4E82" w:rsidRPr="007E6A31" w:rsidRDefault="009E4E82" w:rsidP="003C386E">
            <w:pPr>
              <w:snapToGrid w:val="0"/>
              <w:rPr>
                <w:rFonts w:cs="Arial"/>
                <w:color w:val="000000" w:themeColor="text1"/>
              </w:rPr>
            </w:pPr>
            <w:r w:rsidRPr="007E6A31">
              <w:rPr>
                <w:rFonts w:cs="Arial"/>
                <w:color w:val="000000" w:themeColor="text1"/>
              </w:rPr>
              <w:t>N/A</w:t>
            </w:r>
          </w:p>
        </w:tc>
      </w:tr>
      <w:tr w:rsidR="007E6A31" w:rsidRPr="007E6A31" w14:paraId="25511CC4" w14:textId="77777777" w:rsidTr="001A28D3">
        <w:trPr>
          <w:trHeight w:val="285"/>
        </w:trPr>
        <w:tc>
          <w:tcPr>
            <w:tcW w:w="1710" w:type="dxa"/>
          </w:tcPr>
          <w:p w14:paraId="25511CBE" w14:textId="77777777" w:rsidR="009E4E82" w:rsidRPr="007E6A31" w:rsidRDefault="00165BA8" w:rsidP="003C386E">
            <w:pPr>
              <w:snapToGrid w:val="0"/>
              <w:rPr>
                <w:rFonts w:cs="Arial"/>
                <w:color w:val="000000" w:themeColor="text1"/>
              </w:rPr>
            </w:pPr>
            <w:r w:rsidRPr="007E6A31">
              <w:rPr>
                <w:rFonts w:cs="Arial"/>
                <w:b/>
                <w:color w:val="000000" w:themeColor="text1"/>
                <w:szCs w:val="22"/>
              </w:rPr>
              <w:t>**</w:t>
            </w:r>
            <w:r w:rsidR="009E4E82" w:rsidRPr="007E6A31">
              <w:rPr>
                <w:rFonts w:cs="Arial"/>
                <w:color w:val="000000" w:themeColor="text1"/>
                <w:szCs w:val="22"/>
              </w:rPr>
              <w:t>City</w:t>
            </w:r>
          </w:p>
        </w:tc>
        <w:tc>
          <w:tcPr>
            <w:tcW w:w="1440" w:type="dxa"/>
          </w:tcPr>
          <w:p w14:paraId="25511CBF" w14:textId="77777777" w:rsidR="009E4E82" w:rsidRPr="007E6A31" w:rsidRDefault="009E4E82" w:rsidP="003C386E">
            <w:pPr>
              <w:snapToGrid w:val="0"/>
              <w:rPr>
                <w:rFonts w:cs="Arial"/>
                <w:color w:val="000000" w:themeColor="text1"/>
              </w:rPr>
            </w:pPr>
            <w:r w:rsidRPr="007E6A31">
              <w:rPr>
                <w:rFonts w:cs="Arial"/>
                <w:color w:val="000000" w:themeColor="text1"/>
              </w:rPr>
              <w:t>Text Box</w:t>
            </w:r>
          </w:p>
        </w:tc>
        <w:tc>
          <w:tcPr>
            <w:tcW w:w="1103" w:type="dxa"/>
          </w:tcPr>
          <w:p w14:paraId="25511CC0" w14:textId="77777777" w:rsidR="009E4E82" w:rsidRPr="007E6A31" w:rsidRDefault="009E4E82" w:rsidP="003C386E">
            <w:pPr>
              <w:snapToGrid w:val="0"/>
              <w:rPr>
                <w:rFonts w:cs="Arial"/>
                <w:color w:val="000000" w:themeColor="text1"/>
              </w:rPr>
            </w:pPr>
            <w:r w:rsidRPr="007E6A31">
              <w:rPr>
                <w:rFonts w:cs="Arial"/>
                <w:color w:val="000000" w:themeColor="text1"/>
              </w:rPr>
              <w:t>Varchar</w:t>
            </w:r>
          </w:p>
        </w:tc>
        <w:tc>
          <w:tcPr>
            <w:tcW w:w="2410" w:type="dxa"/>
          </w:tcPr>
          <w:p w14:paraId="25511CC1" w14:textId="77777777" w:rsidR="009E4E82" w:rsidRPr="007E6A31" w:rsidRDefault="009E4E82" w:rsidP="003C386E">
            <w:pPr>
              <w:snapToGrid w:val="0"/>
              <w:rPr>
                <w:color w:val="000000" w:themeColor="text1"/>
              </w:rPr>
            </w:pPr>
            <w:r w:rsidRPr="007E6A31">
              <w:rPr>
                <w:color w:val="000000" w:themeColor="text1"/>
              </w:rPr>
              <w:t xml:space="preserve">Gives the City name </w:t>
            </w:r>
          </w:p>
        </w:tc>
        <w:tc>
          <w:tcPr>
            <w:tcW w:w="1701" w:type="dxa"/>
          </w:tcPr>
          <w:p w14:paraId="25511CC2" w14:textId="77777777" w:rsidR="009E4E82" w:rsidRPr="007E6A31" w:rsidRDefault="009E4E82" w:rsidP="003C386E">
            <w:pPr>
              <w:snapToGrid w:val="0"/>
              <w:rPr>
                <w:rFonts w:cs="Arial"/>
                <w:color w:val="000000" w:themeColor="text1"/>
              </w:rPr>
            </w:pPr>
            <w:r w:rsidRPr="007E6A31">
              <w:rPr>
                <w:color w:val="000000" w:themeColor="text1"/>
              </w:rPr>
              <w:t>Enabled and Blank.</w:t>
            </w:r>
          </w:p>
        </w:tc>
        <w:tc>
          <w:tcPr>
            <w:tcW w:w="1002" w:type="dxa"/>
          </w:tcPr>
          <w:p w14:paraId="25511CC3" w14:textId="77777777" w:rsidR="009E4E82" w:rsidRPr="007E6A31" w:rsidRDefault="009E4E82" w:rsidP="003C386E">
            <w:pPr>
              <w:snapToGrid w:val="0"/>
              <w:rPr>
                <w:rFonts w:cs="Arial"/>
                <w:color w:val="000000" w:themeColor="text1"/>
              </w:rPr>
            </w:pPr>
            <w:r w:rsidRPr="007E6A31">
              <w:rPr>
                <w:rFonts w:cs="Arial"/>
                <w:color w:val="000000" w:themeColor="text1"/>
              </w:rPr>
              <w:t>N/A</w:t>
            </w:r>
          </w:p>
        </w:tc>
      </w:tr>
      <w:tr w:rsidR="007E6A31" w:rsidRPr="007E6A31" w14:paraId="25511CCB" w14:textId="77777777" w:rsidTr="001A28D3">
        <w:trPr>
          <w:trHeight w:val="413"/>
        </w:trPr>
        <w:tc>
          <w:tcPr>
            <w:tcW w:w="1710" w:type="dxa"/>
          </w:tcPr>
          <w:p w14:paraId="25511CC5" w14:textId="77777777" w:rsidR="009E4E82" w:rsidRPr="007E6A31" w:rsidRDefault="00165BA8" w:rsidP="003C386E">
            <w:pPr>
              <w:snapToGrid w:val="0"/>
              <w:rPr>
                <w:rFonts w:cs="Arial"/>
                <w:color w:val="000000" w:themeColor="text1"/>
              </w:rPr>
            </w:pPr>
            <w:r w:rsidRPr="007E6A31">
              <w:rPr>
                <w:rFonts w:cs="Arial"/>
                <w:color w:val="000000" w:themeColor="text1"/>
                <w:szCs w:val="22"/>
              </w:rPr>
              <w:t>**</w:t>
            </w:r>
            <w:r w:rsidR="009E4E82" w:rsidRPr="007E6A31">
              <w:rPr>
                <w:rFonts w:cs="Arial"/>
                <w:color w:val="000000" w:themeColor="text1"/>
                <w:szCs w:val="22"/>
              </w:rPr>
              <w:t>District</w:t>
            </w:r>
          </w:p>
        </w:tc>
        <w:tc>
          <w:tcPr>
            <w:tcW w:w="1440" w:type="dxa"/>
          </w:tcPr>
          <w:p w14:paraId="25511CC6" w14:textId="77777777" w:rsidR="009E4E82" w:rsidRPr="007E6A31" w:rsidRDefault="009E4E82" w:rsidP="003C386E">
            <w:pPr>
              <w:snapToGrid w:val="0"/>
              <w:rPr>
                <w:rFonts w:cs="Arial"/>
                <w:color w:val="000000" w:themeColor="text1"/>
              </w:rPr>
            </w:pPr>
            <w:r w:rsidRPr="007E6A31">
              <w:rPr>
                <w:rFonts w:cs="Arial"/>
                <w:color w:val="000000" w:themeColor="text1"/>
              </w:rPr>
              <w:t>Textbox</w:t>
            </w:r>
          </w:p>
        </w:tc>
        <w:tc>
          <w:tcPr>
            <w:tcW w:w="1103" w:type="dxa"/>
          </w:tcPr>
          <w:p w14:paraId="25511CC7" w14:textId="77777777" w:rsidR="009E4E82" w:rsidRPr="007E6A31" w:rsidRDefault="009E4E82" w:rsidP="003C386E">
            <w:pPr>
              <w:snapToGrid w:val="0"/>
              <w:rPr>
                <w:rFonts w:cs="Arial"/>
                <w:color w:val="000000" w:themeColor="text1"/>
              </w:rPr>
            </w:pPr>
            <w:r w:rsidRPr="007E6A31">
              <w:rPr>
                <w:rFonts w:cs="Arial"/>
                <w:color w:val="000000" w:themeColor="text1"/>
              </w:rPr>
              <w:t>Varchar</w:t>
            </w:r>
          </w:p>
        </w:tc>
        <w:tc>
          <w:tcPr>
            <w:tcW w:w="2410" w:type="dxa"/>
          </w:tcPr>
          <w:p w14:paraId="25511CC8" w14:textId="77777777" w:rsidR="009E4E82" w:rsidRPr="007E6A31" w:rsidRDefault="009E4E82" w:rsidP="003C386E">
            <w:pPr>
              <w:rPr>
                <w:rFonts w:cs="Arial"/>
                <w:color w:val="000000" w:themeColor="text1"/>
              </w:rPr>
            </w:pPr>
            <w:r w:rsidRPr="007E6A31">
              <w:rPr>
                <w:color w:val="000000" w:themeColor="text1"/>
              </w:rPr>
              <w:t>Gives the district name</w:t>
            </w:r>
          </w:p>
        </w:tc>
        <w:tc>
          <w:tcPr>
            <w:tcW w:w="1701" w:type="dxa"/>
          </w:tcPr>
          <w:p w14:paraId="25511CC9" w14:textId="77777777" w:rsidR="009E4E82" w:rsidRPr="007E6A31" w:rsidRDefault="009E4E82" w:rsidP="003C386E">
            <w:pPr>
              <w:snapToGrid w:val="0"/>
              <w:rPr>
                <w:rFonts w:cs="Arial"/>
                <w:color w:val="000000" w:themeColor="text1"/>
              </w:rPr>
            </w:pPr>
            <w:r w:rsidRPr="007E6A31">
              <w:rPr>
                <w:color w:val="000000" w:themeColor="text1"/>
              </w:rPr>
              <w:t>Enabled and Blank.</w:t>
            </w:r>
          </w:p>
        </w:tc>
        <w:tc>
          <w:tcPr>
            <w:tcW w:w="1002" w:type="dxa"/>
          </w:tcPr>
          <w:p w14:paraId="25511CCA" w14:textId="77777777" w:rsidR="009E4E82" w:rsidRPr="007E6A31" w:rsidRDefault="009E4E82" w:rsidP="003C386E">
            <w:pPr>
              <w:snapToGrid w:val="0"/>
              <w:rPr>
                <w:rFonts w:cs="Arial"/>
                <w:color w:val="000000" w:themeColor="text1"/>
              </w:rPr>
            </w:pPr>
            <w:r w:rsidRPr="007E6A31">
              <w:rPr>
                <w:rFonts w:cs="Arial"/>
                <w:color w:val="000000" w:themeColor="text1"/>
              </w:rPr>
              <w:t>N/A</w:t>
            </w:r>
          </w:p>
        </w:tc>
      </w:tr>
      <w:tr w:rsidR="007E6A31" w:rsidRPr="007E6A31" w14:paraId="25511CD2" w14:textId="77777777" w:rsidTr="001A28D3">
        <w:trPr>
          <w:trHeight w:val="285"/>
        </w:trPr>
        <w:tc>
          <w:tcPr>
            <w:tcW w:w="1710" w:type="dxa"/>
          </w:tcPr>
          <w:p w14:paraId="25511CCC" w14:textId="77777777" w:rsidR="009E4E82" w:rsidRPr="007E6A31" w:rsidRDefault="00165BA8" w:rsidP="003C386E">
            <w:pPr>
              <w:snapToGrid w:val="0"/>
              <w:rPr>
                <w:rFonts w:cs="Arial"/>
                <w:color w:val="000000" w:themeColor="text1"/>
              </w:rPr>
            </w:pPr>
            <w:r w:rsidRPr="007E6A31">
              <w:rPr>
                <w:rFonts w:cs="Arial"/>
                <w:color w:val="000000" w:themeColor="text1"/>
                <w:szCs w:val="22"/>
              </w:rPr>
              <w:t>**</w:t>
            </w:r>
            <w:r w:rsidR="009E4E82" w:rsidRPr="007E6A31">
              <w:rPr>
                <w:rFonts w:cs="Arial"/>
                <w:color w:val="000000" w:themeColor="text1"/>
                <w:szCs w:val="22"/>
              </w:rPr>
              <w:t xml:space="preserve">State </w:t>
            </w:r>
          </w:p>
        </w:tc>
        <w:tc>
          <w:tcPr>
            <w:tcW w:w="1440" w:type="dxa"/>
          </w:tcPr>
          <w:p w14:paraId="25511CCD" w14:textId="77777777" w:rsidR="009E4E82" w:rsidRPr="007E6A31" w:rsidRDefault="009E4E82" w:rsidP="003C386E">
            <w:pPr>
              <w:snapToGrid w:val="0"/>
              <w:rPr>
                <w:rFonts w:cs="Arial"/>
                <w:color w:val="000000" w:themeColor="text1"/>
              </w:rPr>
            </w:pPr>
            <w:r w:rsidRPr="007E6A31">
              <w:rPr>
                <w:rFonts w:ascii="Calibri" w:hAnsi="Calibri" w:cs="Calibri"/>
                <w:color w:val="000000" w:themeColor="text1"/>
                <w:sz w:val="22"/>
                <w:szCs w:val="22"/>
              </w:rPr>
              <w:t>Dropdown</w:t>
            </w:r>
          </w:p>
        </w:tc>
        <w:tc>
          <w:tcPr>
            <w:tcW w:w="1103" w:type="dxa"/>
          </w:tcPr>
          <w:p w14:paraId="25511CCE" w14:textId="77777777" w:rsidR="009E4E82" w:rsidRPr="007E6A31" w:rsidRDefault="009E4E82" w:rsidP="003C386E">
            <w:pPr>
              <w:snapToGrid w:val="0"/>
              <w:rPr>
                <w:rFonts w:cs="Arial"/>
                <w:color w:val="000000" w:themeColor="text1"/>
              </w:rPr>
            </w:pPr>
            <w:r w:rsidRPr="007E6A31">
              <w:rPr>
                <w:rFonts w:cs="Arial"/>
                <w:color w:val="000000" w:themeColor="text1"/>
              </w:rPr>
              <w:t>Varchar</w:t>
            </w:r>
          </w:p>
        </w:tc>
        <w:tc>
          <w:tcPr>
            <w:tcW w:w="2410" w:type="dxa"/>
          </w:tcPr>
          <w:p w14:paraId="25511CCF" w14:textId="77777777" w:rsidR="009E4E82" w:rsidRPr="007E6A31" w:rsidRDefault="009E4E82" w:rsidP="003C386E">
            <w:pPr>
              <w:rPr>
                <w:rFonts w:cs="Arial"/>
                <w:color w:val="000000" w:themeColor="text1"/>
              </w:rPr>
            </w:pPr>
            <w:r w:rsidRPr="007E6A31">
              <w:rPr>
                <w:color w:val="000000" w:themeColor="text1"/>
              </w:rPr>
              <w:t>Gives the List of States.</w:t>
            </w:r>
          </w:p>
        </w:tc>
        <w:tc>
          <w:tcPr>
            <w:tcW w:w="1701" w:type="dxa"/>
          </w:tcPr>
          <w:p w14:paraId="25511CD0" w14:textId="77777777" w:rsidR="009E4E82" w:rsidRPr="007E6A31" w:rsidRDefault="009E4E82" w:rsidP="003C386E">
            <w:pPr>
              <w:snapToGrid w:val="0"/>
              <w:rPr>
                <w:rFonts w:cs="Arial"/>
                <w:color w:val="000000" w:themeColor="text1"/>
              </w:rPr>
            </w:pPr>
            <w:r w:rsidRPr="007E6A31">
              <w:rPr>
                <w:color w:val="000000" w:themeColor="text1"/>
              </w:rPr>
              <w:t>Enabled and Blank.</w:t>
            </w:r>
          </w:p>
        </w:tc>
        <w:tc>
          <w:tcPr>
            <w:tcW w:w="1002" w:type="dxa"/>
          </w:tcPr>
          <w:p w14:paraId="25511CD1" w14:textId="77777777" w:rsidR="009E4E82" w:rsidRPr="007E6A31" w:rsidRDefault="009E4E82" w:rsidP="003C386E">
            <w:pPr>
              <w:snapToGrid w:val="0"/>
              <w:rPr>
                <w:rFonts w:cs="Arial"/>
                <w:color w:val="000000" w:themeColor="text1"/>
              </w:rPr>
            </w:pPr>
            <w:r w:rsidRPr="007E6A31">
              <w:rPr>
                <w:rFonts w:cs="Arial"/>
                <w:color w:val="000000" w:themeColor="text1"/>
              </w:rPr>
              <w:t>N/A</w:t>
            </w:r>
          </w:p>
        </w:tc>
      </w:tr>
      <w:tr w:rsidR="007E6A31" w:rsidRPr="007E6A31" w14:paraId="25511CD9" w14:textId="77777777" w:rsidTr="001A28D3">
        <w:trPr>
          <w:trHeight w:val="285"/>
        </w:trPr>
        <w:tc>
          <w:tcPr>
            <w:tcW w:w="1710" w:type="dxa"/>
          </w:tcPr>
          <w:p w14:paraId="25511CD3" w14:textId="77777777" w:rsidR="009E4E82" w:rsidRPr="007E6A31" w:rsidRDefault="00165BA8" w:rsidP="009E4E82">
            <w:pPr>
              <w:rPr>
                <w:rFonts w:cs="Arial"/>
                <w:color w:val="000000" w:themeColor="text1"/>
              </w:rPr>
            </w:pPr>
            <w:r w:rsidRPr="007E6A31">
              <w:rPr>
                <w:rFonts w:cs="Arial"/>
                <w:color w:val="000000" w:themeColor="text1"/>
                <w:szCs w:val="22"/>
              </w:rPr>
              <w:t>**</w:t>
            </w:r>
            <w:r w:rsidR="009E4E82" w:rsidRPr="007E6A31">
              <w:rPr>
                <w:rFonts w:cs="Arial"/>
                <w:color w:val="000000" w:themeColor="text1"/>
                <w:szCs w:val="22"/>
              </w:rPr>
              <w:t>Country</w:t>
            </w:r>
          </w:p>
        </w:tc>
        <w:tc>
          <w:tcPr>
            <w:tcW w:w="1440" w:type="dxa"/>
          </w:tcPr>
          <w:p w14:paraId="25511CD4" w14:textId="77777777" w:rsidR="009E4E82" w:rsidRPr="007E6A31" w:rsidRDefault="009E4E82" w:rsidP="003C386E">
            <w:pPr>
              <w:snapToGrid w:val="0"/>
              <w:rPr>
                <w:rFonts w:cs="Arial"/>
                <w:color w:val="000000" w:themeColor="text1"/>
              </w:rPr>
            </w:pPr>
            <w:r w:rsidRPr="007E6A31">
              <w:rPr>
                <w:rFonts w:ascii="Calibri" w:hAnsi="Calibri" w:cs="Calibri"/>
                <w:color w:val="000000" w:themeColor="text1"/>
                <w:sz w:val="22"/>
                <w:szCs w:val="22"/>
              </w:rPr>
              <w:t>Dropdown</w:t>
            </w:r>
          </w:p>
        </w:tc>
        <w:tc>
          <w:tcPr>
            <w:tcW w:w="1103" w:type="dxa"/>
          </w:tcPr>
          <w:p w14:paraId="25511CD5" w14:textId="77777777" w:rsidR="009E4E82" w:rsidRPr="007E6A31" w:rsidRDefault="009E4E82" w:rsidP="003C386E">
            <w:pPr>
              <w:snapToGrid w:val="0"/>
              <w:rPr>
                <w:rFonts w:cs="Arial"/>
                <w:color w:val="000000" w:themeColor="text1"/>
              </w:rPr>
            </w:pPr>
            <w:r w:rsidRPr="007E6A31">
              <w:rPr>
                <w:rFonts w:cs="Arial"/>
                <w:color w:val="000000" w:themeColor="text1"/>
              </w:rPr>
              <w:t>Varchar</w:t>
            </w:r>
          </w:p>
        </w:tc>
        <w:tc>
          <w:tcPr>
            <w:tcW w:w="2410" w:type="dxa"/>
          </w:tcPr>
          <w:p w14:paraId="25511CD6" w14:textId="77777777" w:rsidR="009E4E82" w:rsidRPr="007E6A31" w:rsidRDefault="009E4E82" w:rsidP="00F84498">
            <w:pPr>
              <w:rPr>
                <w:rFonts w:cs="Arial"/>
                <w:color w:val="000000" w:themeColor="text1"/>
              </w:rPr>
            </w:pPr>
            <w:r w:rsidRPr="007E6A31">
              <w:rPr>
                <w:color w:val="000000" w:themeColor="text1"/>
              </w:rPr>
              <w:t>Gives the country name</w:t>
            </w:r>
          </w:p>
        </w:tc>
        <w:tc>
          <w:tcPr>
            <w:tcW w:w="1701" w:type="dxa"/>
          </w:tcPr>
          <w:p w14:paraId="25511CD7" w14:textId="77777777" w:rsidR="009E4E82" w:rsidRPr="007E6A31" w:rsidRDefault="009E4E82" w:rsidP="003C386E">
            <w:pPr>
              <w:snapToGrid w:val="0"/>
              <w:rPr>
                <w:rFonts w:cs="Arial"/>
                <w:color w:val="000000" w:themeColor="text1"/>
              </w:rPr>
            </w:pPr>
            <w:r w:rsidRPr="007E6A31">
              <w:rPr>
                <w:color w:val="000000" w:themeColor="text1"/>
              </w:rPr>
              <w:t>Enabled and blank.</w:t>
            </w:r>
          </w:p>
        </w:tc>
        <w:tc>
          <w:tcPr>
            <w:tcW w:w="1002" w:type="dxa"/>
          </w:tcPr>
          <w:p w14:paraId="25511CD8" w14:textId="77777777" w:rsidR="009E4E82" w:rsidRPr="007E6A31" w:rsidRDefault="009E4E82" w:rsidP="003C386E">
            <w:pPr>
              <w:snapToGrid w:val="0"/>
              <w:rPr>
                <w:rFonts w:cs="Arial"/>
                <w:color w:val="000000" w:themeColor="text1"/>
              </w:rPr>
            </w:pPr>
            <w:r w:rsidRPr="007E6A31">
              <w:rPr>
                <w:rFonts w:cs="Arial"/>
                <w:color w:val="000000" w:themeColor="text1"/>
              </w:rPr>
              <w:t>N/A</w:t>
            </w:r>
          </w:p>
        </w:tc>
      </w:tr>
      <w:tr w:rsidR="007E6A31" w:rsidRPr="007E6A31" w14:paraId="25511CDB" w14:textId="77777777" w:rsidTr="001A28D3">
        <w:trPr>
          <w:trHeight w:val="285"/>
        </w:trPr>
        <w:tc>
          <w:tcPr>
            <w:tcW w:w="9366" w:type="dxa"/>
            <w:gridSpan w:val="6"/>
          </w:tcPr>
          <w:p w14:paraId="25511CDA" w14:textId="77777777" w:rsidR="009E4E82" w:rsidRPr="007E6A31" w:rsidRDefault="009E4E82" w:rsidP="003C386E">
            <w:pPr>
              <w:snapToGrid w:val="0"/>
              <w:rPr>
                <w:rFonts w:cs="Arial"/>
                <w:color w:val="000000" w:themeColor="text1"/>
              </w:rPr>
            </w:pPr>
          </w:p>
        </w:tc>
      </w:tr>
      <w:tr w:rsidR="007E6A31" w:rsidRPr="007E6A31" w14:paraId="25511CE2" w14:textId="77777777" w:rsidTr="001A28D3">
        <w:trPr>
          <w:trHeight w:val="285"/>
        </w:trPr>
        <w:tc>
          <w:tcPr>
            <w:tcW w:w="1710" w:type="dxa"/>
          </w:tcPr>
          <w:p w14:paraId="25511CDC" w14:textId="77777777" w:rsidR="00CB6062" w:rsidRPr="007E6A31" w:rsidRDefault="00CB6062" w:rsidP="009E4E82">
            <w:pPr>
              <w:rPr>
                <w:color w:val="000000" w:themeColor="text1"/>
                <w:lang w:val="en-US"/>
              </w:rPr>
            </w:pPr>
            <w:r w:rsidRPr="007E6A31">
              <w:rPr>
                <w:color w:val="000000" w:themeColor="text1"/>
                <w:lang w:val="en-US"/>
              </w:rPr>
              <w:t>Email</w:t>
            </w:r>
          </w:p>
        </w:tc>
        <w:tc>
          <w:tcPr>
            <w:tcW w:w="1440" w:type="dxa"/>
          </w:tcPr>
          <w:p w14:paraId="25511CDD" w14:textId="77777777" w:rsidR="00CB6062" w:rsidRPr="007E6A31" w:rsidRDefault="00CB6062" w:rsidP="003C386E">
            <w:pPr>
              <w:snapToGrid w:val="0"/>
              <w:rPr>
                <w:rFonts w:cs="Arial"/>
                <w:color w:val="000000" w:themeColor="text1"/>
              </w:rPr>
            </w:pPr>
            <w:r w:rsidRPr="007E6A31">
              <w:rPr>
                <w:rFonts w:cs="Arial"/>
                <w:color w:val="000000" w:themeColor="text1"/>
              </w:rPr>
              <w:t>Textbox</w:t>
            </w:r>
          </w:p>
        </w:tc>
        <w:tc>
          <w:tcPr>
            <w:tcW w:w="1103" w:type="dxa"/>
          </w:tcPr>
          <w:p w14:paraId="25511CDE" w14:textId="77777777" w:rsidR="00CB6062" w:rsidRPr="007E6A31" w:rsidRDefault="00CB6062" w:rsidP="003C386E">
            <w:pPr>
              <w:snapToGrid w:val="0"/>
              <w:rPr>
                <w:rFonts w:cs="Arial"/>
                <w:color w:val="000000" w:themeColor="text1"/>
              </w:rPr>
            </w:pPr>
            <w:r w:rsidRPr="007E6A31">
              <w:rPr>
                <w:rFonts w:cs="Arial"/>
                <w:color w:val="000000" w:themeColor="text1"/>
              </w:rPr>
              <w:t>Multiple</w:t>
            </w:r>
          </w:p>
        </w:tc>
        <w:tc>
          <w:tcPr>
            <w:tcW w:w="2410" w:type="dxa"/>
          </w:tcPr>
          <w:p w14:paraId="25511CDF" w14:textId="77777777" w:rsidR="00CB6062" w:rsidRPr="007E6A31" w:rsidRDefault="00CB6062" w:rsidP="00F84498">
            <w:pPr>
              <w:rPr>
                <w:rFonts w:cs="Arial"/>
                <w:color w:val="000000" w:themeColor="text1"/>
              </w:rPr>
            </w:pPr>
            <w:r w:rsidRPr="007E6A31">
              <w:rPr>
                <w:rFonts w:cs="Arial"/>
                <w:color w:val="000000" w:themeColor="text1"/>
              </w:rPr>
              <w:t>Gives the email address of the nominee</w:t>
            </w:r>
          </w:p>
        </w:tc>
        <w:tc>
          <w:tcPr>
            <w:tcW w:w="1701" w:type="dxa"/>
          </w:tcPr>
          <w:p w14:paraId="25511CE0" w14:textId="77777777" w:rsidR="00CB6062" w:rsidRPr="007E6A31" w:rsidRDefault="00CB6062" w:rsidP="003C386E">
            <w:pPr>
              <w:snapToGrid w:val="0"/>
              <w:rPr>
                <w:color w:val="000000" w:themeColor="text1"/>
              </w:rPr>
            </w:pPr>
            <w:r w:rsidRPr="007E6A31">
              <w:rPr>
                <w:color w:val="000000" w:themeColor="text1"/>
              </w:rPr>
              <w:t>Enabled and blank.</w:t>
            </w:r>
          </w:p>
        </w:tc>
        <w:tc>
          <w:tcPr>
            <w:tcW w:w="1002" w:type="dxa"/>
          </w:tcPr>
          <w:p w14:paraId="25511CE1" w14:textId="77777777" w:rsidR="00CB6062" w:rsidRPr="007E6A31" w:rsidRDefault="00CB6062" w:rsidP="003C386E">
            <w:pPr>
              <w:snapToGrid w:val="0"/>
              <w:rPr>
                <w:rFonts w:cs="Arial"/>
                <w:color w:val="000000" w:themeColor="text1"/>
              </w:rPr>
            </w:pPr>
            <w:r w:rsidRPr="007E6A31">
              <w:rPr>
                <w:rFonts w:cs="Arial"/>
                <w:color w:val="000000" w:themeColor="text1"/>
              </w:rPr>
              <w:t>N/A</w:t>
            </w:r>
          </w:p>
        </w:tc>
      </w:tr>
      <w:tr w:rsidR="007E6A31" w:rsidRPr="007E6A31" w14:paraId="25511CEA" w14:textId="77777777" w:rsidTr="001A28D3">
        <w:trPr>
          <w:trHeight w:val="285"/>
        </w:trPr>
        <w:tc>
          <w:tcPr>
            <w:tcW w:w="1710" w:type="dxa"/>
          </w:tcPr>
          <w:p w14:paraId="25511CE3" w14:textId="77777777" w:rsidR="00CB6062" w:rsidRPr="007E6A31" w:rsidRDefault="00D871FE" w:rsidP="009E4E82">
            <w:pPr>
              <w:rPr>
                <w:color w:val="000000" w:themeColor="text1"/>
                <w:lang w:val="en-US"/>
              </w:rPr>
            </w:pPr>
            <w:r w:rsidRPr="007E6A31">
              <w:rPr>
                <w:color w:val="000000" w:themeColor="text1"/>
                <w:lang w:val="en-US"/>
              </w:rPr>
              <w:t>**</w:t>
            </w:r>
            <w:r w:rsidR="00165BA8" w:rsidRPr="007E6A31">
              <w:rPr>
                <w:color w:val="000000" w:themeColor="text1"/>
                <w:lang w:val="en-US"/>
              </w:rPr>
              <w:t>P</w:t>
            </w:r>
            <w:r w:rsidR="00CB6062" w:rsidRPr="007E6A31">
              <w:rPr>
                <w:color w:val="000000" w:themeColor="text1"/>
                <w:lang w:val="en-US"/>
              </w:rPr>
              <w:t>hone Number</w:t>
            </w:r>
          </w:p>
          <w:p w14:paraId="25511CE4" w14:textId="77777777" w:rsidR="00CB6062" w:rsidRPr="007E6A31" w:rsidRDefault="00CB6062" w:rsidP="009E4E82">
            <w:pPr>
              <w:rPr>
                <w:color w:val="000000" w:themeColor="text1"/>
                <w:lang w:val="en-US"/>
              </w:rPr>
            </w:pPr>
          </w:p>
        </w:tc>
        <w:tc>
          <w:tcPr>
            <w:tcW w:w="1440" w:type="dxa"/>
          </w:tcPr>
          <w:p w14:paraId="25511CE5" w14:textId="77777777" w:rsidR="00CB6062" w:rsidRPr="007E6A31" w:rsidRDefault="00CB6062" w:rsidP="003C386E">
            <w:pPr>
              <w:snapToGrid w:val="0"/>
              <w:rPr>
                <w:rFonts w:cs="Arial"/>
                <w:color w:val="000000" w:themeColor="text1"/>
              </w:rPr>
            </w:pPr>
            <w:r w:rsidRPr="007E6A31">
              <w:rPr>
                <w:rFonts w:cs="Arial"/>
                <w:color w:val="000000" w:themeColor="text1"/>
              </w:rPr>
              <w:t xml:space="preserve">Text Box </w:t>
            </w:r>
          </w:p>
        </w:tc>
        <w:tc>
          <w:tcPr>
            <w:tcW w:w="1103" w:type="dxa"/>
          </w:tcPr>
          <w:p w14:paraId="25511CE6" w14:textId="77777777" w:rsidR="00CB6062" w:rsidRPr="007E6A31" w:rsidRDefault="00CB6062" w:rsidP="003C386E">
            <w:pPr>
              <w:snapToGrid w:val="0"/>
              <w:rPr>
                <w:rFonts w:cs="Arial"/>
                <w:color w:val="000000" w:themeColor="text1"/>
              </w:rPr>
            </w:pPr>
            <w:r w:rsidRPr="007E6A31">
              <w:rPr>
                <w:rFonts w:cs="Arial"/>
                <w:color w:val="000000" w:themeColor="text1"/>
              </w:rPr>
              <w:t>Numeric</w:t>
            </w:r>
          </w:p>
        </w:tc>
        <w:tc>
          <w:tcPr>
            <w:tcW w:w="2410" w:type="dxa"/>
          </w:tcPr>
          <w:p w14:paraId="25511CE7" w14:textId="77777777" w:rsidR="00CB6062" w:rsidRPr="007E6A31" w:rsidRDefault="00CB6062" w:rsidP="00F84498">
            <w:pPr>
              <w:rPr>
                <w:rFonts w:cs="Arial"/>
                <w:color w:val="000000" w:themeColor="text1"/>
              </w:rPr>
            </w:pPr>
            <w:r w:rsidRPr="007E6A31">
              <w:rPr>
                <w:rFonts w:cs="Arial"/>
                <w:color w:val="000000" w:themeColor="text1"/>
              </w:rPr>
              <w:t>Gives the phone number of the nominee including STD code (if available)</w:t>
            </w:r>
          </w:p>
        </w:tc>
        <w:tc>
          <w:tcPr>
            <w:tcW w:w="1701" w:type="dxa"/>
          </w:tcPr>
          <w:p w14:paraId="25511CE8" w14:textId="77777777" w:rsidR="00CB6062" w:rsidRPr="007E6A31" w:rsidRDefault="00CB6062" w:rsidP="003C386E">
            <w:pPr>
              <w:snapToGrid w:val="0"/>
              <w:rPr>
                <w:rFonts w:cs="Arial"/>
                <w:color w:val="000000" w:themeColor="text1"/>
              </w:rPr>
            </w:pPr>
            <w:r w:rsidRPr="007E6A31">
              <w:rPr>
                <w:color w:val="000000" w:themeColor="text1"/>
              </w:rPr>
              <w:t>Enabled and blank.</w:t>
            </w:r>
          </w:p>
        </w:tc>
        <w:tc>
          <w:tcPr>
            <w:tcW w:w="1002" w:type="dxa"/>
          </w:tcPr>
          <w:p w14:paraId="25511CE9" w14:textId="77777777" w:rsidR="00CB6062" w:rsidRPr="007E6A31" w:rsidRDefault="00CB6062" w:rsidP="003C386E">
            <w:pPr>
              <w:snapToGrid w:val="0"/>
              <w:rPr>
                <w:rFonts w:cs="Arial"/>
                <w:color w:val="000000" w:themeColor="text1"/>
              </w:rPr>
            </w:pPr>
            <w:r w:rsidRPr="007E6A31">
              <w:rPr>
                <w:rFonts w:cs="Arial"/>
                <w:color w:val="000000" w:themeColor="text1"/>
              </w:rPr>
              <w:t>N/A</w:t>
            </w:r>
          </w:p>
        </w:tc>
      </w:tr>
      <w:tr w:rsidR="007E6A31" w:rsidRPr="007E6A31" w14:paraId="25511CF2" w14:textId="77777777" w:rsidTr="001A28D3">
        <w:trPr>
          <w:trHeight w:val="285"/>
        </w:trPr>
        <w:tc>
          <w:tcPr>
            <w:tcW w:w="1710" w:type="dxa"/>
          </w:tcPr>
          <w:p w14:paraId="25511CEB" w14:textId="77777777" w:rsidR="00CB6062" w:rsidRPr="007E6A31" w:rsidRDefault="00D871FE" w:rsidP="009E4E82">
            <w:pPr>
              <w:rPr>
                <w:color w:val="000000" w:themeColor="text1"/>
                <w:lang w:val="en-US"/>
              </w:rPr>
            </w:pPr>
            <w:r w:rsidRPr="007E6A31">
              <w:rPr>
                <w:color w:val="000000" w:themeColor="text1"/>
                <w:lang w:val="en-US"/>
              </w:rPr>
              <w:t>**</w:t>
            </w:r>
            <w:r w:rsidR="00CB6062" w:rsidRPr="007E6A31">
              <w:rPr>
                <w:color w:val="000000" w:themeColor="text1"/>
                <w:lang w:val="en-US"/>
              </w:rPr>
              <w:t>Assignment Effective Date</w:t>
            </w:r>
            <w:r w:rsidR="00587D4D" w:rsidRPr="007E6A31">
              <w:rPr>
                <w:color w:val="000000" w:themeColor="text1"/>
                <w:lang w:val="en-US"/>
              </w:rPr>
              <w:t>*</w:t>
            </w:r>
          </w:p>
        </w:tc>
        <w:tc>
          <w:tcPr>
            <w:tcW w:w="1440" w:type="dxa"/>
          </w:tcPr>
          <w:p w14:paraId="25511CEC" w14:textId="77777777" w:rsidR="00CB6062" w:rsidRPr="007E6A31" w:rsidRDefault="00CB6062" w:rsidP="00E62AC0">
            <w:pPr>
              <w:snapToGrid w:val="0"/>
              <w:rPr>
                <w:rFonts w:cs="Arial"/>
                <w:color w:val="000000" w:themeColor="text1"/>
              </w:rPr>
            </w:pPr>
            <w:r w:rsidRPr="007E6A31">
              <w:rPr>
                <w:rFonts w:cs="Arial"/>
                <w:color w:val="000000" w:themeColor="text1"/>
              </w:rPr>
              <w:t>Text box</w:t>
            </w:r>
          </w:p>
          <w:p w14:paraId="25511CED" w14:textId="77777777" w:rsidR="00CB6062" w:rsidRPr="007E6A31" w:rsidRDefault="00CB6062" w:rsidP="003C386E">
            <w:pPr>
              <w:snapToGrid w:val="0"/>
              <w:rPr>
                <w:rFonts w:cs="Arial"/>
                <w:color w:val="000000" w:themeColor="text1"/>
              </w:rPr>
            </w:pPr>
          </w:p>
        </w:tc>
        <w:tc>
          <w:tcPr>
            <w:tcW w:w="1103" w:type="dxa"/>
          </w:tcPr>
          <w:p w14:paraId="25511CEE" w14:textId="77777777" w:rsidR="00CB6062" w:rsidRPr="007E6A31" w:rsidRDefault="00CB6062" w:rsidP="003C386E">
            <w:pPr>
              <w:snapToGrid w:val="0"/>
              <w:rPr>
                <w:rFonts w:cs="Arial"/>
                <w:color w:val="000000" w:themeColor="text1"/>
              </w:rPr>
            </w:pPr>
            <w:r w:rsidRPr="007E6A31">
              <w:rPr>
                <w:rFonts w:cs="Arial"/>
                <w:color w:val="000000" w:themeColor="text1"/>
              </w:rPr>
              <w:t xml:space="preserve">Date </w:t>
            </w:r>
          </w:p>
        </w:tc>
        <w:tc>
          <w:tcPr>
            <w:tcW w:w="2410" w:type="dxa"/>
          </w:tcPr>
          <w:p w14:paraId="25511CEF" w14:textId="77777777" w:rsidR="00CB6062" w:rsidRPr="007E6A31" w:rsidRDefault="00CB6062" w:rsidP="00FB0C74">
            <w:pPr>
              <w:rPr>
                <w:rFonts w:cs="Arial"/>
                <w:color w:val="000000" w:themeColor="text1"/>
              </w:rPr>
            </w:pPr>
            <w:r w:rsidRPr="007E6A31">
              <w:rPr>
                <w:rFonts w:cs="Arial"/>
                <w:color w:val="000000" w:themeColor="text1"/>
              </w:rPr>
              <w:t>Gives the date of effective date of the assignment</w:t>
            </w:r>
          </w:p>
        </w:tc>
        <w:tc>
          <w:tcPr>
            <w:tcW w:w="1701" w:type="dxa"/>
          </w:tcPr>
          <w:p w14:paraId="25511CF0" w14:textId="77777777" w:rsidR="00CB6062" w:rsidRPr="007E6A31" w:rsidRDefault="00CB6062" w:rsidP="003C386E">
            <w:pPr>
              <w:snapToGrid w:val="0"/>
              <w:rPr>
                <w:color w:val="000000" w:themeColor="text1"/>
              </w:rPr>
            </w:pPr>
            <w:r w:rsidRPr="007E6A31">
              <w:rPr>
                <w:color w:val="000000" w:themeColor="text1"/>
              </w:rPr>
              <w:t>Enabled and blank.</w:t>
            </w:r>
          </w:p>
        </w:tc>
        <w:tc>
          <w:tcPr>
            <w:tcW w:w="1002" w:type="dxa"/>
          </w:tcPr>
          <w:p w14:paraId="25511CF1" w14:textId="77777777" w:rsidR="00CB6062" w:rsidRPr="007E6A31" w:rsidRDefault="00CB6062" w:rsidP="003C386E">
            <w:pPr>
              <w:snapToGrid w:val="0"/>
              <w:rPr>
                <w:rFonts w:cs="Arial"/>
                <w:color w:val="000000" w:themeColor="text1"/>
              </w:rPr>
            </w:pPr>
            <w:r w:rsidRPr="007E6A31">
              <w:rPr>
                <w:rFonts w:cs="Arial"/>
                <w:color w:val="000000" w:themeColor="text1"/>
              </w:rPr>
              <w:t>N/A</w:t>
            </w:r>
          </w:p>
        </w:tc>
      </w:tr>
    </w:tbl>
    <w:p w14:paraId="25511CF3" w14:textId="77777777" w:rsidR="000B21C2" w:rsidRPr="007E6A31" w:rsidRDefault="00587D4D" w:rsidP="006A6B81">
      <w:pPr>
        <w:rPr>
          <w:color w:val="000000" w:themeColor="text1"/>
          <w:lang w:val="en-US"/>
        </w:rPr>
      </w:pPr>
      <w:r w:rsidRPr="007E6A31">
        <w:rPr>
          <w:rFonts w:cs="Arial"/>
          <w:color w:val="000000" w:themeColor="text1"/>
        </w:rPr>
        <w:t>*Date format will be dd/mm/yyyy</w:t>
      </w:r>
    </w:p>
    <w:p w14:paraId="25511CF4" w14:textId="77777777" w:rsidR="00C46293" w:rsidRPr="007E6A31" w:rsidRDefault="00165BA8" w:rsidP="006A6B81">
      <w:pPr>
        <w:rPr>
          <w:color w:val="000000" w:themeColor="text1"/>
          <w:lang w:val="en-US"/>
        </w:rPr>
      </w:pPr>
      <w:r w:rsidRPr="007E6A31">
        <w:rPr>
          <w:color w:val="000000" w:themeColor="text1"/>
          <w:lang w:val="en-US"/>
        </w:rPr>
        <w:t>** Mandatory Fields</w:t>
      </w:r>
    </w:p>
    <w:p w14:paraId="25511CF5" w14:textId="77777777" w:rsidR="00C46293" w:rsidRPr="007E6A31" w:rsidRDefault="00C46293" w:rsidP="006A6B81">
      <w:pPr>
        <w:rPr>
          <w:color w:val="000000" w:themeColor="text1"/>
          <w:lang w:val="en-US"/>
        </w:rPr>
      </w:pPr>
    </w:p>
    <w:p w14:paraId="25511CF6" w14:textId="77777777" w:rsidR="00C46293" w:rsidRPr="007E6A31" w:rsidRDefault="00C46293" w:rsidP="006A6B81">
      <w:pPr>
        <w:rPr>
          <w:color w:val="000000" w:themeColor="text1"/>
          <w:lang w:val="en-US"/>
        </w:rPr>
      </w:pPr>
    </w:p>
    <w:p w14:paraId="25511CF7" w14:textId="77777777" w:rsidR="00AB304C" w:rsidRPr="007E6A31" w:rsidRDefault="00AB304C" w:rsidP="00AB304C">
      <w:pPr>
        <w:rPr>
          <w:b/>
          <w:color w:val="000000" w:themeColor="text1"/>
          <w:u w:val="single"/>
          <w:lang w:val="en-US"/>
        </w:rPr>
      </w:pPr>
      <w:r w:rsidRPr="007E6A31">
        <w:rPr>
          <w:b/>
          <w:color w:val="000000" w:themeColor="text1"/>
          <w:u w:val="single"/>
          <w:lang w:val="en-US"/>
        </w:rPr>
        <w:t xml:space="preserve">Hyperlinks, Buttons and </w:t>
      </w:r>
      <w:r w:rsidR="00FB0C74" w:rsidRPr="007E6A31">
        <w:rPr>
          <w:b/>
          <w:color w:val="000000" w:themeColor="text1"/>
          <w:u w:val="single"/>
          <w:lang w:val="en-US"/>
        </w:rPr>
        <w:t>Options:</w:t>
      </w:r>
    </w:p>
    <w:p w14:paraId="25511CF8" w14:textId="77777777" w:rsidR="00AB304C" w:rsidRPr="007E6A31" w:rsidRDefault="00AB304C" w:rsidP="00AB304C">
      <w:pPr>
        <w:rPr>
          <w:color w:val="000000" w:themeColor="text1"/>
          <w:u w:val="single"/>
          <w:lang w:val="en-US"/>
        </w:rPr>
      </w:pPr>
    </w:p>
    <w:p w14:paraId="25511CF9" w14:textId="77777777" w:rsidR="00AB304C" w:rsidRPr="007E6A31" w:rsidRDefault="00AB304C" w:rsidP="00AB304C">
      <w:pPr>
        <w:rPr>
          <w:color w:val="000000" w:themeColor="text1"/>
          <w:lang w:val="en-US"/>
        </w:rPr>
      </w:pPr>
      <w:r w:rsidRPr="007E6A31">
        <w:rPr>
          <w:b/>
          <w:color w:val="000000" w:themeColor="text1"/>
          <w:lang w:val="en-US"/>
        </w:rPr>
        <w:t xml:space="preserve">Search – </w:t>
      </w:r>
      <w:r w:rsidRPr="007E6A31">
        <w:rPr>
          <w:color w:val="000000" w:themeColor="text1"/>
          <w:lang w:val="en-US"/>
        </w:rPr>
        <w:t xml:space="preserve">Button: Allows to search for any Customer details based on the search criteria (First  Name, Last Name etc) If the Customer record is present in the system it is tagged to the Customer ID and the same will be retrieved. If Customer ID is not present system will generate the Customer ID for the respective Customer </w:t>
      </w:r>
      <w:r w:rsidR="000A3C2E" w:rsidRPr="007E6A31">
        <w:rPr>
          <w:color w:val="000000" w:themeColor="text1"/>
          <w:lang w:val="en-US"/>
        </w:rPr>
        <w:t>will be generated automatically by system once the Assignment is approved</w:t>
      </w:r>
    </w:p>
    <w:p w14:paraId="25511CFA" w14:textId="77777777" w:rsidR="000A3C2E" w:rsidRPr="007E6A31" w:rsidRDefault="000A3C2E" w:rsidP="00AB304C">
      <w:pPr>
        <w:rPr>
          <w:color w:val="000000" w:themeColor="text1"/>
          <w:lang w:val="en-US"/>
        </w:rPr>
      </w:pPr>
    </w:p>
    <w:p w14:paraId="25511CFB" w14:textId="77777777" w:rsidR="000A1ABB" w:rsidRPr="007E6A31" w:rsidRDefault="000A1ABB" w:rsidP="000A1ABB">
      <w:pPr>
        <w:rPr>
          <w:color w:val="000000" w:themeColor="text1"/>
          <w:lang w:val="en-US"/>
        </w:rPr>
      </w:pPr>
      <w:r w:rsidRPr="007E6A31">
        <w:rPr>
          <w:color w:val="000000" w:themeColor="text1"/>
          <w:lang w:val="en-US"/>
        </w:rPr>
        <w:t>When user enters any of the details to search for the customer id. He can enter of the details   and click on “Search” button. Upon clicking on Search button, a pop up opens with available clients list as shown below.</w:t>
      </w:r>
    </w:p>
    <w:p w14:paraId="25511CFC" w14:textId="77777777" w:rsidR="000A1ABB" w:rsidRPr="007E6A31" w:rsidRDefault="000A1ABB" w:rsidP="000A1ABB">
      <w:pPr>
        <w:rPr>
          <w:color w:val="000000" w:themeColor="text1"/>
          <w:lang w:val="en-US"/>
        </w:rPr>
      </w:pPr>
    </w:p>
    <w:p w14:paraId="25511CFD" w14:textId="77777777" w:rsidR="000A1ABB" w:rsidRPr="007E6A31" w:rsidRDefault="00DB4CB1" w:rsidP="000A1ABB">
      <w:pPr>
        <w:rPr>
          <w:color w:val="000000" w:themeColor="text1"/>
          <w:lang w:val="en-US"/>
        </w:rPr>
      </w:pPr>
      <w:r w:rsidRPr="007E6A31">
        <w:rPr>
          <w:noProof/>
          <w:color w:val="000000" w:themeColor="text1"/>
          <w:lang w:val="en-US" w:eastAsia="en-US"/>
        </w:rPr>
        <w:lastRenderedPageBreak/>
        <w:drawing>
          <wp:inline distT="0" distB="0" distL="0" distR="0" wp14:anchorId="255123EE" wp14:editId="255123EF">
            <wp:extent cx="5419725" cy="2552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9725" cy="2552700"/>
                    </a:xfrm>
                    <a:prstGeom prst="rect">
                      <a:avLst/>
                    </a:prstGeom>
                    <a:noFill/>
                    <a:ln>
                      <a:noFill/>
                    </a:ln>
                  </pic:spPr>
                </pic:pic>
              </a:graphicData>
            </a:graphic>
          </wp:inline>
        </w:drawing>
      </w:r>
    </w:p>
    <w:p w14:paraId="25511CFE" w14:textId="77777777" w:rsidR="00AB304C" w:rsidRPr="007E6A31" w:rsidRDefault="00AB304C" w:rsidP="00AB304C">
      <w:pPr>
        <w:rPr>
          <w:color w:val="000000" w:themeColor="text1"/>
          <w:lang w:val="en-US"/>
        </w:rPr>
      </w:pPr>
    </w:p>
    <w:p w14:paraId="25511CFF" w14:textId="77777777" w:rsidR="00AB304C" w:rsidRPr="007E6A31" w:rsidRDefault="00A6481E" w:rsidP="00AB304C">
      <w:pPr>
        <w:rPr>
          <w:color w:val="000000" w:themeColor="text1"/>
          <w:lang w:val="en-US"/>
        </w:rPr>
      </w:pPr>
      <w:r w:rsidRPr="007E6A31">
        <w:rPr>
          <w:b/>
          <w:color w:val="000000" w:themeColor="text1"/>
          <w:lang w:val="en-US"/>
        </w:rPr>
        <w:t>Save and Submit</w:t>
      </w:r>
      <w:r w:rsidR="00AB304C" w:rsidRPr="007E6A31">
        <w:rPr>
          <w:color w:val="000000" w:themeColor="text1"/>
          <w:lang w:val="en-US"/>
        </w:rPr>
        <w:t xml:space="preserve"> – Button- </w:t>
      </w:r>
      <w:r w:rsidRPr="007E6A31">
        <w:rPr>
          <w:color w:val="000000" w:themeColor="text1"/>
          <w:lang w:val="en-US"/>
        </w:rPr>
        <w:t xml:space="preserve">Allows </w:t>
      </w:r>
      <w:r w:rsidR="00C15074" w:rsidRPr="007E6A31">
        <w:rPr>
          <w:color w:val="000000" w:themeColor="text1"/>
          <w:lang w:val="en-US"/>
        </w:rPr>
        <w:t>saving and submitting</w:t>
      </w:r>
      <w:r w:rsidRPr="007E6A31">
        <w:rPr>
          <w:color w:val="000000" w:themeColor="text1"/>
          <w:lang w:val="en-US"/>
        </w:rPr>
        <w:t xml:space="preserve"> for approval.</w:t>
      </w:r>
    </w:p>
    <w:p w14:paraId="25511D00" w14:textId="77777777" w:rsidR="00AB304C" w:rsidRPr="007E6A31" w:rsidRDefault="00AB304C" w:rsidP="00AB304C">
      <w:pPr>
        <w:rPr>
          <w:color w:val="000000" w:themeColor="text1"/>
          <w:lang w:val="en-US"/>
        </w:rPr>
      </w:pPr>
    </w:p>
    <w:p w14:paraId="25511D01" w14:textId="77777777" w:rsidR="00AB304C" w:rsidRPr="007E6A31" w:rsidRDefault="00A6481E" w:rsidP="00AB304C">
      <w:pPr>
        <w:rPr>
          <w:color w:val="000000" w:themeColor="text1"/>
          <w:lang w:val="en-US"/>
        </w:rPr>
      </w:pPr>
      <w:r w:rsidRPr="007E6A31">
        <w:rPr>
          <w:b/>
          <w:color w:val="000000" w:themeColor="text1"/>
          <w:lang w:val="en-US"/>
        </w:rPr>
        <w:t xml:space="preserve">View </w:t>
      </w:r>
      <w:r w:rsidR="00AB304C" w:rsidRPr="007E6A31">
        <w:rPr>
          <w:b/>
          <w:color w:val="000000" w:themeColor="text1"/>
          <w:lang w:val="en-US"/>
        </w:rPr>
        <w:t xml:space="preserve">Documents – </w:t>
      </w:r>
      <w:r w:rsidR="00AB304C" w:rsidRPr="007E6A31">
        <w:rPr>
          <w:color w:val="000000" w:themeColor="text1"/>
          <w:lang w:val="en-US"/>
        </w:rPr>
        <w:t xml:space="preserve">Button- Allows to </w:t>
      </w:r>
      <w:r w:rsidR="0085178C" w:rsidRPr="007E6A31">
        <w:rPr>
          <w:color w:val="000000" w:themeColor="text1"/>
          <w:lang w:val="en-US"/>
        </w:rPr>
        <w:t>view the documents (assignment form, the notice of assignment and the Policy Bond</w:t>
      </w:r>
      <w:r w:rsidR="00AB304C" w:rsidRPr="007E6A31">
        <w:rPr>
          <w:color w:val="000000" w:themeColor="text1"/>
          <w:lang w:val="en-US"/>
        </w:rPr>
        <w:t>.)</w:t>
      </w:r>
    </w:p>
    <w:p w14:paraId="25511D02" w14:textId="77777777" w:rsidR="00B12D7C" w:rsidRPr="007E6A31" w:rsidRDefault="00B12D7C" w:rsidP="00AB304C">
      <w:pPr>
        <w:rPr>
          <w:b/>
          <w:color w:val="000000" w:themeColor="text1"/>
          <w:lang w:val="en-US"/>
        </w:rPr>
      </w:pPr>
    </w:p>
    <w:p w14:paraId="25511D03" w14:textId="77777777" w:rsidR="000A3C2E" w:rsidRPr="007E6A31" w:rsidRDefault="000A3C2E" w:rsidP="00AB304C">
      <w:pPr>
        <w:rPr>
          <w:b/>
          <w:color w:val="000000" w:themeColor="text1"/>
          <w:lang w:val="en-US"/>
        </w:rPr>
      </w:pPr>
    </w:p>
    <w:p w14:paraId="25511D04" w14:textId="77777777" w:rsidR="00D75555" w:rsidRPr="007E6A31" w:rsidRDefault="00D75555" w:rsidP="00AB304C">
      <w:pPr>
        <w:rPr>
          <w:b/>
          <w:color w:val="000000" w:themeColor="text1"/>
          <w:lang w:val="en-US"/>
        </w:rPr>
      </w:pPr>
      <w:r w:rsidRPr="007E6A31">
        <w:rPr>
          <w:b/>
          <w:color w:val="000000" w:themeColor="text1"/>
          <w:lang w:val="en-US"/>
        </w:rPr>
        <w:t>Assignme</w:t>
      </w:r>
      <w:r w:rsidR="007470D4" w:rsidRPr="007E6A31">
        <w:rPr>
          <w:b/>
          <w:color w:val="000000" w:themeColor="text1"/>
          <w:lang w:val="en-US"/>
        </w:rPr>
        <w:t>nt Approval Screen (Individual):</w:t>
      </w:r>
    </w:p>
    <w:p w14:paraId="25511D05" w14:textId="77777777" w:rsidR="00C46293" w:rsidRPr="007E6A31" w:rsidRDefault="00C46293" w:rsidP="00C46293">
      <w:pPr>
        <w:rPr>
          <w:color w:val="000000" w:themeColor="text1"/>
          <w:lang w:val="en-US"/>
        </w:rPr>
      </w:pPr>
    </w:p>
    <w:p w14:paraId="25511D06" w14:textId="77777777" w:rsidR="008C37A8" w:rsidRPr="007E6A31" w:rsidRDefault="008C37A8" w:rsidP="00C46293">
      <w:pPr>
        <w:rPr>
          <w:color w:val="000000" w:themeColor="text1"/>
          <w:lang w:val="en-US"/>
        </w:rPr>
      </w:pPr>
      <w:r w:rsidRPr="007E6A31">
        <w:rPr>
          <w:color w:val="000000" w:themeColor="text1"/>
          <w:lang w:val="en-US"/>
        </w:rPr>
        <w:t xml:space="preserve">Once the </w:t>
      </w:r>
      <w:r w:rsidR="00D871FE" w:rsidRPr="007E6A31">
        <w:rPr>
          <w:color w:val="000000" w:themeColor="text1"/>
          <w:lang w:val="en-US"/>
        </w:rPr>
        <w:t>Non-financial</w:t>
      </w:r>
      <w:r w:rsidRPr="007E6A31">
        <w:rPr>
          <w:color w:val="000000" w:themeColor="text1"/>
          <w:lang w:val="en-US"/>
        </w:rPr>
        <w:t xml:space="preserve"> Approver clicks on the work </w:t>
      </w:r>
      <w:r w:rsidR="00D871FE" w:rsidRPr="007E6A31">
        <w:rPr>
          <w:color w:val="000000" w:themeColor="text1"/>
          <w:lang w:val="en-US"/>
        </w:rPr>
        <w:t>item, he</w:t>
      </w:r>
      <w:r w:rsidRPr="007E6A31">
        <w:rPr>
          <w:color w:val="000000" w:themeColor="text1"/>
          <w:lang w:val="en-US"/>
        </w:rPr>
        <w:t xml:space="preserve"> will be navigated to the a</w:t>
      </w:r>
      <w:r w:rsidR="007470D4" w:rsidRPr="007E6A31">
        <w:rPr>
          <w:color w:val="000000" w:themeColor="text1"/>
          <w:lang w:val="en-US"/>
        </w:rPr>
        <w:t>pproval</w:t>
      </w:r>
      <w:r w:rsidRPr="007E6A31">
        <w:rPr>
          <w:color w:val="000000" w:themeColor="text1"/>
          <w:lang w:val="en-US"/>
        </w:rPr>
        <w:t xml:space="preserve"> screen.</w:t>
      </w:r>
    </w:p>
    <w:p w14:paraId="25511D07" w14:textId="77777777" w:rsidR="008C37A8" w:rsidRPr="007E6A31" w:rsidRDefault="008C37A8" w:rsidP="00C46293">
      <w:pPr>
        <w:rPr>
          <w:color w:val="000000" w:themeColor="text1"/>
          <w:lang w:val="en-US"/>
        </w:rPr>
      </w:pPr>
    </w:p>
    <w:p w14:paraId="25511D08" w14:textId="77777777" w:rsidR="0085178C" w:rsidRPr="007E6A31" w:rsidRDefault="00626A83" w:rsidP="006A6B81">
      <w:pPr>
        <w:rPr>
          <w:color w:val="000000" w:themeColor="text1"/>
          <w:lang w:val="en-US"/>
        </w:rPr>
      </w:pPr>
      <w:r w:rsidRPr="007E6A31">
        <w:rPr>
          <w:color w:val="000000" w:themeColor="text1"/>
          <w:lang w:val="en-US"/>
        </w:rPr>
        <w:t>Once the approval request comes to the Non-Financial Transaction approver, he can take a decision on the request received</w:t>
      </w:r>
      <w:r w:rsidR="00FC59C8" w:rsidRPr="007E6A31">
        <w:rPr>
          <w:color w:val="000000" w:themeColor="text1"/>
          <w:lang w:val="en-US"/>
        </w:rPr>
        <w:t xml:space="preserve"> and can provide any comments in the Approver Comments Section</w:t>
      </w:r>
      <w:r w:rsidRPr="007E6A31">
        <w:rPr>
          <w:color w:val="000000" w:themeColor="text1"/>
          <w:lang w:val="en-US"/>
        </w:rPr>
        <w:t xml:space="preserve">. </w:t>
      </w:r>
      <w:r w:rsidR="00C46293" w:rsidRPr="007E6A31">
        <w:rPr>
          <w:color w:val="000000" w:themeColor="text1"/>
          <w:lang w:val="en-US"/>
        </w:rPr>
        <w:t>The below shown</w:t>
      </w:r>
      <w:r w:rsidRPr="007E6A31">
        <w:rPr>
          <w:color w:val="000000" w:themeColor="text1"/>
          <w:lang w:val="en-US"/>
        </w:rPr>
        <w:t xml:space="preserve"> screen </w:t>
      </w:r>
      <w:r w:rsidR="00C46293" w:rsidRPr="007E6A31">
        <w:rPr>
          <w:color w:val="000000" w:themeColor="text1"/>
          <w:lang w:val="en-US"/>
        </w:rPr>
        <w:t xml:space="preserve"> is approval screen for Policy Assignment (Individual).The complete workflow on how the case is moved to Approver will be dealt in separate SRS. (</w:t>
      </w:r>
      <w:r w:rsidR="00C46293" w:rsidRPr="007E6A31">
        <w:rPr>
          <w:color w:val="000000" w:themeColor="text1"/>
        </w:rPr>
        <w:t>SRS _OTH_001_Non Functional Requirements</w:t>
      </w:r>
      <w:r w:rsidR="00C46293" w:rsidRPr="007E6A31">
        <w:rPr>
          <w:color w:val="000000" w:themeColor="text1"/>
          <w:lang w:val="en-US"/>
        </w:rPr>
        <w:t>).</w:t>
      </w:r>
    </w:p>
    <w:p w14:paraId="25511D09" w14:textId="77777777" w:rsidR="000A3C2E" w:rsidRPr="007E6A31" w:rsidRDefault="000A3C2E" w:rsidP="006A6B81">
      <w:pPr>
        <w:rPr>
          <w:noProof/>
          <w:color w:val="000000" w:themeColor="text1"/>
          <w:lang w:val="en-US" w:eastAsia="en-US"/>
        </w:rPr>
      </w:pPr>
      <w:r w:rsidRPr="007E6A31">
        <w:rPr>
          <w:color w:val="000000" w:themeColor="text1"/>
          <w:lang w:val="en-US"/>
        </w:rPr>
        <w:t>Non-Financial Approver will be navigated to the respective screen through the Inbox (which is explained above)</w:t>
      </w:r>
    </w:p>
    <w:p w14:paraId="25511D0A" w14:textId="77777777" w:rsidR="0014272F" w:rsidRPr="007E6A31" w:rsidRDefault="0014272F" w:rsidP="006A6B81">
      <w:pPr>
        <w:rPr>
          <w:color w:val="000000" w:themeColor="text1"/>
          <w:lang w:val="en-US"/>
        </w:rPr>
      </w:pPr>
      <w:r w:rsidRPr="007E6A31">
        <w:rPr>
          <w:noProof/>
          <w:color w:val="000000" w:themeColor="text1"/>
          <w:lang w:val="en-US" w:eastAsia="en-US"/>
        </w:rPr>
        <w:lastRenderedPageBreak/>
        <w:drawing>
          <wp:inline distT="0" distB="0" distL="0" distR="0" wp14:anchorId="255123F0" wp14:editId="255123F1">
            <wp:extent cx="5534025" cy="4724400"/>
            <wp:effectExtent l="19050" t="19050" r="28575"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534025" cy="4724400"/>
                    </a:xfrm>
                    <a:prstGeom prst="rect">
                      <a:avLst/>
                    </a:prstGeom>
                    <a:ln>
                      <a:solidFill>
                        <a:schemeClr val="tx1"/>
                      </a:solidFill>
                    </a:ln>
                  </pic:spPr>
                </pic:pic>
              </a:graphicData>
            </a:graphic>
          </wp:inline>
        </w:drawing>
      </w:r>
    </w:p>
    <w:p w14:paraId="25511D0B" w14:textId="77777777" w:rsidR="00531F15" w:rsidRPr="007E6A31" w:rsidRDefault="00531F15" w:rsidP="006A6B81">
      <w:pPr>
        <w:rPr>
          <w:color w:val="000000" w:themeColor="text1"/>
          <w:lang w:val="en-US"/>
        </w:rPr>
      </w:pPr>
    </w:p>
    <w:p w14:paraId="25511D0C" w14:textId="77777777" w:rsidR="000A1ABB" w:rsidRPr="007E6A31" w:rsidRDefault="000A1ABB" w:rsidP="006A6B81">
      <w:pPr>
        <w:rPr>
          <w:b/>
          <w:color w:val="000000" w:themeColor="text1"/>
          <w:u w:val="single"/>
          <w:lang w:val="en-US"/>
        </w:rPr>
      </w:pPr>
      <w:r w:rsidRPr="007E6A31">
        <w:rPr>
          <w:b/>
          <w:color w:val="000000" w:themeColor="text1"/>
          <w:u w:val="single"/>
          <w:lang w:val="en-US"/>
        </w:rPr>
        <w:t xml:space="preserve">Control </w:t>
      </w:r>
      <w:r w:rsidR="00FC59C8" w:rsidRPr="007E6A31">
        <w:rPr>
          <w:b/>
          <w:color w:val="000000" w:themeColor="text1"/>
          <w:u w:val="single"/>
          <w:lang w:val="en-US"/>
        </w:rPr>
        <w:t>Table:</w:t>
      </w:r>
    </w:p>
    <w:p w14:paraId="25511D0D" w14:textId="77777777" w:rsidR="000A1ABB" w:rsidRPr="007E6A31" w:rsidRDefault="000A1ABB" w:rsidP="006A6B81">
      <w:pPr>
        <w:rPr>
          <w:color w:val="000000" w:themeColor="text1"/>
          <w:lang w:val="en-US"/>
        </w:rPr>
      </w:pPr>
      <w:r w:rsidRPr="007E6A31">
        <w:rPr>
          <w:color w:val="000000" w:themeColor="text1"/>
          <w:lang w:val="en-US"/>
        </w:rPr>
        <w:t xml:space="preserve">The below control table shows what are the fields available for non-financial </w:t>
      </w:r>
      <w:r w:rsidR="00DF5129" w:rsidRPr="007E6A31">
        <w:rPr>
          <w:color w:val="000000" w:themeColor="text1"/>
          <w:lang w:val="en-US"/>
        </w:rPr>
        <w:t xml:space="preserve"> Transaction </w:t>
      </w:r>
      <w:r w:rsidRPr="007E6A31">
        <w:rPr>
          <w:color w:val="000000" w:themeColor="text1"/>
          <w:lang w:val="en-US"/>
        </w:rPr>
        <w:t>approver to edit.</w:t>
      </w:r>
    </w:p>
    <w:p w14:paraId="25511D0E" w14:textId="77777777" w:rsidR="000A1ABB" w:rsidRPr="007E6A31" w:rsidRDefault="000A1ABB" w:rsidP="006A6B81">
      <w:pPr>
        <w:rPr>
          <w:color w:val="000000" w:themeColor="text1"/>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1440"/>
        <w:gridCol w:w="1103"/>
        <w:gridCol w:w="2410"/>
        <w:gridCol w:w="1701"/>
        <w:gridCol w:w="1002"/>
      </w:tblGrid>
      <w:tr w:rsidR="007E6A31" w:rsidRPr="007E6A31" w14:paraId="25511D15" w14:textId="77777777" w:rsidTr="00CD7EA2">
        <w:trPr>
          <w:cantSplit/>
          <w:tblHeader/>
        </w:trPr>
        <w:tc>
          <w:tcPr>
            <w:tcW w:w="1710" w:type="dxa"/>
            <w:shd w:val="clear" w:color="auto" w:fill="B8CCE4" w:themeFill="accent1" w:themeFillTint="66"/>
          </w:tcPr>
          <w:p w14:paraId="25511D0F" w14:textId="77777777" w:rsidR="000A1ABB" w:rsidRPr="007E6A31" w:rsidRDefault="000A1ABB" w:rsidP="00CD7EA2">
            <w:pPr>
              <w:snapToGrid w:val="0"/>
              <w:rPr>
                <w:rFonts w:cs="Arial"/>
                <w:b/>
                <w:color w:val="000000" w:themeColor="text1"/>
                <w:lang w:val="en-US"/>
              </w:rPr>
            </w:pPr>
            <w:r w:rsidRPr="007E6A31">
              <w:rPr>
                <w:rFonts w:cs="Arial"/>
                <w:b/>
                <w:color w:val="000000" w:themeColor="text1"/>
                <w:lang w:val="en-US"/>
              </w:rPr>
              <w:t>Field Name</w:t>
            </w:r>
          </w:p>
        </w:tc>
        <w:tc>
          <w:tcPr>
            <w:tcW w:w="1440" w:type="dxa"/>
            <w:shd w:val="clear" w:color="auto" w:fill="B8CCE4" w:themeFill="accent1" w:themeFillTint="66"/>
          </w:tcPr>
          <w:p w14:paraId="25511D10" w14:textId="77777777" w:rsidR="000A1ABB" w:rsidRPr="007E6A31" w:rsidRDefault="000A1ABB" w:rsidP="00CD7EA2">
            <w:pPr>
              <w:snapToGrid w:val="0"/>
              <w:rPr>
                <w:rFonts w:cs="Arial"/>
                <w:b/>
                <w:color w:val="000000" w:themeColor="text1"/>
                <w:lang w:val="en-US"/>
              </w:rPr>
            </w:pPr>
            <w:r w:rsidRPr="007E6A31">
              <w:rPr>
                <w:rFonts w:cs="Arial"/>
                <w:b/>
                <w:color w:val="000000" w:themeColor="text1"/>
                <w:lang w:val="en-US"/>
              </w:rPr>
              <w:t>Control Type</w:t>
            </w:r>
          </w:p>
        </w:tc>
        <w:tc>
          <w:tcPr>
            <w:tcW w:w="1103" w:type="dxa"/>
            <w:shd w:val="clear" w:color="auto" w:fill="B8CCE4" w:themeFill="accent1" w:themeFillTint="66"/>
          </w:tcPr>
          <w:p w14:paraId="25511D11" w14:textId="77777777" w:rsidR="000A1ABB" w:rsidRPr="007E6A31" w:rsidRDefault="000A1ABB" w:rsidP="00CD7EA2">
            <w:pPr>
              <w:snapToGrid w:val="0"/>
              <w:rPr>
                <w:rFonts w:cs="Arial"/>
                <w:b/>
                <w:color w:val="000000" w:themeColor="text1"/>
                <w:lang w:val="en-US"/>
              </w:rPr>
            </w:pPr>
            <w:r w:rsidRPr="007E6A31">
              <w:rPr>
                <w:rFonts w:cs="Arial"/>
                <w:b/>
                <w:color w:val="000000" w:themeColor="text1"/>
                <w:lang w:val="en-US"/>
              </w:rPr>
              <w:t>Data Type</w:t>
            </w:r>
          </w:p>
        </w:tc>
        <w:tc>
          <w:tcPr>
            <w:tcW w:w="2410" w:type="dxa"/>
            <w:shd w:val="clear" w:color="auto" w:fill="B8CCE4" w:themeFill="accent1" w:themeFillTint="66"/>
          </w:tcPr>
          <w:p w14:paraId="25511D12" w14:textId="77777777" w:rsidR="000A1ABB" w:rsidRPr="007E6A31" w:rsidRDefault="000A1ABB" w:rsidP="00CD7EA2">
            <w:pPr>
              <w:snapToGrid w:val="0"/>
              <w:rPr>
                <w:rFonts w:cs="Arial"/>
                <w:b/>
                <w:color w:val="000000" w:themeColor="text1"/>
                <w:lang w:val="en-US"/>
              </w:rPr>
            </w:pPr>
            <w:r w:rsidRPr="007E6A31">
              <w:rPr>
                <w:rFonts w:cs="Arial"/>
                <w:b/>
                <w:color w:val="000000" w:themeColor="text1"/>
                <w:lang w:val="en-US"/>
              </w:rPr>
              <w:t>Description</w:t>
            </w:r>
          </w:p>
        </w:tc>
        <w:tc>
          <w:tcPr>
            <w:tcW w:w="1701" w:type="dxa"/>
            <w:shd w:val="clear" w:color="auto" w:fill="B8CCE4" w:themeFill="accent1" w:themeFillTint="66"/>
          </w:tcPr>
          <w:p w14:paraId="25511D13" w14:textId="77777777" w:rsidR="000A1ABB" w:rsidRPr="007E6A31" w:rsidRDefault="000A1ABB" w:rsidP="00CD7EA2">
            <w:pPr>
              <w:snapToGrid w:val="0"/>
              <w:rPr>
                <w:rFonts w:cs="Arial"/>
                <w:b/>
                <w:color w:val="000000" w:themeColor="text1"/>
                <w:lang w:val="en-US"/>
              </w:rPr>
            </w:pPr>
            <w:r w:rsidRPr="007E6A31">
              <w:rPr>
                <w:rFonts w:cs="Arial"/>
                <w:b/>
                <w:color w:val="000000" w:themeColor="text1"/>
                <w:lang w:val="en-US"/>
              </w:rPr>
              <w:t>Default State</w:t>
            </w:r>
          </w:p>
        </w:tc>
        <w:tc>
          <w:tcPr>
            <w:tcW w:w="1002" w:type="dxa"/>
            <w:shd w:val="clear" w:color="auto" w:fill="B8CCE4" w:themeFill="accent1" w:themeFillTint="66"/>
          </w:tcPr>
          <w:p w14:paraId="25511D14" w14:textId="77777777" w:rsidR="000A1ABB" w:rsidRPr="007E6A31" w:rsidRDefault="000A1ABB" w:rsidP="00CD7EA2">
            <w:pPr>
              <w:snapToGrid w:val="0"/>
              <w:rPr>
                <w:rFonts w:cs="Arial"/>
                <w:b/>
                <w:color w:val="000000" w:themeColor="text1"/>
                <w:lang w:val="en-US"/>
              </w:rPr>
            </w:pPr>
            <w:r w:rsidRPr="007E6A31">
              <w:rPr>
                <w:rFonts w:cs="Arial"/>
                <w:b/>
                <w:color w:val="000000" w:themeColor="text1"/>
                <w:lang w:val="en-US"/>
              </w:rPr>
              <w:t>Default Value</w:t>
            </w:r>
          </w:p>
        </w:tc>
      </w:tr>
      <w:tr w:rsidR="007E6A31" w:rsidRPr="007E6A31" w14:paraId="25511D1E" w14:textId="77777777" w:rsidTr="00CD7EA2">
        <w:trPr>
          <w:trHeight w:val="285"/>
        </w:trPr>
        <w:tc>
          <w:tcPr>
            <w:tcW w:w="1710" w:type="dxa"/>
          </w:tcPr>
          <w:p w14:paraId="25511D16" w14:textId="77777777" w:rsidR="000A1ABB" w:rsidRPr="007E6A31" w:rsidRDefault="000A1ABB" w:rsidP="00CD7EA2">
            <w:pPr>
              <w:rPr>
                <w:rFonts w:cs="Arial"/>
                <w:color w:val="000000" w:themeColor="text1"/>
              </w:rPr>
            </w:pPr>
            <w:r w:rsidRPr="007E6A31">
              <w:rPr>
                <w:rFonts w:eastAsia="Courier New" w:cs="Arial"/>
                <w:color w:val="000000" w:themeColor="text1"/>
              </w:rPr>
              <w:t>Customer ID</w:t>
            </w:r>
          </w:p>
          <w:p w14:paraId="25511D17" w14:textId="77777777" w:rsidR="000A1ABB" w:rsidRPr="007E6A31" w:rsidRDefault="000A1ABB" w:rsidP="00CD7EA2">
            <w:pPr>
              <w:snapToGrid w:val="0"/>
              <w:rPr>
                <w:rFonts w:cs="Arial"/>
                <w:color w:val="000000" w:themeColor="text1"/>
              </w:rPr>
            </w:pPr>
          </w:p>
        </w:tc>
        <w:tc>
          <w:tcPr>
            <w:tcW w:w="1440" w:type="dxa"/>
          </w:tcPr>
          <w:p w14:paraId="25511D18"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p w14:paraId="25511D19" w14:textId="77777777" w:rsidR="000A1ABB" w:rsidRPr="007E6A31" w:rsidRDefault="000A1ABB" w:rsidP="00CD7EA2">
            <w:pPr>
              <w:snapToGrid w:val="0"/>
              <w:rPr>
                <w:rFonts w:cs="Arial"/>
                <w:color w:val="000000" w:themeColor="text1"/>
              </w:rPr>
            </w:pPr>
          </w:p>
        </w:tc>
        <w:tc>
          <w:tcPr>
            <w:tcW w:w="1103" w:type="dxa"/>
          </w:tcPr>
          <w:p w14:paraId="25511D1A" w14:textId="77777777" w:rsidR="000A1ABB" w:rsidRPr="007E6A31" w:rsidRDefault="000A1ABB" w:rsidP="00CD7EA2">
            <w:pPr>
              <w:snapToGrid w:val="0"/>
              <w:rPr>
                <w:rFonts w:cs="Arial"/>
                <w:color w:val="000000" w:themeColor="text1"/>
              </w:rPr>
            </w:pPr>
            <w:r w:rsidRPr="007E6A31">
              <w:rPr>
                <w:rFonts w:cs="Arial"/>
                <w:color w:val="000000" w:themeColor="text1"/>
              </w:rPr>
              <w:t>String</w:t>
            </w:r>
          </w:p>
        </w:tc>
        <w:tc>
          <w:tcPr>
            <w:tcW w:w="2410" w:type="dxa"/>
          </w:tcPr>
          <w:p w14:paraId="25511D1B" w14:textId="77777777" w:rsidR="000A1ABB" w:rsidRPr="007E6A31" w:rsidRDefault="000A1ABB" w:rsidP="00CD7EA2">
            <w:pPr>
              <w:snapToGrid w:val="0"/>
              <w:rPr>
                <w:rFonts w:cs="Arial"/>
                <w:color w:val="000000" w:themeColor="text1"/>
              </w:rPr>
            </w:pPr>
            <w:r w:rsidRPr="007E6A31">
              <w:rPr>
                <w:rFonts w:cs="Arial"/>
                <w:color w:val="000000" w:themeColor="text1"/>
              </w:rPr>
              <w:t>Gives the Customer ID number</w:t>
            </w:r>
          </w:p>
        </w:tc>
        <w:tc>
          <w:tcPr>
            <w:tcW w:w="1701" w:type="dxa"/>
          </w:tcPr>
          <w:p w14:paraId="25511D1C" w14:textId="77777777" w:rsidR="000A1ABB" w:rsidRPr="007E6A31" w:rsidRDefault="000A1ABB" w:rsidP="00CD7EA2">
            <w:pPr>
              <w:snapToGrid w:val="0"/>
              <w:rPr>
                <w:color w:val="000000" w:themeColor="text1"/>
              </w:rPr>
            </w:pPr>
            <w:r w:rsidRPr="007E6A31">
              <w:rPr>
                <w:color w:val="000000" w:themeColor="text1"/>
              </w:rPr>
              <w:t>Populated by System</w:t>
            </w:r>
          </w:p>
        </w:tc>
        <w:tc>
          <w:tcPr>
            <w:tcW w:w="1002" w:type="dxa"/>
          </w:tcPr>
          <w:p w14:paraId="25511D1D" w14:textId="77777777" w:rsidR="000A1ABB" w:rsidRPr="007E6A31" w:rsidRDefault="000A1ABB" w:rsidP="00CD7EA2">
            <w:pPr>
              <w:snapToGrid w:val="0"/>
              <w:rPr>
                <w:color w:val="000000" w:themeColor="text1"/>
              </w:rPr>
            </w:pPr>
            <w:r w:rsidRPr="007E6A31">
              <w:rPr>
                <w:color w:val="000000" w:themeColor="text1"/>
              </w:rPr>
              <w:t>N/A.</w:t>
            </w:r>
          </w:p>
        </w:tc>
      </w:tr>
      <w:tr w:rsidR="007E6A31" w:rsidRPr="007E6A31" w14:paraId="25511D27" w14:textId="77777777" w:rsidTr="00CD7EA2">
        <w:trPr>
          <w:trHeight w:val="285"/>
        </w:trPr>
        <w:tc>
          <w:tcPr>
            <w:tcW w:w="1710" w:type="dxa"/>
          </w:tcPr>
          <w:p w14:paraId="25511D1F" w14:textId="77777777" w:rsidR="000A1ABB" w:rsidRPr="007E6A31" w:rsidRDefault="000A1ABB" w:rsidP="00CD7EA2">
            <w:pPr>
              <w:rPr>
                <w:rFonts w:cs="Arial"/>
                <w:color w:val="000000" w:themeColor="text1"/>
              </w:rPr>
            </w:pPr>
            <w:r w:rsidRPr="007E6A31">
              <w:rPr>
                <w:rFonts w:eastAsia="Courier New" w:cs="Arial"/>
                <w:color w:val="000000" w:themeColor="text1"/>
              </w:rPr>
              <w:t xml:space="preserve">First name </w:t>
            </w:r>
          </w:p>
          <w:p w14:paraId="25511D20" w14:textId="77777777" w:rsidR="000A1ABB" w:rsidRPr="007E6A31" w:rsidRDefault="000A1ABB" w:rsidP="00CD7EA2">
            <w:pPr>
              <w:snapToGrid w:val="0"/>
              <w:rPr>
                <w:rFonts w:cs="Arial"/>
                <w:color w:val="000000" w:themeColor="text1"/>
              </w:rPr>
            </w:pPr>
          </w:p>
        </w:tc>
        <w:tc>
          <w:tcPr>
            <w:tcW w:w="1440" w:type="dxa"/>
          </w:tcPr>
          <w:p w14:paraId="25511D21"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p w14:paraId="25511D22" w14:textId="77777777" w:rsidR="000A1ABB" w:rsidRPr="007E6A31" w:rsidRDefault="000A1ABB" w:rsidP="00CD7EA2">
            <w:pPr>
              <w:snapToGrid w:val="0"/>
              <w:rPr>
                <w:rFonts w:cs="Arial"/>
                <w:color w:val="000000" w:themeColor="text1"/>
              </w:rPr>
            </w:pPr>
          </w:p>
        </w:tc>
        <w:tc>
          <w:tcPr>
            <w:tcW w:w="1103" w:type="dxa"/>
          </w:tcPr>
          <w:p w14:paraId="25511D23" w14:textId="77777777" w:rsidR="000A1ABB" w:rsidRPr="007E6A31" w:rsidRDefault="000A1ABB" w:rsidP="00CD7EA2">
            <w:pPr>
              <w:snapToGrid w:val="0"/>
              <w:rPr>
                <w:rFonts w:cs="Arial"/>
                <w:color w:val="000000" w:themeColor="text1"/>
              </w:rPr>
            </w:pPr>
            <w:r w:rsidRPr="007E6A31">
              <w:rPr>
                <w:rFonts w:cs="Arial"/>
                <w:color w:val="000000" w:themeColor="text1"/>
              </w:rPr>
              <w:t>Varchar</w:t>
            </w:r>
          </w:p>
        </w:tc>
        <w:tc>
          <w:tcPr>
            <w:tcW w:w="2410" w:type="dxa"/>
          </w:tcPr>
          <w:p w14:paraId="25511D24" w14:textId="77777777" w:rsidR="000A1ABB" w:rsidRPr="007E6A31" w:rsidRDefault="000A1ABB" w:rsidP="00CD7EA2">
            <w:pPr>
              <w:snapToGrid w:val="0"/>
              <w:rPr>
                <w:rFonts w:cs="Arial"/>
                <w:color w:val="000000" w:themeColor="text1"/>
              </w:rPr>
            </w:pPr>
            <w:r w:rsidRPr="007E6A31">
              <w:rPr>
                <w:rFonts w:cs="Arial"/>
                <w:color w:val="000000" w:themeColor="text1"/>
              </w:rPr>
              <w:t>Gives first name of the assignee</w:t>
            </w:r>
          </w:p>
        </w:tc>
        <w:tc>
          <w:tcPr>
            <w:tcW w:w="1701" w:type="dxa"/>
          </w:tcPr>
          <w:p w14:paraId="25511D25" w14:textId="77777777" w:rsidR="000A1ABB" w:rsidRPr="007E6A31" w:rsidRDefault="000A1ABB" w:rsidP="00CD7EA2">
            <w:pPr>
              <w:snapToGrid w:val="0"/>
              <w:rPr>
                <w:color w:val="000000" w:themeColor="text1"/>
              </w:rPr>
            </w:pPr>
            <w:r w:rsidRPr="007E6A31">
              <w:rPr>
                <w:color w:val="000000" w:themeColor="text1"/>
              </w:rPr>
              <w:t xml:space="preserve">Enabled </w:t>
            </w:r>
          </w:p>
        </w:tc>
        <w:tc>
          <w:tcPr>
            <w:tcW w:w="1002" w:type="dxa"/>
          </w:tcPr>
          <w:p w14:paraId="25511D26" w14:textId="77777777" w:rsidR="000A1ABB" w:rsidRPr="007E6A31" w:rsidRDefault="000A1ABB" w:rsidP="00CD7EA2">
            <w:pPr>
              <w:snapToGrid w:val="0"/>
              <w:rPr>
                <w:color w:val="000000" w:themeColor="text1"/>
              </w:rPr>
            </w:pPr>
            <w:r w:rsidRPr="007E6A31">
              <w:rPr>
                <w:color w:val="000000" w:themeColor="text1"/>
              </w:rPr>
              <w:t>N/A</w:t>
            </w:r>
          </w:p>
        </w:tc>
      </w:tr>
      <w:tr w:rsidR="007E6A31" w:rsidRPr="007E6A31" w14:paraId="25511D2F" w14:textId="77777777" w:rsidTr="00CD7EA2">
        <w:trPr>
          <w:trHeight w:val="632"/>
        </w:trPr>
        <w:tc>
          <w:tcPr>
            <w:tcW w:w="1710" w:type="dxa"/>
          </w:tcPr>
          <w:p w14:paraId="25511D28" w14:textId="77777777" w:rsidR="000A1ABB" w:rsidRPr="007E6A31" w:rsidRDefault="000A1ABB" w:rsidP="00CD7EA2">
            <w:pPr>
              <w:rPr>
                <w:rFonts w:cs="Arial"/>
                <w:color w:val="000000" w:themeColor="text1"/>
              </w:rPr>
            </w:pPr>
            <w:r w:rsidRPr="007E6A31">
              <w:rPr>
                <w:rFonts w:cs="Arial"/>
                <w:color w:val="000000" w:themeColor="text1"/>
              </w:rPr>
              <w:t xml:space="preserve"> Last Name</w:t>
            </w:r>
          </w:p>
        </w:tc>
        <w:tc>
          <w:tcPr>
            <w:tcW w:w="1440" w:type="dxa"/>
          </w:tcPr>
          <w:p w14:paraId="25511D29"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p w14:paraId="25511D2A" w14:textId="77777777" w:rsidR="000A1ABB" w:rsidRPr="007E6A31" w:rsidRDefault="000A1ABB" w:rsidP="00CD7EA2">
            <w:pPr>
              <w:snapToGrid w:val="0"/>
              <w:rPr>
                <w:rFonts w:cs="Arial"/>
                <w:color w:val="000000" w:themeColor="text1"/>
              </w:rPr>
            </w:pPr>
          </w:p>
        </w:tc>
        <w:tc>
          <w:tcPr>
            <w:tcW w:w="1103" w:type="dxa"/>
          </w:tcPr>
          <w:p w14:paraId="25511D2B" w14:textId="77777777" w:rsidR="000A1ABB" w:rsidRPr="007E6A31" w:rsidRDefault="000A1ABB" w:rsidP="00CD7EA2">
            <w:pPr>
              <w:snapToGrid w:val="0"/>
              <w:rPr>
                <w:rFonts w:cs="Arial"/>
                <w:color w:val="000000" w:themeColor="text1"/>
              </w:rPr>
            </w:pPr>
            <w:r w:rsidRPr="007E6A31">
              <w:rPr>
                <w:rFonts w:cs="Arial"/>
                <w:color w:val="000000" w:themeColor="text1"/>
              </w:rPr>
              <w:t>Varchar</w:t>
            </w:r>
          </w:p>
        </w:tc>
        <w:tc>
          <w:tcPr>
            <w:tcW w:w="2410" w:type="dxa"/>
          </w:tcPr>
          <w:p w14:paraId="25511D2C" w14:textId="77777777" w:rsidR="000A1ABB" w:rsidRPr="007E6A31" w:rsidRDefault="000A1ABB" w:rsidP="00CD7EA2">
            <w:pPr>
              <w:snapToGrid w:val="0"/>
              <w:rPr>
                <w:rFonts w:cs="Arial"/>
                <w:color w:val="000000" w:themeColor="text1"/>
              </w:rPr>
            </w:pPr>
            <w:r w:rsidRPr="007E6A31">
              <w:rPr>
                <w:rFonts w:cs="Arial"/>
                <w:color w:val="000000" w:themeColor="text1"/>
              </w:rPr>
              <w:t>Gives last name of the assignee</w:t>
            </w:r>
          </w:p>
        </w:tc>
        <w:tc>
          <w:tcPr>
            <w:tcW w:w="1701" w:type="dxa"/>
          </w:tcPr>
          <w:p w14:paraId="25511D2D" w14:textId="77777777" w:rsidR="000A1ABB" w:rsidRPr="007E6A31" w:rsidRDefault="000A1ABB" w:rsidP="00CD7EA2">
            <w:pPr>
              <w:snapToGrid w:val="0"/>
              <w:rPr>
                <w:color w:val="000000" w:themeColor="text1"/>
              </w:rPr>
            </w:pPr>
            <w:r w:rsidRPr="007E6A31">
              <w:rPr>
                <w:color w:val="000000" w:themeColor="text1"/>
              </w:rPr>
              <w:t>Enabled.</w:t>
            </w:r>
          </w:p>
        </w:tc>
        <w:tc>
          <w:tcPr>
            <w:tcW w:w="1002" w:type="dxa"/>
          </w:tcPr>
          <w:p w14:paraId="25511D2E" w14:textId="77777777" w:rsidR="000A1ABB" w:rsidRPr="007E6A31" w:rsidRDefault="000A1ABB" w:rsidP="00CD7EA2">
            <w:pPr>
              <w:snapToGrid w:val="0"/>
              <w:rPr>
                <w:color w:val="000000" w:themeColor="text1"/>
              </w:rPr>
            </w:pPr>
            <w:r w:rsidRPr="007E6A31">
              <w:rPr>
                <w:color w:val="000000" w:themeColor="text1"/>
              </w:rPr>
              <w:t>N/A</w:t>
            </w:r>
          </w:p>
        </w:tc>
      </w:tr>
      <w:tr w:rsidR="007E6A31" w:rsidRPr="007E6A31" w14:paraId="25511D38" w14:textId="77777777" w:rsidTr="00CD7EA2">
        <w:trPr>
          <w:trHeight w:val="285"/>
        </w:trPr>
        <w:tc>
          <w:tcPr>
            <w:tcW w:w="1710" w:type="dxa"/>
          </w:tcPr>
          <w:p w14:paraId="25511D30" w14:textId="77777777" w:rsidR="000A1ABB" w:rsidRPr="007E6A31" w:rsidRDefault="000A1ABB" w:rsidP="00CD7EA2">
            <w:pPr>
              <w:rPr>
                <w:rFonts w:cs="Arial"/>
                <w:color w:val="000000" w:themeColor="text1"/>
              </w:rPr>
            </w:pPr>
            <w:r w:rsidRPr="007E6A31">
              <w:rPr>
                <w:color w:val="000000" w:themeColor="text1"/>
                <w:lang w:val="en-US"/>
              </w:rPr>
              <w:t>Assignment</w:t>
            </w:r>
            <w:r w:rsidRPr="007E6A31">
              <w:rPr>
                <w:rFonts w:eastAsia="Courier New" w:cs="Arial"/>
                <w:color w:val="000000" w:themeColor="text1"/>
              </w:rPr>
              <w:t xml:space="preserve"> Status</w:t>
            </w:r>
          </w:p>
          <w:p w14:paraId="25511D31" w14:textId="77777777" w:rsidR="000A1ABB" w:rsidRPr="007E6A31" w:rsidRDefault="000A1ABB" w:rsidP="00CD7EA2">
            <w:pPr>
              <w:rPr>
                <w:rFonts w:eastAsia="Courier New"/>
                <w:color w:val="000000" w:themeColor="text1"/>
                <w:sz w:val="14"/>
                <w:szCs w:val="14"/>
              </w:rPr>
            </w:pPr>
          </w:p>
        </w:tc>
        <w:tc>
          <w:tcPr>
            <w:tcW w:w="1440" w:type="dxa"/>
          </w:tcPr>
          <w:p w14:paraId="25511D32" w14:textId="77777777" w:rsidR="000A1ABB" w:rsidRPr="007E6A31" w:rsidRDefault="000A1ABB" w:rsidP="00CD7EA2">
            <w:pPr>
              <w:snapToGrid w:val="0"/>
              <w:rPr>
                <w:rFonts w:cs="Arial"/>
                <w:color w:val="000000" w:themeColor="text1"/>
              </w:rPr>
            </w:pPr>
            <w:r w:rsidRPr="007E6A31">
              <w:rPr>
                <w:rFonts w:cs="Arial"/>
                <w:color w:val="000000" w:themeColor="text1"/>
              </w:rPr>
              <w:t>Label</w:t>
            </w:r>
          </w:p>
        </w:tc>
        <w:tc>
          <w:tcPr>
            <w:tcW w:w="1103" w:type="dxa"/>
          </w:tcPr>
          <w:p w14:paraId="25511D33" w14:textId="77777777" w:rsidR="000A1ABB" w:rsidRPr="007E6A31" w:rsidRDefault="000A1ABB" w:rsidP="00CD7EA2">
            <w:pPr>
              <w:snapToGrid w:val="0"/>
              <w:rPr>
                <w:rFonts w:cs="Arial"/>
                <w:color w:val="000000" w:themeColor="text1"/>
              </w:rPr>
            </w:pPr>
            <w:r w:rsidRPr="007E6A31">
              <w:rPr>
                <w:rFonts w:cs="Arial"/>
                <w:color w:val="000000" w:themeColor="text1"/>
              </w:rPr>
              <w:t>Varchar</w:t>
            </w:r>
          </w:p>
        </w:tc>
        <w:tc>
          <w:tcPr>
            <w:tcW w:w="2410" w:type="dxa"/>
          </w:tcPr>
          <w:p w14:paraId="25511D34" w14:textId="77777777" w:rsidR="000A1ABB" w:rsidRPr="007E6A31" w:rsidRDefault="000A1ABB" w:rsidP="00CD7EA2">
            <w:pPr>
              <w:snapToGrid w:val="0"/>
              <w:rPr>
                <w:rFonts w:cs="Arial"/>
                <w:color w:val="000000" w:themeColor="text1"/>
              </w:rPr>
            </w:pPr>
            <w:r w:rsidRPr="007E6A31">
              <w:rPr>
                <w:rFonts w:cs="Arial"/>
                <w:color w:val="000000" w:themeColor="text1"/>
              </w:rPr>
              <w:t>Contains the status of the assignment on given date</w:t>
            </w:r>
          </w:p>
          <w:p w14:paraId="25511D35" w14:textId="77777777" w:rsidR="000A1ABB" w:rsidRPr="007E6A31" w:rsidRDefault="000A1ABB" w:rsidP="00CD7EA2">
            <w:pPr>
              <w:snapToGrid w:val="0"/>
              <w:rPr>
                <w:rFonts w:cs="Arial"/>
                <w:color w:val="000000" w:themeColor="text1"/>
              </w:rPr>
            </w:pPr>
            <w:r w:rsidRPr="007E6A31">
              <w:rPr>
                <w:rFonts w:cs="Arial"/>
                <w:color w:val="000000" w:themeColor="text1"/>
              </w:rPr>
              <w:t xml:space="preserve">The fields include </w:t>
            </w:r>
            <w:r w:rsidRPr="007E6A31">
              <w:rPr>
                <w:color w:val="000000" w:themeColor="text1"/>
              </w:rPr>
              <w:t>Assigned</w:t>
            </w:r>
            <w:r w:rsidRPr="007E6A31">
              <w:rPr>
                <w:color w:val="000000" w:themeColor="text1"/>
              </w:rPr>
              <w:br/>
              <w:t>Reassigned</w:t>
            </w:r>
          </w:p>
        </w:tc>
        <w:tc>
          <w:tcPr>
            <w:tcW w:w="1701" w:type="dxa"/>
          </w:tcPr>
          <w:p w14:paraId="25511D36" w14:textId="77777777" w:rsidR="000A1ABB" w:rsidRPr="007E6A31" w:rsidRDefault="000A1ABB" w:rsidP="00CD7EA2">
            <w:pPr>
              <w:snapToGrid w:val="0"/>
              <w:rPr>
                <w:color w:val="000000" w:themeColor="text1"/>
              </w:rPr>
            </w:pPr>
            <w:r w:rsidRPr="007E6A31">
              <w:rPr>
                <w:color w:val="000000" w:themeColor="text1"/>
              </w:rPr>
              <w:t>Disabled and Populated by system.</w:t>
            </w:r>
          </w:p>
        </w:tc>
        <w:tc>
          <w:tcPr>
            <w:tcW w:w="1002" w:type="dxa"/>
          </w:tcPr>
          <w:p w14:paraId="25511D37" w14:textId="77777777" w:rsidR="000A1ABB" w:rsidRPr="007E6A31" w:rsidRDefault="000A1ABB" w:rsidP="00CD7EA2">
            <w:pPr>
              <w:snapToGrid w:val="0"/>
              <w:rPr>
                <w:color w:val="000000" w:themeColor="text1"/>
              </w:rPr>
            </w:pPr>
            <w:r w:rsidRPr="007E6A31">
              <w:rPr>
                <w:rFonts w:cs="Arial"/>
                <w:color w:val="000000" w:themeColor="text1"/>
              </w:rPr>
              <w:t>N/A</w:t>
            </w:r>
          </w:p>
        </w:tc>
      </w:tr>
      <w:tr w:rsidR="007E6A31" w:rsidRPr="007E6A31" w14:paraId="25511D40" w14:textId="77777777" w:rsidTr="00CD7EA2">
        <w:trPr>
          <w:trHeight w:val="285"/>
        </w:trPr>
        <w:tc>
          <w:tcPr>
            <w:tcW w:w="1710" w:type="dxa"/>
          </w:tcPr>
          <w:p w14:paraId="25511D39" w14:textId="77777777" w:rsidR="000A1ABB" w:rsidRPr="007E6A31" w:rsidRDefault="000A1ABB" w:rsidP="00CD7EA2">
            <w:pPr>
              <w:rPr>
                <w:rFonts w:cs="Arial"/>
                <w:color w:val="000000" w:themeColor="text1"/>
              </w:rPr>
            </w:pPr>
            <w:r w:rsidRPr="007E6A31">
              <w:rPr>
                <w:rFonts w:eastAsia="Courier New" w:cs="Arial"/>
                <w:color w:val="000000" w:themeColor="text1"/>
              </w:rPr>
              <w:t>**Type of Assignment</w:t>
            </w:r>
          </w:p>
          <w:p w14:paraId="25511D3A" w14:textId="77777777" w:rsidR="000A1ABB" w:rsidRPr="007E6A31" w:rsidRDefault="000A1ABB" w:rsidP="00CD7EA2">
            <w:pPr>
              <w:rPr>
                <w:color w:val="000000" w:themeColor="text1"/>
                <w:lang w:val="en-US"/>
              </w:rPr>
            </w:pPr>
          </w:p>
        </w:tc>
        <w:tc>
          <w:tcPr>
            <w:tcW w:w="1440" w:type="dxa"/>
          </w:tcPr>
          <w:p w14:paraId="25511D3B" w14:textId="77777777" w:rsidR="000A1ABB" w:rsidRPr="007E6A31" w:rsidRDefault="000A1ABB" w:rsidP="00CD7EA2">
            <w:pPr>
              <w:snapToGrid w:val="0"/>
              <w:rPr>
                <w:rFonts w:cs="Arial"/>
                <w:color w:val="000000" w:themeColor="text1"/>
              </w:rPr>
            </w:pPr>
            <w:r w:rsidRPr="007E6A31">
              <w:rPr>
                <w:rFonts w:cs="Arial"/>
                <w:color w:val="000000" w:themeColor="text1"/>
              </w:rPr>
              <w:t>Dropdown</w:t>
            </w:r>
          </w:p>
        </w:tc>
        <w:tc>
          <w:tcPr>
            <w:tcW w:w="1103" w:type="dxa"/>
          </w:tcPr>
          <w:p w14:paraId="25511D3C" w14:textId="77777777" w:rsidR="000A1ABB" w:rsidRPr="007E6A31" w:rsidRDefault="000A1ABB" w:rsidP="00CD7EA2">
            <w:pPr>
              <w:snapToGrid w:val="0"/>
              <w:rPr>
                <w:rFonts w:cs="Arial"/>
                <w:color w:val="000000" w:themeColor="text1"/>
              </w:rPr>
            </w:pPr>
            <w:r w:rsidRPr="007E6A31">
              <w:rPr>
                <w:rFonts w:cs="Arial"/>
                <w:color w:val="000000" w:themeColor="text1"/>
              </w:rPr>
              <w:t>Varchar</w:t>
            </w:r>
          </w:p>
        </w:tc>
        <w:tc>
          <w:tcPr>
            <w:tcW w:w="2410" w:type="dxa"/>
          </w:tcPr>
          <w:p w14:paraId="25511D3D" w14:textId="77777777" w:rsidR="000A1ABB" w:rsidRPr="007E6A31" w:rsidRDefault="000A1ABB" w:rsidP="00CD7EA2">
            <w:pPr>
              <w:snapToGrid w:val="0"/>
              <w:rPr>
                <w:rFonts w:cs="Arial"/>
                <w:color w:val="000000" w:themeColor="text1"/>
              </w:rPr>
            </w:pPr>
            <w:r w:rsidRPr="007E6A31">
              <w:rPr>
                <w:rFonts w:cs="Arial"/>
                <w:color w:val="000000" w:themeColor="text1"/>
              </w:rPr>
              <w:t>Dropdown with Type of assignment (Absolute/Conditional)</w:t>
            </w:r>
          </w:p>
        </w:tc>
        <w:tc>
          <w:tcPr>
            <w:tcW w:w="1701" w:type="dxa"/>
          </w:tcPr>
          <w:p w14:paraId="25511D3E" w14:textId="77777777" w:rsidR="000A1ABB" w:rsidRPr="007E6A31" w:rsidRDefault="000A1ABB" w:rsidP="00CD7EA2">
            <w:pPr>
              <w:snapToGrid w:val="0"/>
              <w:rPr>
                <w:color w:val="000000" w:themeColor="text1"/>
              </w:rPr>
            </w:pPr>
            <w:r w:rsidRPr="007E6A31">
              <w:rPr>
                <w:color w:val="000000" w:themeColor="text1"/>
              </w:rPr>
              <w:t>Enabled</w:t>
            </w:r>
          </w:p>
        </w:tc>
        <w:tc>
          <w:tcPr>
            <w:tcW w:w="1002" w:type="dxa"/>
          </w:tcPr>
          <w:p w14:paraId="25511D3F"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48" w14:textId="77777777" w:rsidTr="00CD7EA2">
        <w:trPr>
          <w:trHeight w:val="285"/>
        </w:trPr>
        <w:tc>
          <w:tcPr>
            <w:tcW w:w="1710" w:type="dxa"/>
          </w:tcPr>
          <w:p w14:paraId="25511D41" w14:textId="77777777" w:rsidR="000A1ABB" w:rsidRPr="007E6A31" w:rsidRDefault="000A1ABB" w:rsidP="00CD7EA2">
            <w:pPr>
              <w:rPr>
                <w:rFonts w:eastAsia="Courier New" w:cs="Arial"/>
                <w:color w:val="000000" w:themeColor="text1"/>
              </w:rPr>
            </w:pPr>
            <w:r w:rsidRPr="007E6A31">
              <w:rPr>
                <w:rFonts w:eastAsia="Courier New" w:cs="Arial"/>
                <w:color w:val="000000" w:themeColor="text1"/>
              </w:rPr>
              <w:lastRenderedPageBreak/>
              <w:t>Consideration amount</w:t>
            </w:r>
          </w:p>
        </w:tc>
        <w:tc>
          <w:tcPr>
            <w:tcW w:w="1440" w:type="dxa"/>
          </w:tcPr>
          <w:p w14:paraId="25511D42"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p w14:paraId="25511D43" w14:textId="77777777" w:rsidR="000A1ABB" w:rsidRPr="007E6A31" w:rsidRDefault="000A1ABB" w:rsidP="00CD7EA2">
            <w:pPr>
              <w:snapToGrid w:val="0"/>
              <w:rPr>
                <w:rFonts w:cs="Arial"/>
                <w:color w:val="000000" w:themeColor="text1"/>
              </w:rPr>
            </w:pPr>
          </w:p>
        </w:tc>
        <w:tc>
          <w:tcPr>
            <w:tcW w:w="1103" w:type="dxa"/>
          </w:tcPr>
          <w:p w14:paraId="25511D44" w14:textId="77777777" w:rsidR="000A1ABB" w:rsidRPr="007E6A31" w:rsidRDefault="000A1ABB" w:rsidP="00CD7EA2">
            <w:pPr>
              <w:snapToGrid w:val="0"/>
              <w:rPr>
                <w:rFonts w:cs="Arial"/>
                <w:color w:val="000000" w:themeColor="text1"/>
              </w:rPr>
            </w:pPr>
            <w:r w:rsidRPr="007E6A31">
              <w:rPr>
                <w:rFonts w:cs="Arial"/>
                <w:color w:val="000000" w:themeColor="text1"/>
              </w:rPr>
              <w:t>Numeric</w:t>
            </w:r>
          </w:p>
        </w:tc>
        <w:tc>
          <w:tcPr>
            <w:tcW w:w="2410" w:type="dxa"/>
          </w:tcPr>
          <w:p w14:paraId="25511D45" w14:textId="77777777" w:rsidR="000A1ABB" w:rsidRPr="007E6A31" w:rsidRDefault="000A1ABB" w:rsidP="00CD7EA2">
            <w:pPr>
              <w:snapToGrid w:val="0"/>
              <w:rPr>
                <w:rFonts w:cs="Arial"/>
                <w:color w:val="000000" w:themeColor="text1"/>
              </w:rPr>
            </w:pPr>
            <w:r w:rsidRPr="007E6A31">
              <w:rPr>
                <w:rFonts w:cs="Arial"/>
                <w:color w:val="000000" w:themeColor="text1"/>
              </w:rPr>
              <w:t xml:space="preserve">Gives the amount  applicable to the assignee </w:t>
            </w:r>
          </w:p>
        </w:tc>
        <w:tc>
          <w:tcPr>
            <w:tcW w:w="1701" w:type="dxa"/>
          </w:tcPr>
          <w:p w14:paraId="25511D46" w14:textId="77777777" w:rsidR="000A1ABB" w:rsidRPr="007E6A31" w:rsidRDefault="000A1ABB" w:rsidP="00CD7EA2">
            <w:pPr>
              <w:snapToGrid w:val="0"/>
              <w:rPr>
                <w:color w:val="000000" w:themeColor="text1"/>
              </w:rPr>
            </w:pPr>
            <w:r w:rsidRPr="007E6A31">
              <w:rPr>
                <w:color w:val="000000" w:themeColor="text1"/>
              </w:rPr>
              <w:t>Enabled only when Type of Assignment selected is Conditional</w:t>
            </w:r>
          </w:p>
        </w:tc>
        <w:tc>
          <w:tcPr>
            <w:tcW w:w="1002" w:type="dxa"/>
          </w:tcPr>
          <w:p w14:paraId="25511D47"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4F" w14:textId="77777777" w:rsidTr="00CD7EA2">
        <w:trPr>
          <w:trHeight w:val="551"/>
        </w:trPr>
        <w:tc>
          <w:tcPr>
            <w:tcW w:w="1710" w:type="dxa"/>
          </w:tcPr>
          <w:p w14:paraId="25511D49" w14:textId="77777777" w:rsidR="000A1ABB" w:rsidRPr="007E6A31" w:rsidRDefault="000A1ABB" w:rsidP="00CD7EA2">
            <w:pPr>
              <w:rPr>
                <w:rFonts w:eastAsia="Courier New" w:cs="Arial"/>
                <w:color w:val="000000" w:themeColor="text1"/>
              </w:rPr>
            </w:pPr>
            <w:r w:rsidRPr="007E6A31">
              <w:rPr>
                <w:rFonts w:eastAsia="Courier New" w:cs="Arial"/>
                <w:color w:val="000000" w:themeColor="text1"/>
              </w:rPr>
              <w:t>Date of Birth*</w:t>
            </w:r>
          </w:p>
        </w:tc>
        <w:tc>
          <w:tcPr>
            <w:tcW w:w="1440" w:type="dxa"/>
          </w:tcPr>
          <w:p w14:paraId="25511D4A"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tc>
        <w:tc>
          <w:tcPr>
            <w:tcW w:w="1103" w:type="dxa"/>
          </w:tcPr>
          <w:p w14:paraId="25511D4B" w14:textId="77777777" w:rsidR="000A1ABB" w:rsidRPr="007E6A31" w:rsidRDefault="000A1ABB" w:rsidP="00CD7EA2">
            <w:pPr>
              <w:snapToGrid w:val="0"/>
              <w:rPr>
                <w:rFonts w:cs="Arial"/>
                <w:color w:val="000000" w:themeColor="text1"/>
              </w:rPr>
            </w:pPr>
            <w:r w:rsidRPr="007E6A31">
              <w:rPr>
                <w:rFonts w:cs="Arial"/>
                <w:color w:val="000000" w:themeColor="text1"/>
              </w:rPr>
              <w:t>Date</w:t>
            </w:r>
          </w:p>
        </w:tc>
        <w:tc>
          <w:tcPr>
            <w:tcW w:w="2410" w:type="dxa"/>
          </w:tcPr>
          <w:p w14:paraId="25511D4C" w14:textId="77777777" w:rsidR="000A1ABB" w:rsidRPr="007E6A31" w:rsidRDefault="000A1ABB" w:rsidP="00CD7EA2">
            <w:pPr>
              <w:snapToGrid w:val="0"/>
              <w:rPr>
                <w:rFonts w:cs="Arial"/>
                <w:color w:val="000000" w:themeColor="text1"/>
              </w:rPr>
            </w:pPr>
            <w:r w:rsidRPr="007E6A31">
              <w:rPr>
                <w:rFonts w:cs="Arial"/>
                <w:color w:val="000000" w:themeColor="text1"/>
              </w:rPr>
              <w:t>Gives the Birth Date of the Nominee</w:t>
            </w:r>
          </w:p>
        </w:tc>
        <w:tc>
          <w:tcPr>
            <w:tcW w:w="1701" w:type="dxa"/>
          </w:tcPr>
          <w:p w14:paraId="25511D4D" w14:textId="77777777" w:rsidR="000A1ABB" w:rsidRPr="007E6A31" w:rsidRDefault="000A1ABB" w:rsidP="00CD7EA2">
            <w:pPr>
              <w:snapToGrid w:val="0"/>
              <w:rPr>
                <w:color w:val="000000" w:themeColor="text1"/>
              </w:rPr>
            </w:pPr>
            <w:r w:rsidRPr="007E6A31">
              <w:rPr>
                <w:color w:val="000000" w:themeColor="text1"/>
              </w:rPr>
              <w:t>Enabled</w:t>
            </w:r>
          </w:p>
        </w:tc>
        <w:tc>
          <w:tcPr>
            <w:tcW w:w="1002" w:type="dxa"/>
          </w:tcPr>
          <w:p w14:paraId="25511D4E"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57" w14:textId="77777777" w:rsidTr="00CD7EA2">
        <w:trPr>
          <w:trHeight w:val="285"/>
        </w:trPr>
        <w:tc>
          <w:tcPr>
            <w:tcW w:w="1710" w:type="dxa"/>
          </w:tcPr>
          <w:p w14:paraId="25511D50" w14:textId="77777777" w:rsidR="000A1ABB" w:rsidRPr="007E6A31" w:rsidRDefault="000A1ABB" w:rsidP="00CD7EA2">
            <w:pPr>
              <w:rPr>
                <w:color w:val="000000" w:themeColor="text1"/>
                <w:lang w:val="en-US"/>
              </w:rPr>
            </w:pPr>
            <w:r w:rsidRPr="007E6A31">
              <w:rPr>
                <w:color w:val="000000" w:themeColor="text1"/>
                <w:lang w:val="en-US"/>
              </w:rPr>
              <w:t>UID Number</w:t>
            </w:r>
          </w:p>
          <w:p w14:paraId="25511D51" w14:textId="77777777" w:rsidR="000A1ABB" w:rsidRPr="007E6A31" w:rsidRDefault="000A1ABB" w:rsidP="00CD7EA2">
            <w:pPr>
              <w:ind w:left="360"/>
              <w:rPr>
                <w:rFonts w:eastAsia="Courier New" w:cs="Arial"/>
                <w:color w:val="000000" w:themeColor="text1"/>
              </w:rPr>
            </w:pPr>
          </w:p>
        </w:tc>
        <w:tc>
          <w:tcPr>
            <w:tcW w:w="1440" w:type="dxa"/>
          </w:tcPr>
          <w:p w14:paraId="25511D52"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tc>
        <w:tc>
          <w:tcPr>
            <w:tcW w:w="1103" w:type="dxa"/>
          </w:tcPr>
          <w:p w14:paraId="25511D53" w14:textId="77777777" w:rsidR="000A1ABB" w:rsidRPr="007E6A31" w:rsidRDefault="000A1ABB" w:rsidP="00CD7EA2">
            <w:pPr>
              <w:snapToGrid w:val="0"/>
              <w:rPr>
                <w:rFonts w:cs="Arial"/>
                <w:color w:val="000000" w:themeColor="text1"/>
              </w:rPr>
            </w:pPr>
            <w:r w:rsidRPr="007E6A31">
              <w:rPr>
                <w:rFonts w:cs="Arial"/>
                <w:color w:val="000000" w:themeColor="text1"/>
              </w:rPr>
              <w:t>String</w:t>
            </w:r>
          </w:p>
        </w:tc>
        <w:tc>
          <w:tcPr>
            <w:tcW w:w="2410" w:type="dxa"/>
          </w:tcPr>
          <w:p w14:paraId="25511D54" w14:textId="77777777" w:rsidR="000A1ABB" w:rsidRPr="007E6A31" w:rsidRDefault="000A1ABB" w:rsidP="00CD7EA2">
            <w:pPr>
              <w:snapToGrid w:val="0"/>
              <w:rPr>
                <w:rFonts w:cs="Arial"/>
                <w:color w:val="000000" w:themeColor="text1"/>
              </w:rPr>
            </w:pPr>
            <w:r w:rsidRPr="007E6A31">
              <w:rPr>
                <w:rFonts w:cs="Arial"/>
                <w:color w:val="000000" w:themeColor="text1"/>
              </w:rPr>
              <w:t>Gives the UID Number of the assignee</w:t>
            </w:r>
          </w:p>
        </w:tc>
        <w:tc>
          <w:tcPr>
            <w:tcW w:w="1701" w:type="dxa"/>
          </w:tcPr>
          <w:p w14:paraId="25511D55" w14:textId="77777777" w:rsidR="000A1ABB" w:rsidRPr="007E6A31" w:rsidRDefault="000A1ABB" w:rsidP="00CD7EA2">
            <w:pPr>
              <w:snapToGrid w:val="0"/>
              <w:rPr>
                <w:color w:val="000000" w:themeColor="text1"/>
              </w:rPr>
            </w:pPr>
            <w:r w:rsidRPr="007E6A31">
              <w:rPr>
                <w:color w:val="000000" w:themeColor="text1"/>
              </w:rPr>
              <w:t>Enabled</w:t>
            </w:r>
          </w:p>
        </w:tc>
        <w:tc>
          <w:tcPr>
            <w:tcW w:w="1002" w:type="dxa"/>
          </w:tcPr>
          <w:p w14:paraId="25511D56"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5E" w14:textId="77777777" w:rsidTr="00CD7EA2">
        <w:trPr>
          <w:trHeight w:val="285"/>
        </w:trPr>
        <w:tc>
          <w:tcPr>
            <w:tcW w:w="1710" w:type="dxa"/>
          </w:tcPr>
          <w:p w14:paraId="25511D58" w14:textId="77777777" w:rsidR="000A1ABB" w:rsidRPr="007E6A31" w:rsidRDefault="000A1ABB" w:rsidP="00CD7EA2">
            <w:pPr>
              <w:rPr>
                <w:color w:val="000000" w:themeColor="text1"/>
                <w:lang w:val="en-US"/>
              </w:rPr>
            </w:pPr>
            <w:r w:rsidRPr="007E6A31">
              <w:rPr>
                <w:color w:val="000000" w:themeColor="text1"/>
                <w:lang w:val="en-US"/>
              </w:rPr>
              <w:t>PAN Number</w:t>
            </w:r>
          </w:p>
        </w:tc>
        <w:tc>
          <w:tcPr>
            <w:tcW w:w="1440" w:type="dxa"/>
          </w:tcPr>
          <w:p w14:paraId="25511D59"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tc>
        <w:tc>
          <w:tcPr>
            <w:tcW w:w="1103" w:type="dxa"/>
          </w:tcPr>
          <w:p w14:paraId="25511D5A" w14:textId="77777777" w:rsidR="000A1ABB" w:rsidRPr="007E6A31" w:rsidRDefault="000A1ABB" w:rsidP="00CD7EA2">
            <w:pPr>
              <w:snapToGrid w:val="0"/>
              <w:rPr>
                <w:rFonts w:cs="Arial"/>
                <w:color w:val="000000" w:themeColor="text1"/>
              </w:rPr>
            </w:pPr>
            <w:r w:rsidRPr="007E6A31">
              <w:rPr>
                <w:rFonts w:cs="Arial"/>
                <w:color w:val="000000" w:themeColor="text1"/>
              </w:rPr>
              <w:t>String</w:t>
            </w:r>
          </w:p>
        </w:tc>
        <w:tc>
          <w:tcPr>
            <w:tcW w:w="2410" w:type="dxa"/>
          </w:tcPr>
          <w:p w14:paraId="25511D5B" w14:textId="77777777" w:rsidR="000A1ABB" w:rsidRPr="007E6A31" w:rsidRDefault="000A1ABB" w:rsidP="00CD7EA2">
            <w:pPr>
              <w:snapToGrid w:val="0"/>
              <w:rPr>
                <w:rFonts w:cs="Arial"/>
                <w:color w:val="000000" w:themeColor="text1"/>
              </w:rPr>
            </w:pPr>
            <w:r w:rsidRPr="007E6A31">
              <w:rPr>
                <w:rFonts w:cs="Arial"/>
                <w:color w:val="000000" w:themeColor="text1"/>
              </w:rPr>
              <w:t>Giv</w:t>
            </w:r>
            <w:r w:rsidR="00CD7EA2" w:rsidRPr="007E6A31">
              <w:rPr>
                <w:rFonts w:cs="Arial"/>
                <w:color w:val="000000" w:themeColor="text1"/>
              </w:rPr>
              <w:t>e</w:t>
            </w:r>
            <w:r w:rsidRPr="007E6A31">
              <w:rPr>
                <w:rFonts w:cs="Arial"/>
                <w:color w:val="000000" w:themeColor="text1"/>
              </w:rPr>
              <w:t>s the PAN number of the Assignee</w:t>
            </w:r>
          </w:p>
        </w:tc>
        <w:tc>
          <w:tcPr>
            <w:tcW w:w="1701" w:type="dxa"/>
          </w:tcPr>
          <w:p w14:paraId="25511D5C" w14:textId="77777777" w:rsidR="000A1ABB" w:rsidRPr="007E6A31" w:rsidRDefault="000A1ABB" w:rsidP="00CD7EA2">
            <w:pPr>
              <w:snapToGrid w:val="0"/>
              <w:rPr>
                <w:color w:val="000000" w:themeColor="text1"/>
              </w:rPr>
            </w:pPr>
            <w:r w:rsidRPr="007E6A31">
              <w:rPr>
                <w:color w:val="000000" w:themeColor="text1"/>
              </w:rPr>
              <w:t>Enabled</w:t>
            </w:r>
          </w:p>
        </w:tc>
        <w:tc>
          <w:tcPr>
            <w:tcW w:w="1002" w:type="dxa"/>
          </w:tcPr>
          <w:p w14:paraId="25511D5D"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60" w14:textId="77777777" w:rsidTr="00CD7EA2">
        <w:trPr>
          <w:trHeight w:val="285"/>
        </w:trPr>
        <w:tc>
          <w:tcPr>
            <w:tcW w:w="9366" w:type="dxa"/>
            <w:gridSpan w:val="6"/>
          </w:tcPr>
          <w:p w14:paraId="25511D5F" w14:textId="77777777" w:rsidR="000A1ABB" w:rsidRPr="007E6A31" w:rsidRDefault="000A1ABB" w:rsidP="00CD7EA2">
            <w:pPr>
              <w:snapToGrid w:val="0"/>
              <w:rPr>
                <w:rFonts w:cs="Arial"/>
                <w:color w:val="000000" w:themeColor="text1"/>
              </w:rPr>
            </w:pPr>
            <w:r w:rsidRPr="007E6A31">
              <w:rPr>
                <w:rFonts w:eastAsia="Courier New" w:cs="Arial"/>
                <w:b/>
                <w:color w:val="000000" w:themeColor="text1"/>
              </w:rPr>
              <w:t>Address</w:t>
            </w:r>
          </w:p>
        </w:tc>
      </w:tr>
      <w:tr w:rsidR="007E6A31" w:rsidRPr="007E6A31" w14:paraId="25511D67" w14:textId="77777777" w:rsidTr="00CD7EA2">
        <w:trPr>
          <w:trHeight w:val="285"/>
        </w:trPr>
        <w:tc>
          <w:tcPr>
            <w:tcW w:w="1710" w:type="dxa"/>
          </w:tcPr>
          <w:p w14:paraId="25511D61" w14:textId="77777777" w:rsidR="000A1ABB" w:rsidRPr="007E6A31" w:rsidRDefault="000A1ABB" w:rsidP="00CD7EA2">
            <w:pPr>
              <w:rPr>
                <w:rFonts w:eastAsia="Courier New" w:cs="Arial"/>
                <w:color w:val="000000" w:themeColor="text1"/>
              </w:rPr>
            </w:pPr>
            <w:r w:rsidRPr="007E6A31">
              <w:rPr>
                <w:rFonts w:eastAsia="Courier New" w:cs="Arial"/>
                <w:color w:val="000000" w:themeColor="text1"/>
              </w:rPr>
              <w:t>Address Line 1</w:t>
            </w:r>
          </w:p>
        </w:tc>
        <w:tc>
          <w:tcPr>
            <w:tcW w:w="1440" w:type="dxa"/>
          </w:tcPr>
          <w:p w14:paraId="25511D62"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tc>
        <w:tc>
          <w:tcPr>
            <w:tcW w:w="1103" w:type="dxa"/>
          </w:tcPr>
          <w:p w14:paraId="25511D63" w14:textId="77777777" w:rsidR="000A1ABB" w:rsidRPr="007E6A31" w:rsidRDefault="000A1ABB" w:rsidP="00CD7EA2">
            <w:pPr>
              <w:snapToGrid w:val="0"/>
              <w:rPr>
                <w:rFonts w:cs="Arial"/>
                <w:color w:val="000000" w:themeColor="text1"/>
              </w:rPr>
            </w:pPr>
            <w:r w:rsidRPr="007E6A31">
              <w:rPr>
                <w:rFonts w:cs="Arial"/>
                <w:color w:val="000000" w:themeColor="text1"/>
              </w:rPr>
              <w:t>Multiple</w:t>
            </w:r>
          </w:p>
        </w:tc>
        <w:tc>
          <w:tcPr>
            <w:tcW w:w="2410" w:type="dxa"/>
          </w:tcPr>
          <w:p w14:paraId="25511D64" w14:textId="77777777" w:rsidR="000A1ABB" w:rsidRPr="007E6A31" w:rsidRDefault="000A1ABB" w:rsidP="00CD7EA2">
            <w:pPr>
              <w:snapToGrid w:val="0"/>
              <w:rPr>
                <w:rFonts w:cs="Arial"/>
                <w:color w:val="000000" w:themeColor="text1"/>
              </w:rPr>
            </w:pPr>
            <w:r w:rsidRPr="007E6A31">
              <w:rPr>
                <w:color w:val="000000" w:themeColor="text1"/>
              </w:rPr>
              <w:t>Gives the address of the assignee.</w:t>
            </w:r>
          </w:p>
        </w:tc>
        <w:tc>
          <w:tcPr>
            <w:tcW w:w="1701" w:type="dxa"/>
          </w:tcPr>
          <w:p w14:paraId="25511D65" w14:textId="77777777" w:rsidR="000A1ABB" w:rsidRPr="007E6A31" w:rsidRDefault="000A1ABB">
            <w:pPr>
              <w:rPr>
                <w:color w:val="000000" w:themeColor="text1"/>
              </w:rPr>
            </w:pPr>
            <w:r w:rsidRPr="007E6A31">
              <w:rPr>
                <w:color w:val="000000" w:themeColor="text1"/>
              </w:rPr>
              <w:t xml:space="preserve">Enabled </w:t>
            </w:r>
          </w:p>
        </w:tc>
        <w:tc>
          <w:tcPr>
            <w:tcW w:w="1002" w:type="dxa"/>
          </w:tcPr>
          <w:p w14:paraId="25511D66"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6E" w14:textId="77777777" w:rsidTr="00CD7EA2">
        <w:trPr>
          <w:trHeight w:val="285"/>
        </w:trPr>
        <w:tc>
          <w:tcPr>
            <w:tcW w:w="1710" w:type="dxa"/>
          </w:tcPr>
          <w:p w14:paraId="25511D68" w14:textId="77777777" w:rsidR="000A1ABB" w:rsidRPr="007E6A31" w:rsidRDefault="000A1ABB" w:rsidP="00CD7EA2">
            <w:pPr>
              <w:snapToGrid w:val="0"/>
              <w:rPr>
                <w:rFonts w:cs="Arial"/>
                <w:color w:val="000000" w:themeColor="text1"/>
              </w:rPr>
            </w:pPr>
            <w:r w:rsidRPr="007E6A31">
              <w:rPr>
                <w:rFonts w:eastAsia="Courier New" w:cs="Arial"/>
                <w:color w:val="000000" w:themeColor="text1"/>
              </w:rPr>
              <w:t>Address Line 2</w:t>
            </w:r>
          </w:p>
        </w:tc>
        <w:tc>
          <w:tcPr>
            <w:tcW w:w="1440" w:type="dxa"/>
          </w:tcPr>
          <w:p w14:paraId="25511D69"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tc>
        <w:tc>
          <w:tcPr>
            <w:tcW w:w="1103" w:type="dxa"/>
          </w:tcPr>
          <w:p w14:paraId="25511D6A" w14:textId="77777777" w:rsidR="000A1ABB" w:rsidRPr="007E6A31" w:rsidRDefault="000A1ABB" w:rsidP="00CD7EA2">
            <w:pPr>
              <w:snapToGrid w:val="0"/>
              <w:rPr>
                <w:rFonts w:cs="Arial"/>
                <w:color w:val="000000" w:themeColor="text1"/>
              </w:rPr>
            </w:pPr>
            <w:r w:rsidRPr="007E6A31">
              <w:rPr>
                <w:rFonts w:cs="Arial"/>
                <w:color w:val="000000" w:themeColor="text1"/>
              </w:rPr>
              <w:t>Multiple</w:t>
            </w:r>
          </w:p>
        </w:tc>
        <w:tc>
          <w:tcPr>
            <w:tcW w:w="2410" w:type="dxa"/>
          </w:tcPr>
          <w:p w14:paraId="25511D6B" w14:textId="77777777" w:rsidR="000A1ABB" w:rsidRPr="007E6A31" w:rsidRDefault="000A1ABB" w:rsidP="00CD7EA2">
            <w:pPr>
              <w:snapToGrid w:val="0"/>
              <w:rPr>
                <w:rFonts w:cs="Arial"/>
                <w:color w:val="000000" w:themeColor="text1"/>
              </w:rPr>
            </w:pPr>
            <w:r w:rsidRPr="007E6A31">
              <w:rPr>
                <w:color w:val="000000" w:themeColor="text1"/>
              </w:rPr>
              <w:t>Gives the address</w:t>
            </w:r>
          </w:p>
        </w:tc>
        <w:tc>
          <w:tcPr>
            <w:tcW w:w="1701" w:type="dxa"/>
          </w:tcPr>
          <w:p w14:paraId="25511D6C" w14:textId="77777777" w:rsidR="000A1ABB" w:rsidRPr="007E6A31" w:rsidRDefault="000A1ABB">
            <w:pPr>
              <w:rPr>
                <w:color w:val="000000" w:themeColor="text1"/>
              </w:rPr>
            </w:pPr>
            <w:r w:rsidRPr="007E6A31">
              <w:rPr>
                <w:color w:val="000000" w:themeColor="text1"/>
              </w:rPr>
              <w:t xml:space="preserve">Enabled </w:t>
            </w:r>
          </w:p>
        </w:tc>
        <w:tc>
          <w:tcPr>
            <w:tcW w:w="1002" w:type="dxa"/>
          </w:tcPr>
          <w:p w14:paraId="25511D6D"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75" w14:textId="77777777" w:rsidTr="00CD7EA2">
        <w:trPr>
          <w:trHeight w:val="285"/>
        </w:trPr>
        <w:tc>
          <w:tcPr>
            <w:tcW w:w="1710" w:type="dxa"/>
          </w:tcPr>
          <w:p w14:paraId="25511D6F" w14:textId="77777777" w:rsidR="000A1ABB" w:rsidRPr="007E6A31" w:rsidRDefault="000A1ABB" w:rsidP="00CD7EA2">
            <w:pPr>
              <w:snapToGrid w:val="0"/>
              <w:rPr>
                <w:rFonts w:cs="Arial"/>
                <w:color w:val="000000" w:themeColor="text1"/>
              </w:rPr>
            </w:pPr>
            <w:r w:rsidRPr="007E6A31">
              <w:rPr>
                <w:rFonts w:eastAsia="Courier New" w:cs="Arial"/>
                <w:color w:val="000000" w:themeColor="text1"/>
              </w:rPr>
              <w:t>Address Line 3</w:t>
            </w:r>
          </w:p>
        </w:tc>
        <w:tc>
          <w:tcPr>
            <w:tcW w:w="1440" w:type="dxa"/>
          </w:tcPr>
          <w:p w14:paraId="25511D70"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tc>
        <w:tc>
          <w:tcPr>
            <w:tcW w:w="1103" w:type="dxa"/>
          </w:tcPr>
          <w:p w14:paraId="25511D71" w14:textId="77777777" w:rsidR="000A1ABB" w:rsidRPr="007E6A31" w:rsidRDefault="000A1ABB" w:rsidP="00CD7EA2">
            <w:pPr>
              <w:snapToGrid w:val="0"/>
              <w:rPr>
                <w:rFonts w:cs="Arial"/>
                <w:color w:val="000000" w:themeColor="text1"/>
              </w:rPr>
            </w:pPr>
            <w:r w:rsidRPr="007E6A31">
              <w:rPr>
                <w:rFonts w:cs="Arial"/>
                <w:color w:val="000000" w:themeColor="text1"/>
              </w:rPr>
              <w:t>Multiple</w:t>
            </w:r>
          </w:p>
        </w:tc>
        <w:tc>
          <w:tcPr>
            <w:tcW w:w="2410" w:type="dxa"/>
          </w:tcPr>
          <w:p w14:paraId="25511D72" w14:textId="77777777" w:rsidR="000A1ABB" w:rsidRPr="007E6A31" w:rsidRDefault="000A1ABB" w:rsidP="00CD7EA2">
            <w:pPr>
              <w:snapToGrid w:val="0"/>
              <w:rPr>
                <w:rFonts w:cs="Arial"/>
                <w:color w:val="000000" w:themeColor="text1"/>
              </w:rPr>
            </w:pPr>
            <w:r w:rsidRPr="007E6A31">
              <w:rPr>
                <w:color w:val="000000" w:themeColor="text1"/>
              </w:rPr>
              <w:t>Gives the address</w:t>
            </w:r>
          </w:p>
        </w:tc>
        <w:tc>
          <w:tcPr>
            <w:tcW w:w="1701" w:type="dxa"/>
          </w:tcPr>
          <w:p w14:paraId="25511D73" w14:textId="77777777" w:rsidR="000A1ABB" w:rsidRPr="007E6A31" w:rsidRDefault="000A1ABB">
            <w:pPr>
              <w:rPr>
                <w:color w:val="000000" w:themeColor="text1"/>
              </w:rPr>
            </w:pPr>
            <w:r w:rsidRPr="007E6A31">
              <w:rPr>
                <w:color w:val="000000" w:themeColor="text1"/>
              </w:rPr>
              <w:t xml:space="preserve">Enabled </w:t>
            </w:r>
          </w:p>
        </w:tc>
        <w:tc>
          <w:tcPr>
            <w:tcW w:w="1002" w:type="dxa"/>
          </w:tcPr>
          <w:p w14:paraId="25511D74"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7C" w14:textId="77777777" w:rsidTr="00CD7EA2">
        <w:trPr>
          <w:trHeight w:val="285"/>
        </w:trPr>
        <w:tc>
          <w:tcPr>
            <w:tcW w:w="1710" w:type="dxa"/>
          </w:tcPr>
          <w:p w14:paraId="25511D76" w14:textId="77777777" w:rsidR="000A1ABB" w:rsidRPr="007E6A31" w:rsidRDefault="000A1ABB" w:rsidP="00CD7EA2">
            <w:pPr>
              <w:snapToGrid w:val="0"/>
              <w:rPr>
                <w:rFonts w:cs="Arial"/>
                <w:color w:val="000000" w:themeColor="text1"/>
              </w:rPr>
            </w:pPr>
            <w:r w:rsidRPr="007E6A31">
              <w:rPr>
                <w:rFonts w:cs="Arial"/>
                <w:color w:val="000000" w:themeColor="text1"/>
              </w:rPr>
              <w:t>Village</w:t>
            </w:r>
          </w:p>
        </w:tc>
        <w:tc>
          <w:tcPr>
            <w:tcW w:w="1440" w:type="dxa"/>
          </w:tcPr>
          <w:p w14:paraId="25511D77"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tc>
        <w:tc>
          <w:tcPr>
            <w:tcW w:w="1103" w:type="dxa"/>
          </w:tcPr>
          <w:p w14:paraId="25511D78" w14:textId="77777777" w:rsidR="000A1ABB" w:rsidRPr="007E6A31" w:rsidRDefault="000A1ABB" w:rsidP="00CD7EA2">
            <w:pPr>
              <w:snapToGrid w:val="0"/>
              <w:rPr>
                <w:rFonts w:cs="Arial"/>
                <w:color w:val="000000" w:themeColor="text1"/>
              </w:rPr>
            </w:pPr>
            <w:r w:rsidRPr="007E6A31">
              <w:rPr>
                <w:rFonts w:cs="Arial"/>
                <w:color w:val="000000" w:themeColor="text1"/>
              </w:rPr>
              <w:t>Varchar</w:t>
            </w:r>
          </w:p>
        </w:tc>
        <w:tc>
          <w:tcPr>
            <w:tcW w:w="2410" w:type="dxa"/>
          </w:tcPr>
          <w:p w14:paraId="25511D79" w14:textId="77777777" w:rsidR="000A1ABB" w:rsidRPr="007E6A31" w:rsidRDefault="000A1ABB" w:rsidP="00CD7EA2">
            <w:pPr>
              <w:snapToGrid w:val="0"/>
              <w:rPr>
                <w:rFonts w:cs="Arial"/>
                <w:color w:val="000000" w:themeColor="text1"/>
              </w:rPr>
            </w:pPr>
            <w:r w:rsidRPr="007E6A31">
              <w:rPr>
                <w:color w:val="000000" w:themeColor="text1"/>
              </w:rPr>
              <w:t>Gives the Village name (If applicable)</w:t>
            </w:r>
          </w:p>
        </w:tc>
        <w:tc>
          <w:tcPr>
            <w:tcW w:w="1701" w:type="dxa"/>
          </w:tcPr>
          <w:p w14:paraId="25511D7A" w14:textId="77777777" w:rsidR="000A1ABB" w:rsidRPr="007E6A31" w:rsidRDefault="000A1ABB">
            <w:pPr>
              <w:rPr>
                <w:color w:val="000000" w:themeColor="text1"/>
              </w:rPr>
            </w:pPr>
            <w:r w:rsidRPr="007E6A31">
              <w:rPr>
                <w:color w:val="000000" w:themeColor="text1"/>
              </w:rPr>
              <w:t xml:space="preserve">Enabled </w:t>
            </w:r>
          </w:p>
        </w:tc>
        <w:tc>
          <w:tcPr>
            <w:tcW w:w="1002" w:type="dxa"/>
          </w:tcPr>
          <w:p w14:paraId="25511D7B"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83" w14:textId="77777777" w:rsidTr="00CD7EA2">
        <w:trPr>
          <w:trHeight w:val="285"/>
        </w:trPr>
        <w:tc>
          <w:tcPr>
            <w:tcW w:w="1710" w:type="dxa"/>
          </w:tcPr>
          <w:p w14:paraId="25511D7D" w14:textId="77777777" w:rsidR="000A1ABB" w:rsidRPr="007E6A31" w:rsidRDefault="000A1ABB" w:rsidP="00CD7EA2">
            <w:pPr>
              <w:snapToGrid w:val="0"/>
              <w:rPr>
                <w:rFonts w:cs="Arial"/>
                <w:color w:val="000000" w:themeColor="text1"/>
              </w:rPr>
            </w:pPr>
            <w:r w:rsidRPr="007E6A31">
              <w:rPr>
                <w:rFonts w:cs="Arial"/>
                <w:color w:val="000000" w:themeColor="text1"/>
                <w:szCs w:val="22"/>
              </w:rPr>
              <w:t>Taluka</w:t>
            </w:r>
          </w:p>
        </w:tc>
        <w:tc>
          <w:tcPr>
            <w:tcW w:w="1440" w:type="dxa"/>
          </w:tcPr>
          <w:p w14:paraId="25511D7E"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tc>
        <w:tc>
          <w:tcPr>
            <w:tcW w:w="1103" w:type="dxa"/>
          </w:tcPr>
          <w:p w14:paraId="25511D7F" w14:textId="77777777" w:rsidR="000A1ABB" w:rsidRPr="007E6A31" w:rsidRDefault="000A1ABB" w:rsidP="00CD7EA2">
            <w:pPr>
              <w:snapToGrid w:val="0"/>
              <w:rPr>
                <w:rFonts w:cs="Arial"/>
                <w:color w:val="000000" w:themeColor="text1"/>
              </w:rPr>
            </w:pPr>
            <w:r w:rsidRPr="007E6A31">
              <w:rPr>
                <w:rFonts w:cs="Arial"/>
                <w:color w:val="000000" w:themeColor="text1"/>
              </w:rPr>
              <w:t>Varchar</w:t>
            </w:r>
          </w:p>
        </w:tc>
        <w:tc>
          <w:tcPr>
            <w:tcW w:w="2410" w:type="dxa"/>
          </w:tcPr>
          <w:p w14:paraId="25511D80" w14:textId="77777777" w:rsidR="000A1ABB" w:rsidRPr="007E6A31" w:rsidRDefault="000A1ABB" w:rsidP="00CD7EA2">
            <w:pPr>
              <w:rPr>
                <w:rFonts w:cs="Arial"/>
                <w:color w:val="000000" w:themeColor="text1"/>
              </w:rPr>
            </w:pPr>
            <w:r w:rsidRPr="007E6A31">
              <w:rPr>
                <w:color w:val="000000" w:themeColor="text1"/>
              </w:rPr>
              <w:t>Gives the Taluka name (If applicable)</w:t>
            </w:r>
          </w:p>
        </w:tc>
        <w:tc>
          <w:tcPr>
            <w:tcW w:w="1701" w:type="dxa"/>
          </w:tcPr>
          <w:p w14:paraId="25511D81" w14:textId="77777777" w:rsidR="000A1ABB" w:rsidRPr="007E6A31" w:rsidRDefault="000A1ABB">
            <w:pPr>
              <w:rPr>
                <w:color w:val="000000" w:themeColor="text1"/>
              </w:rPr>
            </w:pPr>
            <w:r w:rsidRPr="007E6A31">
              <w:rPr>
                <w:color w:val="000000" w:themeColor="text1"/>
              </w:rPr>
              <w:t xml:space="preserve">Enabled </w:t>
            </w:r>
          </w:p>
        </w:tc>
        <w:tc>
          <w:tcPr>
            <w:tcW w:w="1002" w:type="dxa"/>
          </w:tcPr>
          <w:p w14:paraId="25511D82"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8A" w14:textId="77777777" w:rsidTr="00CD7EA2">
        <w:trPr>
          <w:trHeight w:val="285"/>
        </w:trPr>
        <w:tc>
          <w:tcPr>
            <w:tcW w:w="1710" w:type="dxa"/>
          </w:tcPr>
          <w:p w14:paraId="25511D84" w14:textId="77777777" w:rsidR="000A1ABB" w:rsidRPr="007E6A31" w:rsidRDefault="000A1ABB" w:rsidP="00CD7EA2">
            <w:pPr>
              <w:snapToGrid w:val="0"/>
              <w:rPr>
                <w:rFonts w:cs="Arial"/>
                <w:color w:val="000000" w:themeColor="text1"/>
              </w:rPr>
            </w:pPr>
            <w:r w:rsidRPr="007E6A31">
              <w:rPr>
                <w:rFonts w:cs="Arial"/>
                <w:b/>
                <w:color w:val="000000" w:themeColor="text1"/>
                <w:szCs w:val="22"/>
              </w:rPr>
              <w:t>**</w:t>
            </w:r>
            <w:r w:rsidRPr="007E6A31">
              <w:rPr>
                <w:rFonts w:cs="Arial"/>
                <w:color w:val="000000" w:themeColor="text1"/>
                <w:szCs w:val="22"/>
              </w:rPr>
              <w:t>City</w:t>
            </w:r>
          </w:p>
        </w:tc>
        <w:tc>
          <w:tcPr>
            <w:tcW w:w="1440" w:type="dxa"/>
          </w:tcPr>
          <w:p w14:paraId="25511D85"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tc>
        <w:tc>
          <w:tcPr>
            <w:tcW w:w="1103" w:type="dxa"/>
          </w:tcPr>
          <w:p w14:paraId="25511D86" w14:textId="77777777" w:rsidR="000A1ABB" w:rsidRPr="007E6A31" w:rsidRDefault="000A1ABB" w:rsidP="00CD7EA2">
            <w:pPr>
              <w:snapToGrid w:val="0"/>
              <w:rPr>
                <w:rFonts w:cs="Arial"/>
                <w:color w:val="000000" w:themeColor="text1"/>
              </w:rPr>
            </w:pPr>
            <w:r w:rsidRPr="007E6A31">
              <w:rPr>
                <w:rFonts w:cs="Arial"/>
                <w:color w:val="000000" w:themeColor="text1"/>
              </w:rPr>
              <w:t>Varchar</w:t>
            </w:r>
          </w:p>
        </w:tc>
        <w:tc>
          <w:tcPr>
            <w:tcW w:w="2410" w:type="dxa"/>
          </w:tcPr>
          <w:p w14:paraId="25511D87" w14:textId="77777777" w:rsidR="000A1ABB" w:rsidRPr="007E6A31" w:rsidRDefault="000A1ABB" w:rsidP="00CD7EA2">
            <w:pPr>
              <w:snapToGrid w:val="0"/>
              <w:rPr>
                <w:color w:val="000000" w:themeColor="text1"/>
              </w:rPr>
            </w:pPr>
            <w:r w:rsidRPr="007E6A31">
              <w:rPr>
                <w:color w:val="000000" w:themeColor="text1"/>
              </w:rPr>
              <w:t xml:space="preserve">Gives the City name </w:t>
            </w:r>
          </w:p>
        </w:tc>
        <w:tc>
          <w:tcPr>
            <w:tcW w:w="1701" w:type="dxa"/>
          </w:tcPr>
          <w:p w14:paraId="25511D88" w14:textId="77777777" w:rsidR="000A1ABB" w:rsidRPr="007E6A31" w:rsidRDefault="000A1ABB">
            <w:pPr>
              <w:rPr>
                <w:color w:val="000000" w:themeColor="text1"/>
              </w:rPr>
            </w:pPr>
            <w:r w:rsidRPr="007E6A31">
              <w:rPr>
                <w:color w:val="000000" w:themeColor="text1"/>
              </w:rPr>
              <w:t xml:space="preserve">Enabled </w:t>
            </w:r>
          </w:p>
        </w:tc>
        <w:tc>
          <w:tcPr>
            <w:tcW w:w="1002" w:type="dxa"/>
          </w:tcPr>
          <w:p w14:paraId="25511D89"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91" w14:textId="77777777" w:rsidTr="00CD7EA2">
        <w:trPr>
          <w:trHeight w:val="413"/>
        </w:trPr>
        <w:tc>
          <w:tcPr>
            <w:tcW w:w="1710" w:type="dxa"/>
          </w:tcPr>
          <w:p w14:paraId="25511D8B" w14:textId="77777777" w:rsidR="000A1ABB" w:rsidRPr="007E6A31" w:rsidRDefault="000A1ABB" w:rsidP="00CD7EA2">
            <w:pPr>
              <w:snapToGrid w:val="0"/>
              <w:rPr>
                <w:rFonts w:cs="Arial"/>
                <w:color w:val="000000" w:themeColor="text1"/>
              </w:rPr>
            </w:pPr>
            <w:r w:rsidRPr="007E6A31">
              <w:rPr>
                <w:rFonts w:cs="Arial"/>
                <w:color w:val="000000" w:themeColor="text1"/>
                <w:szCs w:val="22"/>
              </w:rPr>
              <w:t>**District</w:t>
            </w:r>
          </w:p>
        </w:tc>
        <w:tc>
          <w:tcPr>
            <w:tcW w:w="1440" w:type="dxa"/>
          </w:tcPr>
          <w:p w14:paraId="25511D8C" w14:textId="77777777" w:rsidR="000A1ABB" w:rsidRPr="007E6A31" w:rsidRDefault="000A1ABB" w:rsidP="00CD7EA2">
            <w:pPr>
              <w:snapToGrid w:val="0"/>
              <w:rPr>
                <w:rFonts w:cs="Arial"/>
                <w:color w:val="000000" w:themeColor="text1"/>
              </w:rPr>
            </w:pPr>
            <w:r w:rsidRPr="007E6A31">
              <w:rPr>
                <w:rFonts w:cs="Arial"/>
                <w:color w:val="000000" w:themeColor="text1"/>
              </w:rPr>
              <w:t>Textbox</w:t>
            </w:r>
          </w:p>
        </w:tc>
        <w:tc>
          <w:tcPr>
            <w:tcW w:w="1103" w:type="dxa"/>
          </w:tcPr>
          <w:p w14:paraId="25511D8D" w14:textId="77777777" w:rsidR="000A1ABB" w:rsidRPr="007E6A31" w:rsidRDefault="000A1ABB" w:rsidP="00CD7EA2">
            <w:pPr>
              <w:snapToGrid w:val="0"/>
              <w:rPr>
                <w:rFonts w:cs="Arial"/>
                <w:color w:val="000000" w:themeColor="text1"/>
              </w:rPr>
            </w:pPr>
            <w:r w:rsidRPr="007E6A31">
              <w:rPr>
                <w:rFonts w:cs="Arial"/>
                <w:color w:val="000000" w:themeColor="text1"/>
              </w:rPr>
              <w:t>Varchar</w:t>
            </w:r>
          </w:p>
        </w:tc>
        <w:tc>
          <w:tcPr>
            <w:tcW w:w="2410" w:type="dxa"/>
          </w:tcPr>
          <w:p w14:paraId="25511D8E" w14:textId="77777777" w:rsidR="000A1ABB" w:rsidRPr="007E6A31" w:rsidRDefault="000A1ABB" w:rsidP="00CD7EA2">
            <w:pPr>
              <w:rPr>
                <w:rFonts w:cs="Arial"/>
                <w:color w:val="000000" w:themeColor="text1"/>
              </w:rPr>
            </w:pPr>
            <w:r w:rsidRPr="007E6A31">
              <w:rPr>
                <w:color w:val="000000" w:themeColor="text1"/>
              </w:rPr>
              <w:t>Gives the district name</w:t>
            </w:r>
          </w:p>
        </w:tc>
        <w:tc>
          <w:tcPr>
            <w:tcW w:w="1701" w:type="dxa"/>
          </w:tcPr>
          <w:p w14:paraId="25511D8F" w14:textId="77777777" w:rsidR="000A1ABB" w:rsidRPr="007E6A31" w:rsidRDefault="000A1ABB">
            <w:pPr>
              <w:rPr>
                <w:color w:val="000000" w:themeColor="text1"/>
              </w:rPr>
            </w:pPr>
            <w:r w:rsidRPr="007E6A31">
              <w:rPr>
                <w:color w:val="000000" w:themeColor="text1"/>
              </w:rPr>
              <w:t xml:space="preserve">Enabled </w:t>
            </w:r>
          </w:p>
        </w:tc>
        <w:tc>
          <w:tcPr>
            <w:tcW w:w="1002" w:type="dxa"/>
          </w:tcPr>
          <w:p w14:paraId="25511D90"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98" w14:textId="77777777" w:rsidTr="00CD7EA2">
        <w:trPr>
          <w:trHeight w:val="285"/>
        </w:trPr>
        <w:tc>
          <w:tcPr>
            <w:tcW w:w="1710" w:type="dxa"/>
          </w:tcPr>
          <w:p w14:paraId="25511D92" w14:textId="77777777" w:rsidR="000A1ABB" w:rsidRPr="007E6A31" w:rsidRDefault="000A1ABB" w:rsidP="00CD7EA2">
            <w:pPr>
              <w:snapToGrid w:val="0"/>
              <w:rPr>
                <w:rFonts w:cs="Arial"/>
                <w:color w:val="000000" w:themeColor="text1"/>
              </w:rPr>
            </w:pPr>
            <w:r w:rsidRPr="007E6A31">
              <w:rPr>
                <w:rFonts w:cs="Arial"/>
                <w:color w:val="000000" w:themeColor="text1"/>
                <w:szCs w:val="22"/>
              </w:rPr>
              <w:t xml:space="preserve">**State </w:t>
            </w:r>
          </w:p>
        </w:tc>
        <w:tc>
          <w:tcPr>
            <w:tcW w:w="1440" w:type="dxa"/>
          </w:tcPr>
          <w:p w14:paraId="25511D93" w14:textId="77777777" w:rsidR="000A1ABB" w:rsidRPr="007E6A31" w:rsidRDefault="000A1ABB" w:rsidP="00CD7EA2">
            <w:pPr>
              <w:snapToGrid w:val="0"/>
              <w:rPr>
                <w:rFonts w:cs="Arial"/>
                <w:color w:val="000000" w:themeColor="text1"/>
              </w:rPr>
            </w:pPr>
            <w:r w:rsidRPr="007E6A31">
              <w:rPr>
                <w:rFonts w:ascii="Calibri" w:hAnsi="Calibri" w:cs="Calibri"/>
                <w:color w:val="000000" w:themeColor="text1"/>
                <w:sz w:val="22"/>
                <w:szCs w:val="22"/>
              </w:rPr>
              <w:t>Dropdown</w:t>
            </w:r>
          </w:p>
        </w:tc>
        <w:tc>
          <w:tcPr>
            <w:tcW w:w="1103" w:type="dxa"/>
          </w:tcPr>
          <w:p w14:paraId="25511D94" w14:textId="77777777" w:rsidR="000A1ABB" w:rsidRPr="007E6A31" w:rsidRDefault="000A1ABB" w:rsidP="00CD7EA2">
            <w:pPr>
              <w:snapToGrid w:val="0"/>
              <w:rPr>
                <w:rFonts w:cs="Arial"/>
                <w:color w:val="000000" w:themeColor="text1"/>
              </w:rPr>
            </w:pPr>
            <w:r w:rsidRPr="007E6A31">
              <w:rPr>
                <w:rFonts w:cs="Arial"/>
                <w:color w:val="000000" w:themeColor="text1"/>
              </w:rPr>
              <w:t>Varchar</w:t>
            </w:r>
          </w:p>
        </w:tc>
        <w:tc>
          <w:tcPr>
            <w:tcW w:w="2410" w:type="dxa"/>
          </w:tcPr>
          <w:p w14:paraId="25511D95" w14:textId="77777777" w:rsidR="000A1ABB" w:rsidRPr="007E6A31" w:rsidRDefault="000A1ABB" w:rsidP="00CD7EA2">
            <w:pPr>
              <w:rPr>
                <w:rFonts w:cs="Arial"/>
                <w:color w:val="000000" w:themeColor="text1"/>
              </w:rPr>
            </w:pPr>
            <w:r w:rsidRPr="007E6A31">
              <w:rPr>
                <w:color w:val="000000" w:themeColor="text1"/>
              </w:rPr>
              <w:t>Gives the List of States.</w:t>
            </w:r>
          </w:p>
        </w:tc>
        <w:tc>
          <w:tcPr>
            <w:tcW w:w="1701" w:type="dxa"/>
          </w:tcPr>
          <w:p w14:paraId="25511D96" w14:textId="77777777" w:rsidR="000A1ABB" w:rsidRPr="007E6A31" w:rsidRDefault="000A1ABB">
            <w:pPr>
              <w:rPr>
                <w:color w:val="000000" w:themeColor="text1"/>
              </w:rPr>
            </w:pPr>
            <w:r w:rsidRPr="007E6A31">
              <w:rPr>
                <w:color w:val="000000" w:themeColor="text1"/>
              </w:rPr>
              <w:t xml:space="preserve">Enabled </w:t>
            </w:r>
          </w:p>
        </w:tc>
        <w:tc>
          <w:tcPr>
            <w:tcW w:w="1002" w:type="dxa"/>
          </w:tcPr>
          <w:p w14:paraId="25511D97"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9F" w14:textId="77777777" w:rsidTr="00CD7EA2">
        <w:trPr>
          <w:trHeight w:val="285"/>
        </w:trPr>
        <w:tc>
          <w:tcPr>
            <w:tcW w:w="1710" w:type="dxa"/>
          </w:tcPr>
          <w:p w14:paraId="25511D99" w14:textId="77777777" w:rsidR="000A1ABB" w:rsidRPr="007E6A31" w:rsidRDefault="000A1ABB" w:rsidP="00CD7EA2">
            <w:pPr>
              <w:rPr>
                <w:rFonts w:cs="Arial"/>
                <w:color w:val="000000" w:themeColor="text1"/>
              </w:rPr>
            </w:pPr>
            <w:r w:rsidRPr="007E6A31">
              <w:rPr>
                <w:rFonts w:cs="Arial"/>
                <w:color w:val="000000" w:themeColor="text1"/>
                <w:szCs w:val="22"/>
              </w:rPr>
              <w:t>**Country</w:t>
            </w:r>
          </w:p>
        </w:tc>
        <w:tc>
          <w:tcPr>
            <w:tcW w:w="1440" w:type="dxa"/>
          </w:tcPr>
          <w:p w14:paraId="25511D9A" w14:textId="77777777" w:rsidR="000A1ABB" w:rsidRPr="007E6A31" w:rsidRDefault="000A1ABB" w:rsidP="00CD7EA2">
            <w:pPr>
              <w:snapToGrid w:val="0"/>
              <w:rPr>
                <w:rFonts w:cs="Arial"/>
                <w:color w:val="000000" w:themeColor="text1"/>
              </w:rPr>
            </w:pPr>
            <w:r w:rsidRPr="007E6A31">
              <w:rPr>
                <w:rFonts w:ascii="Calibri" w:hAnsi="Calibri" w:cs="Calibri"/>
                <w:color w:val="000000" w:themeColor="text1"/>
                <w:sz w:val="22"/>
                <w:szCs w:val="22"/>
              </w:rPr>
              <w:t>Dropdown</w:t>
            </w:r>
          </w:p>
        </w:tc>
        <w:tc>
          <w:tcPr>
            <w:tcW w:w="1103" w:type="dxa"/>
          </w:tcPr>
          <w:p w14:paraId="25511D9B" w14:textId="77777777" w:rsidR="000A1ABB" w:rsidRPr="007E6A31" w:rsidRDefault="000A1ABB" w:rsidP="00CD7EA2">
            <w:pPr>
              <w:snapToGrid w:val="0"/>
              <w:rPr>
                <w:rFonts w:cs="Arial"/>
                <w:color w:val="000000" w:themeColor="text1"/>
              </w:rPr>
            </w:pPr>
            <w:r w:rsidRPr="007E6A31">
              <w:rPr>
                <w:rFonts w:cs="Arial"/>
                <w:color w:val="000000" w:themeColor="text1"/>
              </w:rPr>
              <w:t>Varchar</w:t>
            </w:r>
          </w:p>
        </w:tc>
        <w:tc>
          <w:tcPr>
            <w:tcW w:w="2410" w:type="dxa"/>
          </w:tcPr>
          <w:p w14:paraId="25511D9C" w14:textId="77777777" w:rsidR="000A1ABB" w:rsidRPr="007E6A31" w:rsidRDefault="000A1ABB" w:rsidP="00CD7EA2">
            <w:pPr>
              <w:rPr>
                <w:rFonts w:cs="Arial"/>
                <w:color w:val="000000" w:themeColor="text1"/>
              </w:rPr>
            </w:pPr>
            <w:r w:rsidRPr="007E6A31">
              <w:rPr>
                <w:color w:val="000000" w:themeColor="text1"/>
              </w:rPr>
              <w:t>Gives the country name</w:t>
            </w:r>
          </w:p>
        </w:tc>
        <w:tc>
          <w:tcPr>
            <w:tcW w:w="1701" w:type="dxa"/>
          </w:tcPr>
          <w:p w14:paraId="25511D9D" w14:textId="77777777" w:rsidR="000A1ABB" w:rsidRPr="007E6A31" w:rsidRDefault="000A1ABB">
            <w:pPr>
              <w:rPr>
                <w:color w:val="000000" w:themeColor="text1"/>
              </w:rPr>
            </w:pPr>
            <w:r w:rsidRPr="007E6A31">
              <w:rPr>
                <w:color w:val="000000" w:themeColor="text1"/>
              </w:rPr>
              <w:t xml:space="preserve">Enabled </w:t>
            </w:r>
          </w:p>
        </w:tc>
        <w:tc>
          <w:tcPr>
            <w:tcW w:w="1002" w:type="dxa"/>
          </w:tcPr>
          <w:p w14:paraId="25511D9E"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A1" w14:textId="77777777" w:rsidTr="00CD7EA2">
        <w:trPr>
          <w:trHeight w:val="285"/>
        </w:trPr>
        <w:tc>
          <w:tcPr>
            <w:tcW w:w="9366" w:type="dxa"/>
            <w:gridSpan w:val="6"/>
          </w:tcPr>
          <w:p w14:paraId="25511DA0" w14:textId="77777777" w:rsidR="000A1ABB" w:rsidRPr="007E6A31" w:rsidRDefault="000A1ABB" w:rsidP="00CD7EA2">
            <w:pPr>
              <w:snapToGrid w:val="0"/>
              <w:rPr>
                <w:rFonts w:cs="Arial"/>
                <w:color w:val="000000" w:themeColor="text1"/>
              </w:rPr>
            </w:pPr>
          </w:p>
        </w:tc>
      </w:tr>
      <w:tr w:rsidR="007E6A31" w:rsidRPr="007E6A31" w14:paraId="25511DA8" w14:textId="77777777" w:rsidTr="00CD7EA2">
        <w:trPr>
          <w:trHeight w:val="285"/>
        </w:trPr>
        <w:tc>
          <w:tcPr>
            <w:tcW w:w="1710" w:type="dxa"/>
          </w:tcPr>
          <w:p w14:paraId="25511DA2" w14:textId="77777777" w:rsidR="000A1ABB" w:rsidRPr="007E6A31" w:rsidRDefault="000A1ABB" w:rsidP="00CD7EA2">
            <w:pPr>
              <w:rPr>
                <w:color w:val="000000" w:themeColor="text1"/>
                <w:lang w:val="en-US"/>
              </w:rPr>
            </w:pPr>
            <w:r w:rsidRPr="007E6A31">
              <w:rPr>
                <w:color w:val="000000" w:themeColor="text1"/>
                <w:lang w:val="en-US"/>
              </w:rPr>
              <w:t>Email</w:t>
            </w:r>
          </w:p>
        </w:tc>
        <w:tc>
          <w:tcPr>
            <w:tcW w:w="1440" w:type="dxa"/>
          </w:tcPr>
          <w:p w14:paraId="25511DA3" w14:textId="77777777" w:rsidR="000A1ABB" w:rsidRPr="007E6A31" w:rsidRDefault="000A1ABB" w:rsidP="00CD7EA2">
            <w:pPr>
              <w:snapToGrid w:val="0"/>
              <w:rPr>
                <w:rFonts w:cs="Arial"/>
                <w:color w:val="000000" w:themeColor="text1"/>
              </w:rPr>
            </w:pPr>
            <w:r w:rsidRPr="007E6A31">
              <w:rPr>
                <w:rFonts w:cs="Arial"/>
                <w:color w:val="000000" w:themeColor="text1"/>
              </w:rPr>
              <w:t>Textbox</w:t>
            </w:r>
          </w:p>
        </w:tc>
        <w:tc>
          <w:tcPr>
            <w:tcW w:w="1103" w:type="dxa"/>
          </w:tcPr>
          <w:p w14:paraId="25511DA4" w14:textId="77777777" w:rsidR="000A1ABB" w:rsidRPr="007E6A31" w:rsidRDefault="000A1ABB" w:rsidP="00CD7EA2">
            <w:pPr>
              <w:snapToGrid w:val="0"/>
              <w:rPr>
                <w:rFonts w:cs="Arial"/>
                <w:color w:val="000000" w:themeColor="text1"/>
              </w:rPr>
            </w:pPr>
            <w:r w:rsidRPr="007E6A31">
              <w:rPr>
                <w:rFonts w:cs="Arial"/>
                <w:color w:val="000000" w:themeColor="text1"/>
              </w:rPr>
              <w:t>Multiple</w:t>
            </w:r>
          </w:p>
        </w:tc>
        <w:tc>
          <w:tcPr>
            <w:tcW w:w="2410" w:type="dxa"/>
          </w:tcPr>
          <w:p w14:paraId="25511DA5" w14:textId="77777777" w:rsidR="000A1ABB" w:rsidRPr="007E6A31" w:rsidRDefault="000A1ABB" w:rsidP="00CD7EA2">
            <w:pPr>
              <w:rPr>
                <w:rFonts w:cs="Arial"/>
                <w:color w:val="000000" w:themeColor="text1"/>
              </w:rPr>
            </w:pPr>
            <w:r w:rsidRPr="007E6A31">
              <w:rPr>
                <w:rFonts w:cs="Arial"/>
                <w:color w:val="000000" w:themeColor="text1"/>
              </w:rPr>
              <w:t>Gives the email address of the nominee</w:t>
            </w:r>
          </w:p>
        </w:tc>
        <w:tc>
          <w:tcPr>
            <w:tcW w:w="1701" w:type="dxa"/>
          </w:tcPr>
          <w:p w14:paraId="25511DA6" w14:textId="77777777" w:rsidR="000A1ABB" w:rsidRPr="007E6A31" w:rsidRDefault="000A1ABB">
            <w:pPr>
              <w:rPr>
                <w:color w:val="000000" w:themeColor="text1"/>
              </w:rPr>
            </w:pPr>
            <w:r w:rsidRPr="007E6A31">
              <w:rPr>
                <w:color w:val="000000" w:themeColor="text1"/>
              </w:rPr>
              <w:t xml:space="preserve">Enabled </w:t>
            </w:r>
          </w:p>
        </w:tc>
        <w:tc>
          <w:tcPr>
            <w:tcW w:w="1002" w:type="dxa"/>
          </w:tcPr>
          <w:p w14:paraId="25511DA7"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DB0" w14:textId="77777777" w:rsidTr="00CD7EA2">
        <w:trPr>
          <w:trHeight w:val="285"/>
        </w:trPr>
        <w:tc>
          <w:tcPr>
            <w:tcW w:w="1710" w:type="dxa"/>
          </w:tcPr>
          <w:p w14:paraId="25511DA9" w14:textId="77777777" w:rsidR="000A1ABB" w:rsidRPr="007E6A31" w:rsidRDefault="000A1ABB" w:rsidP="00CD7EA2">
            <w:pPr>
              <w:rPr>
                <w:color w:val="000000" w:themeColor="text1"/>
                <w:lang w:val="en-US"/>
              </w:rPr>
            </w:pPr>
            <w:r w:rsidRPr="007E6A31">
              <w:rPr>
                <w:color w:val="000000" w:themeColor="text1"/>
                <w:lang w:val="en-US"/>
              </w:rPr>
              <w:t>**Phone Number</w:t>
            </w:r>
          </w:p>
          <w:p w14:paraId="25511DAA" w14:textId="77777777" w:rsidR="000A1ABB" w:rsidRPr="007E6A31" w:rsidRDefault="000A1ABB" w:rsidP="00CD7EA2">
            <w:pPr>
              <w:rPr>
                <w:color w:val="000000" w:themeColor="text1"/>
                <w:lang w:val="en-US"/>
              </w:rPr>
            </w:pPr>
          </w:p>
        </w:tc>
        <w:tc>
          <w:tcPr>
            <w:tcW w:w="1440" w:type="dxa"/>
          </w:tcPr>
          <w:p w14:paraId="25511DAB" w14:textId="77777777" w:rsidR="000A1ABB" w:rsidRPr="007E6A31" w:rsidRDefault="000A1ABB" w:rsidP="00CD7EA2">
            <w:pPr>
              <w:snapToGrid w:val="0"/>
              <w:rPr>
                <w:rFonts w:cs="Arial"/>
                <w:color w:val="000000" w:themeColor="text1"/>
              </w:rPr>
            </w:pPr>
            <w:r w:rsidRPr="007E6A31">
              <w:rPr>
                <w:rFonts w:cs="Arial"/>
                <w:color w:val="000000" w:themeColor="text1"/>
              </w:rPr>
              <w:t xml:space="preserve">Text Box </w:t>
            </w:r>
          </w:p>
        </w:tc>
        <w:tc>
          <w:tcPr>
            <w:tcW w:w="1103" w:type="dxa"/>
          </w:tcPr>
          <w:p w14:paraId="25511DAC" w14:textId="77777777" w:rsidR="000A1ABB" w:rsidRPr="007E6A31" w:rsidRDefault="000A1ABB" w:rsidP="00CD7EA2">
            <w:pPr>
              <w:snapToGrid w:val="0"/>
              <w:rPr>
                <w:rFonts w:cs="Arial"/>
                <w:color w:val="000000" w:themeColor="text1"/>
              </w:rPr>
            </w:pPr>
            <w:r w:rsidRPr="007E6A31">
              <w:rPr>
                <w:rFonts w:cs="Arial"/>
                <w:color w:val="000000" w:themeColor="text1"/>
              </w:rPr>
              <w:t>Numeric</w:t>
            </w:r>
          </w:p>
        </w:tc>
        <w:tc>
          <w:tcPr>
            <w:tcW w:w="2410" w:type="dxa"/>
          </w:tcPr>
          <w:p w14:paraId="25511DAD" w14:textId="77777777" w:rsidR="000A1ABB" w:rsidRPr="007E6A31" w:rsidRDefault="000A1ABB" w:rsidP="00CD7EA2">
            <w:pPr>
              <w:rPr>
                <w:rFonts w:cs="Arial"/>
                <w:color w:val="000000" w:themeColor="text1"/>
              </w:rPr>
            </w:pPr>
            <w:r w:rsidRPr="007E6A31">
              <w:rPr>
                <w:rFonts w:cs="Arial"/>
                <w:color w:val="000000" w:themeColor="text1"/>
              </w:rPr>
              <w:t>Gives the phone number of the nominee including STD code (if available)</w:t>
            </w:r>
          </w:p>
        </w:tc>
        <w:tc>
          <w:tcPr>
            <w:tcW w:w="1701" w:type="dxa"/>
          </w:tcPr>
          <w:p w14:paraId="25511DAE" w14:textId="77777777" w:rsidR="000A1ABB" w:rsidRPr="007E6A31" w:rsidRDefault="000A1ABB">
            <w:pPr>
              <w:rPr>
                <w:color w:val="000000" w:themeColor="text1"/>
              </w:rPr>
            </w:pPr>
            <w:r w:rsidRPr="007E6A31">
              <w:rPr>
                <w:color w:val="000000" w:themeColor="text1"/>
              </w:rPr>
              <w:t xml:space="preserve">Enabled </w:t>
            </w:r>
          </w:p>
        </w:tc>
        <w:tc>
          <w:tcPr>
            <w:tcW w:w="1002" w:type="dxa"/>
          </w:tcPr>
          <w:p w14:paraId="25511DAF"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0A1ABB" w:rsidRPr="007E6A31" w14:paraId="25511DB8" w14:textId="77777777" w:rsidTr="00CD7EA2">
        <w:trPr>
          <w:trHeight w:val="285"/>
        </w:trPr>
        <w:tc>
          <w:tcPr>
            <w:tcW w:w="1710" w:type="dxa"/>
          </w:tcPr>
          <w:p w14:paraId="25511DB1" w14:textId="77777777" w:rsidR="000A1ABB" w:rsidRPr="007E6A31" w:rsidRDefault="000A1ABB" w:rsidP="00CD7EA2">
            <w:pPr>
              <w:rPr>
                <w:color w:val="000000" w:themeColor="text1"/>
                <w:lang w:val="en-US"/>
              </w:rPr>
            </w:pPr>
            <w:r w:rsidRPr="007E6A31">
              <w:rPr>
                <w:color w:val="000000" w:themeColor="text1"/>
                <w:lang w:val="en-US"/>
              </w:rPr>
              <w:t>**Assignment Effective Date*</w:t>
            </w:r>
          </w:p>
        </w:tc>
        <w:tc>
          <w:tcPr>
            <w:tcW w:w="1440" w:type="dxa"/>
          </w:tcPr>
          <w:p w14:paraId="25511DB2"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p w14:paraId="25511DB3" w14:textId="77777777" w:rsidR="000A1ABB" w:rsidRPr="007E6A31" w:rsidRDefault="000A1ABB" w:rsidP="00CD7EA2">
            <w:pPr>
              <w:snapToGrid w:val="0"/>
              <w:rPr>
                <w:rFonts w:cs="Arial"/>
                <w:color w:val="000000" w:themeColor="text1"/>
              </w:rPr>
            </w:pPr>
          </w:p>
        </w:tc>
        <w:tc>
          <w:tcPr>
            <w:tcW w:w="1103" w:type="dxa"/>
          </w:tcPr>
          <w:p w14:paraId="25511DB4" w14:textId="77777777" w:rsidR="000A1ABB" w:rsidRPr="007E6A31" w:rsidRDefault="000A1ABB" w:rsidP="00CD7EA2">
            <w:pPr>
              <w:snapToGrid w:val="0"/>
              <w:rPr>
                <w:rFonts w:cs="Arial"/>
                <w:color w:val="000000" w:themeColor="text1"/>
              </w:rPr>
            </w:pPr>
            <w:r w:rsidRPr="007E6A31">
              <w:rPr>
                <w:rFonts w:cs="Arial"/>
                <w:color w:val="000000" w:themeColor="text1"/>
              </w:rPr>
              <w:t xml:space="preserve">Date </w:t>
            </w:r>
          </w:p>
        </w:tc>
        <w:tc>
          <w:tcPr>
            <w:tcW w:w="2410" w:type="dxa"/>
          </w:tcPr>
          <w:p w14:paraId="25511DB5" w14:textId="77777777" w:rsidR="000A1ABB" w:rsidRPr="007E6A31" w:rsidRDefault="000A1ABB" w:rsidP="00CD7EA2">
            <w:pPr>
              <w:rPr>
                <w:rFonts w:cs="Arial"/>
                <w:color w:val="000000" w:themeColor="text1"/>
              </w:rPr>
            </w:pPr>
            <w:r w:rsidRPr="007E6A31">
              <w:rPr>
                <w:rFonts w:cs="Arial"/>
                <w:color w:val="000000" w:themeColor="text1"/>
              </w:rPr>
              <w:t>Gives the date of effective date of the assignment</w:t>
            </w:r>
          </w:p>
        </w:tc>
        <w:tc>
          <w:tcPr>
            <w:tcW w:w="1701" w:type="dxa"/>
          </w:tcPr>
          <w:p w14:paraId="25511DB6" w14:textId="77777777" w:rsidR="000A1ABB" w:rsidRPr="007E6A31" w:rsidRDefault="000A1ABB" w:rsidP="00CD7EA2">
            <w:pPr>
              <w:snapToGrid w:val="0"/>
              <w:rPr>
                <w:color w:val="000000" w:themeColor="text1"/>
              </w:rPr>
            </w:pPr>
            <w:r w:rsidRPr="007E6A31">
              <w:rPr>
                <w:color w:val="000000" w:themeColor="text1"/>
              </w:rPr>
              <w:t>Disabled</w:t>
            </w:r>
          </w:p>
        </w:tc>
        <w:tc>
          <w:tcPr>
            <w:tcW w:w="1002" w:type="dxa"/>
          </w:tcPr>
          <w:p w14:paraId="25511DB7"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bl>
    <w:p w14:paraId="25511DB9" w14:textId="77777777" w:rsidR="00E4467E" w:rsidRPr="007E6A31" w:rsidRDefault="00E4467E" w:rsidP="006A6B81">
      <w:pPr>
        <w:rPr>
          <w:color w:val="000000" w:themeColor="text1"/>
          <w:lang w:val="en-US"/>
        </w:rPr>
      </w:pPr>
    </w:p>
    <w:p w14:paraId="25511DBA" w14:textId="77777777" w:rsidR="00165BA8" w:rsidRPr="007E6A31" w:rsidRDefault="00CB6062" w:rsidP="00CB6062">
      <w:pPr>
        <w:rPr>
          <w:b/>
          <w:color w:val="000000" w:themeColor="text1"/>
          <w:u w:val="single"/>
          <w:lang w:val="en-US"/>
        </w:rPr>
      </w:pPr>
      <w:r w:rsidRPr="007E6A31">
        <w:rPr>
          <w:b/>
          <w:color w:val="000000" w:themeColor="text1"/>
          <w:u w:val="single"/>
          <w:lang w:val="en-US"/>
        </w:rPr>
        <w:t>Hy</w:t>
      </w:r>
      <w:r w:rsidR="00165BA8" w:rsidRPr="007E6A31">
        <w:rPr>
          <w:b/>
          <w:color w:val="000000" w:themeColor="text1"/>
          <w:u w:val="single"/>
          <w:lang w:val="en-US"/>
        </w:rPr>
        <w:t xml:space="preserve">perlinks, Buttons and </w:t>
      </w:r>
      <w:r w:rsidR="00FC59C8" w:rsidRPr="007E6A31">
        <w:rPr>
          <w:b/>
          <w:color w:val="000000" w:themeColor="text1"/>
          <w:u w:val="single"/>
          <w:lang w:val="en-US"/>
        </w:rPr>
        <w:t>Options:</w:t>
      </w:r>
    </w:p>
    <w:p w14:paraId="25511DBB" w14:textId="77777777" w:rsidR="007470D4" w:rsidRPr="007E6A31" w:rsidRDefault="007470D4" w:rsidP="00CB6062">
      <w:pPr>
        <w:rPr>
          <w:b/>
          <w:color w:val="000000" w:themeColor="text1"/>
          <w:u w:val="single"/>
          <w:lang w:val="en-US"/>
        </w:rPr>
      </w:pPr>
    </w:p>
    <w:p w14:paraId="25511DBC" w14:textId="77777777" w:rsidR="00CB6062" w:rsidRPr="007E6A31" w:rsidRDefault="00CB6062" w:rsidP="00CB6062">
      <w:pPr>
        <w:rPr>
          <w:color w:val="000000" w:themeColor="text1"/>
          <w:lang w:val="en-US"/>
        </w:rPr>
      </w:pPr>
      <w:r w:rsidRPr="007E6A31">
        <w:rPr>
          <w:b/>
          <w:color w:val="000000" w:themeColor="text1"/>
          <w:lang w:val="en-US"/>
        </w:rPr>
        <w:t>Back</w:t>
      </w:r>
      <w:r w:rsidRPr="007E6A31">
        <w:rPr>
          <w:color w:val="000000" w:themeColor="text1"/>
          <w:lang w:val="en-US"/>
        </w:rPr>
        <w:t xml:space="preserve"> – Button   : Allows going back to the </w:t>
      </w:r>
      <w:r w:rsidR="008C37A8" w:rsidRPr="007E6A31">
        <w:rPr>
          <w:color w:val="000000" w:themeColor="text1"/>
          <w:lang w:val="en-US"/>
        </w:rPr>
        <w:t>Approver dashboard</w:t>
      </w:r>
    </w:p>
    <w:p w14:paraId="25511DBD" w14:textId="77777777" w:rsidR="00CB6062" w:rsidRPr="007E6A31" w:rsidRDefault="00CB6062" w:rsidP="00CB6062">
      <w:pPr>
        <w:rPr>
          <w:color w:val="000000" w:themeColor="text1"/>
          <w:lang w:val="en-US"/>
        </w:rPr>
      </w:pPr>
    </w:p>
    <w:p w14:paraId="25511DBE" w14:textId="77777777" w:rsidR="00CB6062" w:rsidRPr="007E6A31" w:rsidRDefault="00CB6062" w:rsidP="00CB6062">
      <w:pPr>
        <w:rPr>
          <w:color w:val="000000" w:themeColor="text1"/>
          <w:lang w:val="en-US"/>
        </w:rPr>
      </w:pPr>
      <w:r w:rsidRPr="007E6A31">
        <w:rPr>
          <w:b/>
          <w:color w:val="000000" w:themeColor="text1"/>
          <w:lang w:val="en-US"/>
        </w:rPr>
        <w:t>Approve</w:t>
      </w:r>
      <w:r w:rsidRPr="007E6A31">
        <w:rPr>
          <w:color w:val="000000" w:themeColor="text1"/>
          <w:lang w:val="en-US"/>
        </w:rPr>
        <w:t xml:space="preserve"> – Button   : Clicking on Approve button, the Assignment request will be approved.</w:t>
      </w:r>
    </w:p>
    <w:p w14:paraId="25511DBF" w14:textId="77777777" w:rsidR="00CB6062" w:rsidRPr="007E6A31" w:rsidRDefault="00CB6062" w:rsidP="00CB6062">
      <w:pPr>
        <w:rPr>
          <w:color w:val="000000" w:themeColor="text1"/>
          <w:lang w:val="en-US"/>
        </w:rPr>
      </w:pPr>
    </w:p>
    <w:p w14:paraId="25511DC0" w14:textId="77777777" w:rsidR="00DB4CB1" w:rsidRPr="007E6A31" w:rsidRDefault="002E3E67" w:rsidP="00CB6062">
      <w:pPr>
        <w:rPr>
          <w:color w:val="000000" w:themeColor="text1"/>
          <w:lang w:val="en-US"/>
        </w:rPr>
      </w:pPr>
      <w:r w:rsidRPr="007E6A31">
        <w:rPr>
          <w:b/>
          <w:color w:val="000000" w:themeColor="text1"/>
          <w:lang w:val="en-US"/>
        </w:rPr>
        <w:t xml:space="preserve">Reject – </w:t>
      </w:r>
      <w:r w:rsidRPr="007E6A31">
        <w:rPr>
          <w:color w:val="000000" w:themeColor="text1"/>
          <w:lang w:val="en-US"/>
        </w:rPr>
        <w:t xml:space="preserve">Button: Allows rejecting the assignment </w:t>
      </w:r>
      <w:r w:rsidR="00DB4CB1" w:rsidRPr="007E6A31">
        <w:rPr>
          <w:color w:val="000000" w:themeColor="text1"/>
          <w:lang w:val="en-US"/>
        </w:rPr>
        <w:t>request. In case of reject button is clicked, then system will give a message “Are you sure to reject the Assignment Request” with Yes and No Options. If Yes is clicked, then Assignment Rejection Letter generation trigger will be initiated.</w:t>
      </w:r>
    </w:p>
    <w:p w14:paraId="25511DC1" w14:textId="77777777" w:rsidR="00DB4CB1" w:rsidRPr="007E6A31" w:rsidRDefault="00DB4CB1" w:rsidP="00CB6062">
      <w:pPr>
        <w:rPr>
          <w:color w:val="000000" w:themeColor="text1"/>
          <w:lang w:val="en-US"/>
        </w:rPr>
      </w:pPr>
    </w:p>
    <w:p w14:paraId="25511DC2" w14:textId="77777777" w:rsidR="007470D4" w:rsidRPr="007E6A31" w:rsidRDefault="00CB6062" w:rsidP="006A6B81">
      <w:pPr>
        <w:rPr>
          <w:color w:val="000000" w:themeColor="text1"/>
          <w:lang w:val="en-US"/>
        </w:rPr>
      </w:pPr>
      <w:r w:rsidRPr="007E6A31">
        <w:rPr>
          <w:b/>
          <w:color w:val="000000" w:themeColor="text1"/>
          <w:lang w:val="en-US"/>
        </w:rPr>
        <w:t>Send for Print</w:t>
      </w:r>
      <w:r w:rsidRPr="007E6A31">
        <w:rPr>
          <w:color w:val="000000" w:themeColor="text1"/>
          <w:lang w:val="en-US"/>
        </w:rPr>
        <w:t xml:space="preserve"> - Button: Allows </w:t>
      </w:r>
      <w:r w:rsidR="006226EE" w:rsidRPr="007E6A31">
        <w:rPr>
          <w:color w:val="000000" w:themeColor="text1"/>
          <w:lang w:val="en-US"/>
        </w:rPr>
        <w:t>printing</w:t>
      </w:r>
      <w:r w:rsidRPr="007E6A31">
        <w:rPr>
          <w:color w:val="000000" w:themeColor="text1"/>
          <w:lang w:val="en-US"/>
        </w:rPr>
        <w:t xml:space="preserve"> the Endorsement letter</w:t>
      </w:r>
      <w:r w:rsidR="00CF6D77" w:rsidRPr="007E6A31">
        <w:rPr>
          <w:color w:val="000000" w:themeColor="text1"/>
          <w:lang w:val="en-US"/>
        </w:rPr>
        <w:t xml:space="preserve"> for Assignment</w:t>
      </w:r>
      <w:r w:rsidRPr="007E6A31">
        <w:rPr>
          <w:color w:val="000000" w:themeColor="text1"/>
          <w:lang w:val="en-US"/>
        </w:rPr>
        <w:t xml:space="preserve"> .It will be enabled when </w:t>
      </w:r>
      <w:r w:rsidR="00D41F73" w:rsidRPr="007E6A31">
        <w:rPr>
          <w:color w:val="000000" w:themeColor="text1"/>
          <w:lang w:val="en-US"/>
        </w:rPr>
        <w:t>the Assignment is approved or rejected.</w:t>
      </w:r>
    </w:p>
    <w:p w14:paraId="25511DC3" w14:textId="77777777" w:rsidR="00D41F73" w:rsidRPr="007E6A31" w:rsidRDefault="00D41F73" w:rsidP="006A6B81">
      <w:pPr>
        <w:rPr>
          <w:color w:val="000000" w:themeColor="text1"/>
          <w:lang w:val="en-US"/>
        </w:rPr>
      </w:pPr>
    </w:p>
    <w:p w14:paraId="25511DC4" w14:textId="77777777" w:rsidR="006D501E" w:rsidRPr="007E6A31" w:rsidRDefault="006D501E" w:rsidP="006A6B81">
      <w:pPr>
        <w:rPr>
          <w:color w:val="000000" w:themeColor="text1"/>
          <w:lang w:val="en-US"/>
        </w:rPr>
      </w:pPr>
      <w:r w:rsidRPr="007E6A31">
        <w:rPr>
          <w:b/>
          <w:color w:val="000000" w:themeColor="text1"/>
          <w:lang w:val="en-US"/>
        </w:rPr>
        <w:t>View Documents</w:t>
      </w:r>
      <w:r w:rsidRPr="007E6A31">
        <w:rPr>
          <w:color w:val="000000" w:themeColor="text1"/>
          <w:lang w:val="en-US"/>
        </w:rPr>
        <w:t xml:space="preserve">: Allows </w:t>
      </w:r>
      <w:r w:rsidR="008C37A8" w:rsidRPr="007E6A31">
        <w:rPr>
          <w:color w:val="000000" w:themeColor="text1"/>
          <w:lang w:val="en-US"/>
        </w:rPr>
        <w:t>viewing</w:t>
      </w:r>
      <w:r w:rsidRPr="007E6A31">
        <w:rPr>
          <w:color w:val="000000" w:themeColor="text1"/>
          <w:lang w:val="en-US"/>
        </w:rPr>
        <w:t xml:space="preserve"> the documents</w:t>
      </w:r>
    </w:p>
    <w:p w14:paraId="25511DC5" w14:textId="77777777" w:rsidR="006D501E" w:rsidRPr="007E6A31" w:rsidRDefault="006D501E" w:rsidP="006A6B81">
      <w:pPr>
        <w:rPr>
          <w:b/>
          <w:color w:val="000000" w:themeColor="text1"/>
          <w:lang w:val="en-US"/>
        </w:rPr>
      </w:pPr>
    </w:p>
    <w:p w14:paraId="25511DC6" w14:textId="77777777" w:rsidR="006D501E" w:rsidRPr="007E6A31" w:rsidRDefault="006D501E" w:rsidP="006A6B81">
      <w:pPr>
        <w:rPr>
          <w:color w:val="000000" w:themeColor="text1"/>
          <w:lang w:val="en-US"/>
        </w:rPr>
      </w:pPr>
      <w:r w:rsidRPr="007E6A31">
        <w:rPr>
          <w:b/>
          <w:color w:val="000000" w:themeColor="text1"/>
          <w:lang w:val="en-US"/>
        </w:rPr>
        <w:t xml:space="preserve">Request for </w:t>
      </w:r>
      <w:r w:rsidR="008C37A8" w:rsidRPr="007E6A31">
        <w:rPr>
          <w:b/>
          <w:color w:val="000000" w:themeColor="text1"/>
          <w:lang w:val="en-US"/>
        </w:rPr>
        <w:t>Documents</w:t>
      </w:r>
      <w:r w:rsidR="008C37A8" w:rsidRPr="007E6A31">
        <w:rPr>
          <w:color w:val="000000" w:themeColor="text1"/>
          <w:lang w:val="en-US"/>
        </w:rPr>
        <w:t>:</w:t>
      </w:r>
      <w:r w:rsidRPr="007E6A31">
        <w:rPr>
          <w:color w:val="000000" w:themeColor="text1"/>
          <w:lang w:val="en-US"/>
        </w:rPr>
        <w:t xml:space="preserve">  If the approver needs more documents, then he can</w:t>
      </w:r>
      <w:r w:rsidR="00165BA8" w:rsidRPr="007E6A31">
        <w:rPr>
          <w:color w:val="000000" w:themeColor="text1"/>
          <w:lang w:val="en-US"/>
        </w:rPr>
        <w:t xml:space="preserve"> request for further documents.</w:t>
      </w:r>
    </w:p>
    <w:p w14:paraId="25511DC7" w14:textId="2A1A2AFF" w:rsidR="002356B6" w:rsidRPr="007E6A31" w:rsidRDefault="00780965" w:rsidP="004C670D">
      <w:pPr>
        <w:pStyle w:val="Heading3"/>
        <w:numPr>
          <w:ilvl w:val="0"/>
          <w:numId w:val="0"/>
        </w:numPr>
        <w:rPr>
          <w:rStyle w:val="Strong"/>
          <w:color w:val="000000" w:themeColor="text1"/>
        </w:rPr>
      </w:pPr>
      <w:bookmarkStart w:id="11" w:name="_Toc347933717"/>
      <w:r w:rsidRPr="007E6A31">
        <w:rPr>
          <w:rStyle w:val="Strong"/>
          <w:color w:val="000000" w:themeColor="text1"/>
        </w:rPr>
        <w:t>Add</w:t>
      </w:r>
      <w:r w:rsidR="00C75E81" w:rsidRPr="007E6A31">
        <w:rPr>
          <w:rStyle w:val="Strong"/>
          <w:color w:val="000000" w:themeColor="text1"/>
        </w:rPr>
        <w:t xml:space="preserve"> Assignee </w:t>
      </w:r>
      <w:r w:rsidRPr="007E6A31">
        <w:rPr>
          <w:rStyle w:val="Strong"/>
          <w:color w:val="000000" w:themeColor="text1"/>
        </w:rPr>
        <w:t>-</w:t>
      </w:r>
      <w:r w:rsidR="002356B6" w:rsidRPr="007E6A31">
        <w:rPr>
          <w:rStyle w:val="Strong"/>
          <w:color w:val="000000" w:themeColor="text1"/>
        </w:rPr>
        <w:t>Company</w:t>
      </w:r>
      <w:bookmarkEnd w:id="11"/>
    </w:p>
    <w:p w14:paraId="25511DC8" w14:textId="77777777" w:rsidR="00F56625" w:rsidRPr="007E6A31" w:rsidRDefault="00F56625" w:rsidP="002356B6">
      <w:pPr>
        <w:rPr>
          <w:b/>
          <w:color w:val="000000" w:themeColor="text1"/>
          <w:lang w:val="en-US"/>
        </w:rPr>
      </w:pPr>
    </w:p>
    <w:p w14:paraId="25511DC9" w14:textId="77777777" w:rsidR="002356B6" w:rsidRPr="007E6A31" w:rsidRDefault="00011F77" w:rsidP="002356B6">
      <w:pPr>
        <w:rPr>
          <w:color w:val="000000" w:themeColor="text1"/>
          <w:lang w:val="en-US"/>
        </w:rPr>
      </w:pPr>
      <w:r w:rsidRPr="007E6A31">
        <w:rPr>
          <w:color w:val="000000" w:themeColor="text1"/>
          <w:lang w:val="en-US"/>
        </w:rPr>
        <w:t>Selecting</w:t>
      </w:r>
      <w:r w:rsidR="002356B6" w:rsidRPr="007E6A31">
        <w:rPr>
          <w:color w:val="000000" w:themeColor="text1"/>
          <w:lang w:val="en-US"/>
        </w:rPr>
        <w:t xml:space="preserve"> the</w:t>
      </w:r>
      <w:r w:rsidR="00AC0559" w:rsidRPr="007E6A31">
        <w:rPr>
          <w:color w:val="000000" w:themeColor="text1"/>
          <w:lang w:val="en-US"/>
        </w:rPr>
        <w:t xml:space="preserve"> </w:t>
      </w:r>
      <w:r w:rsidR="00374660" w:rsidRPr="007E6A31">
        <w:rPr>
          <w:color w:val="000000" w:themeColor="text1"/>
          <w:lang w:val="en-US"/>
        </w:rPr>
        <w:t>option Company</w:t>
      </w:r>
      <w:r w:rsidR="00F56625" w:rsidRPr="007E6A31">
        <w:rPr>
          <w:color w:val="000000" w:themeColor="text1"/>
          <w:lang w:val="en-US"/>
        </w:rPr>
        <w:t xml:space="preserve"> from the dropdown “Assignee </w:t>
      </w:r>
      <w:r w:rsidR="005341F5" w:rsidRPr="007E6A31">
        <w:rPr>
          <w:color w:val="000000" w:themeColor="text1"/>
          <w:lang w:val="en-US"/>
        </w:rPr>
        <w:t xml:space="preserve">Type”, allows user </w:t>
      </w:r>
      <w:r w:rsidR="0085178C" w:rsidRPr="007E6A31">
        <w:rPr>
          <w:color w:val="000000" w:themeColor="text1"/>
          <w:lang w:val="en-US"/>
        </w:rPr>
        <w:t xml:space="preserve">to </w:t>
      </w:r>
      <w:r w:rsidR="00B12D7C" w:rsidRPr="007E6A31">
        <w:rPr>
          <w:color w:val="000000" w:themeColor="text1"/>
          <w:lang w:val="en-US"/>
        </w:rPr>
        <w:t xml:space="preserve">enter </w:t>
      </w:r>
      <w:r w:rsidR="005341F5" w:rsidRPr="007E6A31">
        <w:rPr>
          <w:color w:val="000000" w:themeColor="text1"/>
          <w:lang w:val="en-US"/>
        </w:rPr>
        <w:t>the details of the Company. To enter the details u</w:t>
      </w:r>
      <w:r w:rsidR="002356B6" w:rsidRPr="007E6A31">
        <w:rPr>
          <w:color w:val="000000" w:themeColor="text1"/>
          <w:lang w:val="en-US"/>
        </w:rPr>
        <w:t xml:space="preserve">ser will click on the </w:t>
      </w:r>
      <w:r w:rsidR="00B12D7C" w:rsidRPr="007E6A31">
        <w:rPr>
          <w:b/>
          <w:color w:val="000000" w:themeColor="text1"/>
          <w:lang w:val="en-US"/>
        </w:rPr>
        <w:t xml:space="preserve">View </w:t>
      </w:r>
      <w:r w:rsidR="002356B6" w:rsidRPr="007E6A31">
        <w:rPr>
          <w:b/>
          <w:color w:val="000000" w:themeColor="text1"/>
          <w:lang w:val="en-US"/>
        </w:rPr>
        <w:t>Documents</w:t>
      </w:r>
      <w:r w:rsidR="002356B6" w:rsidRPr="007E6A31">
        <w:rPr>
          <w:color w:val="000000" w:themeColor="text1"/>
          <w:lang w:val="en-US"/>
        </w:rPr>
        <w:t xml:space="preserve"> button. The Click will allow the User access to Assignment form which is scanned and saved in the File Server of Enterprise Content management.</w:t>
      </w:r>
    </w:p>
    <w:p w14:paraId="25511DCA" w14:textId="77777777" w:rsidR="002356B6" w:rsidRPr="007E6A31" w:rsidRDefault="002356B6" w:rsidP="002356B6">
      <w:pPr>
        <w:rPr>
          <w:color w:val="000000" w:themeColor="text1"/>
          <w:lang w:val="en-US"/>
        </w:rPr>
      </w:pPr>
    </w:p>
    <w:p w14:paraId="25511DCB" w14:textId="77777777" w:rsidR="002356B6" w:rsidRPr="007E6A31" w:rsidRDefault="00AC0559" w:rsidP="002356B6">
      <w:pPr>
        <w:rPr>
          <w:color w:val="000000" w:themeColor="text1"/>
          <w:lang w:val="en-US"/>
        </w:rPr>
      </w:pPr>
      <w:r w:rsidRPr="007E6A31">
        <w:rPr>
          <w:noProof/>
          <w:color w:val="000000" w:themeColor="text1"/>
          <w:lang w:val="en-US" w:eastAsia="en-US"/>
        </w:rPr>
        <w:drawing>
          <wp:inline distT="0" distB="0" distL="0" distR="0" wp14:anchorId="255123F2" wp14:editId="255123F3">
            <wp:extent cx="5943600" cy="3743325"/>
            <wp:effectExtent l="19050" t="19050" r="19050" b="285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43325"/>
                    </a:xfrm>
                    <a:prstGeom prst="rect">
                      <a:avLst/>
                    </a:prstGeom>
                    <a:noFill/>
                    <a:ln>
                      <a:solidFill>
                        <a:schemeClr val="tx1"/>
                      </a:solidFill>
                    </a:ln>
                  </pic:spPr>
                </pic:pic>
              </a:graphicData>
            </a:graphic>
          </wp:inline>
        </w:drawing>
      </w:r>
    </w:p>
    <w:p w14:paraId="25511DCC" w14:textId="77777777" w:rsidR="002356B6" w:rsidRPr="007E6A31" w:rsidRDefault="002356B6" w:rsidP="002356B6">
      <w:pPr>
        <w:rPr>
          <w:ins w:id="12" w:author="Viswanath K01" w:date="2013-02-06T16:45:00Z"/>
          <w:color w:val="000000" w:themeColor="text1"/>
          <w:lang w:val="en-US"/>
        </w:rPr>
      </w:pPr>
    </w:p>
    <w:p w14:paraId="25511DCD" w14:textId="77777777" w:rsidR="000A3C2E" w:rsidRPr="00B47F8E" w:rsidRDefault="000A3C2E" w:rsidP="002356B6">
      <w:pPr>
        <w:rPr>
          <w:color w:val="000000" w:themeColor="text1"/>
          <w:lang w:val="en-US"/>
        </w:rPr>
      </w:pPr>
      <w:r w:rsidRPr="00B47F8E">
        <w:rPr>
          <w:color w:val="000000" w:themeColor="text1"/>
          <w:lang w:val="en-US"/>
        </w:rPr>
        <w:t xml:space="preserve">When user double clicks on the </w:t>
      </w:r>
      <w:r w:rsidRPr="007E6A31">
        <w:rPr>
          <w:color w:val="000000" w:themeColor="text1"/>
          <w:lang w:val="en-US"/>
        </w:rPr>
        <w:t>empty row, he</w:t>
      </w:r>
      <w:r w:rsidRPr="00B47F8E">
        <w:rPr>
          <w:color w:val="000000" w:themeColor="text1"/>
          <w:lang w:val="en-US"/>
        </w:rPr>
        <w:t xml:space="preserve"> will be allowed to enter the details in the </w:t>
      </w:r>
      <w:r w:rsidRPr="007E6A31">
        <w:rPr>
          <w:color w:val="000000" w:themeColor="text1"/>
          <w:lang w:val="en-US"/>
        </w:rPr>
        <w:t>screen:</w:t>
      </w:r>
    </w:p>
    <w:p w14:paraId="25511DCE" w14:textId="77777777" w:rsidR="000A3C2E" w:rsidRPr="007E6A31" w:rsidRDefault="000A3C2E" w:rsidP="002356B6">
      <w:pPr>
        <w:rPr>
          <w:color w:val="000000" w:themeColor="text1"/>
          <w:lang w:val="en-US"/>
        </w:rPr>
      </w:pPr>
    </w:p>
    <w:p w14:paraId="25511DCF" w14:textId="77777777" w:rsidR="00C75E81" w:rsidRPr="007E6A31" w:rsidRDefault="00C75E81" w:rsidP="00C75E81">
      <w:pPr>
        <w:rPr>
          <w:color w:val="000000" w:themeColor="text1"/>
          <w:lang w:val="en-US"/>
        </w:rPr>
      </w:pPr>
      <w:r w:rsidRPr="007E6A31">
        <w:rPr>
          <w:color w:val="000000" w:themeColor="text1"/>
          <w:lang w:val="en-US"/>
        </w:rPr>
        <w:t>Following fields need to be filled:</w:t>
      </w:r>
    </w:p>
    <w:p w14:paraId="25511DD0" w14:textId="77777777" w:rsidR="00C75E81" w:rsidRPr="007E6A31" w:rsidRDefault="00C75E81" w:rsidP="00C75E81">
      <w:pPr>
        <w:rPr>
          <w:color w:val="000000" w:themeColor="text1"/>
          <w:lang w:val="en-US"/>
        </w:rPr>
      </w:pPr>
    </w:p>
    <w:p w14:paraId="25511DD1" w14:textId="77777777" w:rsidR="002356B6" w:rsidRPr="007E6A31" w:rsidRDefault="00412E5F" w:rsidP="00632CB1">
      <w:pPr>
        <w:pStyle w:val="ListParagraph"/>
        <w:numPr>
          <w:ilvl w:val="0"/>
          <w:numId w:val="11"/>
        </w:numPr>
        <w:rPr>
          <w:color w:val="000000" w:themeColor="text1"/>
          <w:lang w:val="en-US"/>
        </w:rPr>
      </w:pPr>
      <w:r w:rsidRPr="007E6A31">
        <w:rPr>
          <w:color w:val="000000" w:themeColor="text1"/>
          <w:lang w:val="en-US"/>
        </w:rPr>
        <w:t>Customer ID</w:t>
      </w:r>
    </w:p>
    <w:p w14:paraId="25511DD2" w14:textId="77777777" w:rsidR="002356B6" w:rsidRPr="007E6A31" w:rsidRDefault="00CD50C1" w:rsidP="00632CB1">
      <w:pPr>
        <w:pStyle w:val="ListParagraph"/>
        <w:numPr>
          <w:ilvl w:val="0"/>
          <w:numId w:val="11"/>
        </w:numPr>
        <w:rPr>
          <w:color w:val="000000" w:themeColor="text1"/>
          <w:lang w:val="en-US"/>
        </w:rPr>
      </w:pPr>
      <w:r w:rsidRPr="007E6A31">
        <w:rPr>
          <w:color w:val="000000" w:themeColor="text1"/>
          <w:lang w:val="en-US"/>
        </w:rPr>
        <w:t xml:space="preserve">Company </w:t>
      </w:r>
      <w:r w:rsidR="002356B6" w:rsidRPr="007E6A31">
        <w:rPr>
          <w:color w:val="000000" w:themeColor="text1"/>
          <w:lang w:val="en-US"/>
        </w:rPr>
        <w:t>Name</w:t>
      </w:r>
    </w:p>
    <w:p w14:paraId="25511DD3" w14:textId="77777777" w:rsidR="00392A98" w:rsidRPr="007E6A31" w:rsidRDefault="00392A98" w:rsidP="00632CB1">
      <w:pPr>
        <w:pStyle w:val="ListParagraph"/>
        <w:numPr>
          <w:ilvl w:val="0"/>
          <w:numId w:val="11"/>
        </w:numPr>
        <w:rPr>
          <w:color w:val="000000" w:themeColor="text1"/>
          <w:lang w:val="en-US"/>
        </w:rPr>
      </w:pPr>
      <w:r w:rsidRPr="007E6A31">
        <w:rPr>
          <w:color w:val="000000" w:themeColor="text1"/>
          <w:lang w:val="en-US"/>
        </w:rPr>
        <w:t>Assignment  Status</w:t>
      </w:r>
    </w:p>
    <w:p w14:paraId="25511DD4" w14:textId="77777777" w:rsidR="00274ECE" w:rsidRPr="007E6A31" w:rsidRDefault="00274ECE" w:rsidP="00632CB1">
      <w:pPr>
        <w:pStyle w:val="ListParagraph"/>
        <w:numPr>
          <w:ilvl w:val="0"/>
          <w:numId w:val="11"/>
        </w:numPr>
        <w:rPr>
          <w:color w:val="000000" w:themeColor="text1"/>
          <w:lang w:val="en-US"/>
        </w:rPr>
      </w:pPr>
      <w:r w:rsidRPr="007E6A31">
        <w:rPr>
          <w:color w:val="000000" w:themeColor="text1"/>
          <w:lang w:val="en-US"/>
        </w:rPr>
        <w:t>Type of Assignment</w:t>
      </w:r>
    </w:p>
    <w:p w14:paraId="25511DD5" w14:textId="77777777" w:rsidR="00274ECE" w:rsidRPr="007E6A31" w:rsidRDefault="00274ECE" w:rsidP="00632CB1">
      <w:pPr>
        <w:pStyle w:val="ListParagraph"/>
        <w:numPr>
          <w:ilvl w:val="0"/>
          <w:numId w:val="11"/>
        </w:numPr>
        <w:rPr>
          <w:color w:val="000000" w:themeColor="text1"/>
          <w:lang w:val="en-US"/>
        </w:rPr>
      </w:pPr>
      <w:r w:rsidRPr="007E6A31">
        <w:rPr>
          <w:color w:val="000000" w:themeColor="text1"/>
          <w:lang w:val="en-US"/>
        </w:rPr>
        <w:t>Consideration Amount(In case of Conditional Assignment)</w:t>
      </w:r>
    </w:p>
    <w:p w14:paraId="25511DD6" w14:textId="77777777" w:rsidR="002356B6" w:rsidRPr="007E6A31" w:rsidRDefault="00C15EC2" w:rsidP="00632CB1">
      <w:pPr>
        <w:pStyle w:val="ListParagraph"/>
        <w:numPr>
          <w:ilvl w:val="0"/>
          <w:numId w:val="11"/>
        </w:numPr>
        <w:rPr>
          <w:color w:val="000000" w:themeColor="text1"/>
          <w:lang w:val="en-US"/>
        </w:rPr>
      </w:pPr>
      <w:r w:rsidRPr="007E6A31">
        <w:rPr>
          <w:color w:val="000000" w:themeColor="text1"/>
          <w:lang w:val="en-US"/>
        </w:rPr>
        <w:t>Company Address (</w:t>
      </w:r>
      <w:r w:rsidR="007F37C8" w:rsidRPr="007E6A31">
        <w:rPr>
          <w:color w:val="000000" w:themeColor="text1"/>
          <w:lang w:val="en-US"/>
        </w:rPr>
        <w:t>Multiple fields in Address are explained in the control table below.)</w:t>
      </w:r>
    </w:p>
    <w:p w14:paraId="25511DD7" w14:textId="77777777" w:rsidR="00CD50C1" w:rsidRPr="007E6A31" w:rsidRDefault="00CD50C1" w:rsidP="00632CB1">
      <w:pPr>
        <w:pStyle w:val="ListParagraph"/>
        <w:numPr>
          <w:ilvl w:val="0"/>
          <w:numId w:val="11"/>
        </w:numPr>
        <w:rPr>
          <w:color w:val="000000" w:themeColor="text1"/>
          <w:lang w:val="en-US"/>
        </w:rPr>
      </w:pPr>
      <w:r w:rsidRPr="007E6A31">
        <w:rPr>
          <w:color w:val="000000" w:themeColor="text1"/>
          <w:lang w:val="en-US"/>
        </w:rPr>
        <w:t>Phone Number</w:t>
      </w:r>
    </w:p>
    <w:p w14:paraId="25511DD8" w14:textId="77777777" w:rsidR="00CD50C1" w:rsidRPr="007E6A31" w:rsidRDefault="00CD50C1" w:rsidP="00632CB1">
      <w:pPr>
        <w:pStyle w:val="ListParagraph"/>
        <w:numPr>
          <w:ilvl w:val="0"/>
          <w:numId w:val="11"/>
        </w:numPr>
        <w:rPr>
          <w:color w:val="000000" w:themeColor="text1"/>
          <w:lang w:val="en-US"/>
        </w:rPr>
      </w:pPr>
      <w:r w:rsidRPr="007E6A31">
        <w:rPr>
          <w:color w:val="000000" w:themeColor="text1"/>
          <w:lang w:val="en-US"/>
        </w:rPr>
        <w:t>Company email</w:t>
      </w:r>
    </w:p>
    <w:p w14:paraId="25511DD9" w14:textId="77777777" w:rsidR="00CD50C1" w:rsidRPr="007E6A31" w:rsidRDefault="00CD50C1" w:rsidP="00632CB1">
      <w:pPr>
        <w:pStyle w:val="ListParagraph"/>
        <w:numPr>
          <w:ilvl w:val="0"/>
          <w:numId w:val="11"/>
        </w:numPr>
        <w:rPr>
          <w:color w:val="000000" w:themeColor="text1"/>
          <w:lang w:val="en-US"/>
        </w:rPr>
      </w:pPr>
      <w:r w:rsidRPr="007E6A31">
        <w:rPr>
          <w:color w:val="000000" w:themeColor="text1"/>
          <w:lang w:val="en-US"/>
        </w:rPr>
        <w:t>Type of Company</w:t>
      </w:r>
    </w:p>
    <w:p w14:paraId="25511DDA" w14:textId="77777777" w:rsidR="002356B6" w:rsidRPr="007E6A31" w:rsidRDefault="002356B6" w:rsidP="00632CB1">
      <w:pPr>
        <w:pStyle w:val="ListParagraph"/>
        <w:numPr>
          <w:ilvl w:val="0"/>
          <w:numId w:val="11"/>
        </w:numPr>
        <w:rPr>
          <w:color w:val="000000" w:themeColor="text1"/>
          <w:lang w:val="en-US"/>
        </w:rPr>
      </w:pPr>
      <w:r w:rsidRPr="007E6A31">
        <w:rPr>
          <w:color w:val="000000" w:themeColor="text1"/>
          <w:lang w:val="en-US"/>
        </w:rPr>
        <w:t>Assignment  Effective date</w:t>
      </w:r>
    </w:p>
    <w:p w14:paraId="25511DDB" w14:textId="77777777" w:rsidR="002356B6" w:rsidRPr="007E6A31" w:rsidRDefault="002356B6" w:rsidP="002356B6">
      <w:pPr>
        <w:rPr>
          <w:color w:val="000000" w:themeColor="text1"/>
          <w:lang w:val="en-US"/>
        </w:rPr>
      </w:pPr>
    </w:p>
    <w:p w14:paraId="25511DDC" w14:textId="77777777" w:rsidR="002356B6" w:rsidRPr="007E6A31" w:rsidRDefault="002356B6" w:rsidP="002356B6">
      <w:pPr>
        <w:rPr>
          <w:color w:val="000000" w:themeColor="text1"/>
          <w:lang w:val="en-US"/>
        </w:rPr>
      </w:pPr>
    </w:p>
    <w:p w14:paraId="25511DDD" w14:textId="77777777" w:rsidR="00622206" w:rsidRPr="007E6A31" w:rsidRDefault="00176F9A" w:rsidP="00176F9A">
      <w:pPr>
        <w:rPr>
          <w:color w:val="000000" w:themeColor="text1"/>
          <w:lang w:val="en-US"/>
        </w:rPr>
      </w:pPr>
      <w:r w:rsidRPr="007E6A31">
        <w:rPr>
          <w:b/>
          <w:color w:val="000000" w:themeColor="text1"/>
          <w:lang w:val="en-US"/>
        </w:rPr>
        <w:lastRenderedPageBreak/>
        <w:t xml:space="preserve">Search – </w:t>
      </w:r>
      <w:r w:rsidRPr="007E6A31">
        <w:rPr>
          <w:color w:val="000000" w:themeColor="text1"/>
          <w:lang w:val="en-US"/>
        </w:rPr>
        <w:t xml:space="preserve">Button: Allows </w:t>
      </w:r>
      <w:r w:rsidR="0085178C" w:rsidRPr="007E6A31">
        <w:rPr>
          <w:color w:val="000000" w:themeColor="text1"/>
          <w:lang w:val="en-US"/>
        </w:rPr>
        <w:t>searching</w:t>
      </w:r>
      <w:r w:rsidRPr="007E6A31">
        <w:rPr>
          <w:color w:val="000000" w:themeColor="text1"/>
          <w:lang w:val="en-US"/>
        </w:rPr>
        <w:t xml:space="preserve"> for any Customer details based on the search criteria (Company Name, etc)</w:t>
      </w:r>
      <w:r w:rsidR="005341F5" w:rsidRPr="007E6A31">
        <w:rPr>
          <w:color w:val="000000" w:themeColor="text1"/>
          <w:lang w:val="en-US"/>
        </w:rPr>
        <w:t>.</w:t>
      </w:r>
      <w:r w:rsidRPr="007E6A31">
        <w:rPr>
          <w:color w:val="000000" w:themeColor="text1"/>
          <w:lang w:val="en-US"/>
        </w:rPr>
        <w:t xml:space="preserve"> If the Customer record is present in the system it is tagged to the Customer ID and the same will be retrieved. If Customer ID is not present </w:t>
      </w:r>
      <w:r w:rsidR="00264A3E" w:rsidRPr="007E6A31">
        <w:rPr>
          <w:color w:val="000000" w:themeColor="text1"/>
          <w:lang w:val="en-US"/>
        </w:rPr>
        <w:t>in the system, in that case once the assignment request is approved, then system auto assigns a Customer ID to the client.</w:t>
      </w:r>
    </w:p>
    <w:p w14:paraId="25511DDE" w14:textId="77777777" w:rsidR="007F37C8" w:rsidRPr="007E6A31" w:rsidRDefault="007F37C8" w:rsidP="00176F9A">
      <w:pPr>
        <w:rPr>
          <w:b/>
          <w:color w:val="000000" w:themeColor="text1"/>
          <w:lang w:val="en-US"/>
        </w:rPr>
      </w:pPr>
    </w:p>
    <w:p w14:paraId="25511DDF" w14:textId="77777777" w:rsidR="00176F9A" w:rsidRPr="007E6A31" w:rsidRDefault="00A6481E" w:rsidP="00176F9A">
      <w:pPr>
        <w:rPr>
          <w:color w:val="000000" w:themeColor="text1"/>
          <w:lang w:val="en-US"/>
        </w:rPr>
      </w:pPr>
      <w:r w:rsidRPr="007E6A31">
        <w:rPr>
          <w:b/>
          <w:color w:val="000000" w:themeColor="text1"/>
          <w:lang w:val="en-US"/>
        </w:rPr>
        <w:t xml:space="preserve">View </w:t>
      </w:r>
      <w:r w:rsidR="00176F9A" w:rsidRPr="007E6A31">
        <w:rPr>
          <w:b/>
          <w:color w:val="000000" w:themeColor="text1"/>
          <w:lang w:val="en-US"/>
        </w:rPr>
        <w:t xml:space="preserve">Documents – </w:t>
      </w:r>
      <w:r w:rsidR="00176F9A" w:rsidRPr="007E6A31">
        <w:rPr>
          <w:color w:val="000000" w:themeColor="text1"/>
          <w:lang w:val="en-US"/>
        </w:rPr>
        <w:t xml:space="preserve">Button- Allows to view the documents (like </w:t>
      </w:r>
      <w:r w:rsidR="005341F5" w:rsidRPr="007E6A31">
        <w:rPr>
          <w:color w:val="000000" w:themeColor="text1"/>
          <w:lang w:val="en-US"/>
        </w:rPr>
        <w:t>Assignment form</w:t>
      </w:r>
      <w:r w:rsidR="00176F9A" w:rsidRPr="007E6A31">
        <w:rPr>
          <w:color w:val="000000" w:themeColor="text1"/>
          <w:lang w:val="en-US"/>
        </w:rPr>
        <w:t xml:space="preserve"> etc.)</w:t>
      </w:r>
    </w:p>
    <w:p w14:paraId="25511DE0" w14:textId="77777777" w:rsidR="00176F9A" w:rsidRPr="007E6A31" w:rsidRDefault="00176F9A" w:rsidP="00176F9A">
      <w:pPr>
        <w:rPr>
          <w:b/>
          <w:color w:val="000000" w:themeColor="text1"/>
          <w:lang w:val="en-US"/>
        </w:rPr>
      </w:pPr>
    </w:p>
    <w:p w14:paraId="25511DE1" w14:textId="77777777" w:rsidR="00176F9A" w:rsidRPr="007E6A31" w:rsidRDefault="00A6481E" w:rsidP="00176F9A">
      <w:pPr>
        <w:rPr>
          <w:color w:val="000000" w:themeColor="text1"/>
          <w:lang w:val="en-US"/>
        </w:rPr>
      </w:pPr>
      <w:r w:rsidRPr="007E6A31">
        <w:rPr>
          <w:b/>
          <w:color w:val="000000" w:themeColor="text1"/>
          <w:lang w:val="en-US"/>
        </w:rPr>
        <w:t>Save and Submit –</w:t>
      </w:r>
      <w:r w:rsidR="00176F9A" w:rsidRPr="007E6A31">
        <w:rPr>
          <w:color w:val="000000" w:themeColor="text1"/>
          <w:lang w:val="en-US"/>
        </w:rPr>
        <w:t xml:space="preserve">Button- Used to </w:t>
      </w:r>
      <w:r w:rsidRPr="007E6A31">
        <w:rPr>
          <w:color w:val="000000" w:themeColor="text1"/>
          <w:lang w:val="en-US"/>
        </w:rPr>
        <w:t>save the details and submit for approval</w:t>
      </w:r>
    </w:p>
    <w:p w14:paraId="25511DE2" w14:textId="77777777" w:rsidR="002356B6" w:rsidRPr="007E6A31" w:rsidRDefault="002356B6" w:rsidP="002356B6">
      <w:pPr>
        <w:rPr>
          <w:color w:val="000000" w:themeColor="text1"/>
          <w:lang w:val="en-US"/>
        </w:rPr>
      </w:pPr>
    </w:p>
    <w:p w14:paraId="25511DE3" w14:textId="77777777" w:rsidR="002356B6" w:rsidRPr="007E6A31" w:rsidRDefault="002356B6" w:rsidP="002356B6">
      <w:pPr>
        <w:rPr>
          <w:b/>
          <w:color w:val="000000" w:themeColor="text1"/>
          <w:lang w:val="en-US"/>
        </w:rPr>
      </w:pPr>
      <w:r w:rsidRPr="007E6A31">
        <w:rPr>
          <w:b/>
          <w:color w:val="000000" w:themeColor="text1"/>
          <w:lang w:val="en-US"/>
        </w:rPr>
        <w:t xml:space="preserve">Control </w:t>
      </w:r>
      <w:r w:rsidR="00780965" w:rsidRPr="007E6A31">
        <w:rPr>
          <w:b/>
          <w:color w:val="000000" w:themeColor="text1"/>
          <w:lang w:val="en-US"/>
        </w:rPr>
        <w:t>Table for Add Assignee</w:t>
      </w:r>
      <w:r w:rsidR="005A37A5" w:rsidRPr="007E6A31">
        <w:rPr>
          <w:b/>
          <w:color w:val="000000" w:themeColor="text1"/>
          <w:lang w:val="en-US"/>
        </w:rPr>
        <w:t xml:space="preserve"> – </w:t>
      </w:r>
      <w:r w:rsidR="00780965" w:rsidRPr="007E6A31">
        <w:rPr>
          <w:b/>
          <w:color w:val="000000" w:themeColor="text1"/>
          <w:lang w:val="en-US"/>
        </w:rPr>
        <w:t>Company</w:t>
      </w:r>
    </w:p>
    <w:p w14:paraId="25511DE4" w14:textId="77777777" w:rsidR="00011F77" w:rsidRPr="007E6A31" w:rsidRDefault="00011F77" w:rsidP="002356B6">
      <w:pPr>
        <w:rPr>
          <w:b/>
          <w:color w:val="000000" w:themeColor="text1"/>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1307"/>
        <w:gridCol w:w="1103"/>
        <w:gridCol w:w="2410"/>
        <w:gridCol w:w="1701"/>
        <w:gridCol w:w="1002"/>
      </w:tblGrid>
      <w:tr w:rsidR="007E6A31" w:rsidRPr="007E6A31" w14:paraId="25511DEB" w14:textId="77777777" w:rsidTr="001A28D3">
        <w:trPr>
          <w:cantSplit/>
          <w:tblHeader/>
        </w:trPr>
        <w:tc>
          <w:tcPr>
            <w:tcW w:w="1843" w:type="dxa"/>
            <w:shd w:val="clear" w:color="auto" w:fill="B8CCE4" w:themeFill="accent1" w:themeFillTint="66"/>
          </w:tcPr>
          <w:p w14:paraId="25511DE5" w14:textId="77777777" w:rsidR="0094446A" w:rsidRPr="007E6A31" w:rsidRDefault="0094446A" w:rsidP="003C386E">
            <w:pPr>
              <w:snapToGrid w:val="0"/>
              <w:rPr>
                <w:rFonts w:cs="Arial"/>
                <w:b/>
                <w:color w:val="000000" w:themeColor="text1"/>
                <w:lang w:val="en-US"/>
              </w:rPr>
            </w:pPr>
            <w:r w:rsidRPr="007E6A31">
              <w:rPr>
                <w:rFonts w:cs="Arial"/>
                <w:b/>
                <w:color w:val="000000" w:themeColor="text1"/>
                <w:lang w:val="en-US"/>
              </w:rPr>
              <w:t>Field Name</w:t>
            </w:r>
          </w:p>
        </w:tc>
        <w:tc>
          <w:tcPr>
            <w:tcW w:w="1307" w:type="dxa"/>
            <w:shd w:val="clear" w:color="auto" w:fill="B8CCE4" w:themeFill="accent1" w:themeFillTint="66"/>
          </w:tcPr>
          <w:p w14:paraId="25511DE6" w14:textId="77777777" w:rsidR="0094446A" w:rsidRPr="007E6A31" w:rsidRDefault="0094446A" w:rsidP="003C386E">
            <w:pPr>
              <w:snapToGrid w:val="0"/>
              <w:rPr>
                <w:rFonts w:cs="Arial"/>
                <w:b/>
                <w:color w:val="000000" w:themeColor="text1"/>
                <w:lang w:val="en-US"/>
              </w:rPr>
            </w:pPr>
            <w:r w:rsidRPr="007E6A31">
              <w:rPr>
                <w:rFonts w:cs="Arial"/>
                <w:b/>
                <w:color w:val="000000" w:themeColor="text1"/>
                <w:lang w:val="en-US"/>
              </w:rPr>
              <w:t>Control Type</w:t>
            </w:r>
          </w:p>
        </w:tc>
        <w:tc>
          <w:tcPr>
            <w:tcW w:w="1103" w:type="dxa"/>
            <w:shd w:val="clear" w:color="auto" w:fill="B8CCE4" w:themeFill="accent1" w:themeFillTint="66"/>
          </w:tcPr>
          <w:p w14:paraId="25511DE7" w14:textId="77777777" w:rsidR="0094446A" w:rsidRPr="007E6A31" w:rsidRDefault="0094446A" w:rsidP="003C386E">
            <w:pPr>
              <w:snapToGrid w:val="0"/>
              <w:rPr>
                <w:rFonts w:cs="Arial"/>
                <w:b/>
                <w:color w:val="000000" w:themeColor="text1"/>
                <w:lang w:val="en-US"/>
              </w:rPr>
            </w:pPr>
            <w:r w:rsidRPr="007E6A31">
              <w:rPr>
                <w:rFonts w:cs="Arial"/>
                <w:b/>
                <w:color w:val="000000" w:themeColor="text1"/>
                <w:lang w:val="en-US"/>
              </w:rPr>
              <w:t>Data Type</w:t>
            </w:r>
          </w:p>
        </w:tc>
        <w:tc>
          <w:tcPr>
            <w:tcW w:w="2410" w:type="dxa"/>
            <w:shd w:val="clear" w:color="auto" w:fill="B8CCE4" w:themeFill="accent1" w:themeFillTint="66"/>
          </w:tcPr>
          <w:p w14:paraId="25511DE8" w14:textId="77777777" w:rsidR="0094446A" w:rsidRPr="007E6A31" w:rsidRDefault="0094446A" w:rsidP="003C386E">
            <w:pPr>
              <w:snapToGrid w:val="0"/>
              <w:rPr>
                <w:rFonts w:cs="Arial"/>
                <w:b/>
                <w:color w:val="000000" w:themeColor="text1"/>
                <w:lang w:val="en-US"/>
              </w:rPr>
            </w:pPr>
            <w:r w:rsidRPr="007E6A31">
              <w:rPr>
                <w:rFonts w:cs="Arial"/>
                <w:b/>
                <w:color w:val="000000" w:themeColor="text1"/>
                <w:lang w:val="en-US"/>
              </w:rPr>
              <w:t>Description</w:t>
            </w:r>
          </w:p>
        </w:tc>
        <w:tc>
          <w:tcPr>
            <w:tcW w:w="1701" w:type="dxa"/>
            <w:shd w:val="clear" w:color="auto" w:fill="B8CCE4" w:themeFill="accent1" w:themeFillTint="66"/>
          </w:tcPr>
          <w:p w14:paraId="25511DE9" w14:textId="77777777" w:rsidR="0094446A" w:rsidRPr="007E6A31" w:rsidRDefault="0094446A" w:rsidP="003C386E">
            <w:pPr>
              <w:snapToGrid w:val="0"/>
              <w:rPr>
                <w:rFonts w:cs="Arial"/>
                <w:b/>
                <w:color w:val="000000" w:themeColor="text1"/>
                <w:lang w:val="en-US"/>
              </w:rPr>
            </w:pPr>
            <w:r w:rsidRPr="007E6A31">
              <w:rPr>
                <w:rFonts w:cs="Arial"/>
                <w:b/>
                <w:color w:val="000000" w:themeColor="text1"/>
                <w:lang w:val="en-US"/>
              </w:rPr>
              <w:t>Default State</w:t>
            </w:r>
          </w:p>
        </w:tc>
        <w:tc>
          <w:tcPr>
            <w:tcW w:w="1002" w:type="dxa"/>
            <w:shd w:val="clear" w:color="auto" w:fill="B8CCE4" w:themeFill="accent1" w:themeFillTint="66"/>
          </w:tcPr>
          <w:p w14:paraId="25511DEA" w14:textId="77777777" w:rsidR="0094446A" w:rsidRPr="007E6A31" w:rsidRDefault="0094446A" w:rsidP="003C386E">
            <w:pPr>
              <w:snapToGrid w:val="0"/>
              <w:rPr>
                <w:rFonts w:cs="Arial"/>
                <w:b/>
                <w:color w:val="000000" w:themeColor="text1"/>
                <w:lang w:val="en-US"/>
              </w:rPr>
            </w:pPr>
            <w:r w:rsidRPr="007E6A31">
              <w:rPr>
                <w:rFonts w:cs="Arial"/>
                <w:b/>
                <w:color w:val="000000" w:themeColor="text1"/>
                <w:lang w:val="en-US"/>
              </w:rPr>
              <w:t>Default Value</w:t>
            </w:r>
          </w:p>
        </w:tc>
      </w:tr>
      <w:tr w:rsidR="007E6A31" w:rsidRPr="007E6A31" w14:paraId="25511DF4" w14:textId="77777777" w:rsidTr="001A28D3">
        <w:trPr>
          <w:trHeight w:val="285"/>
        </w:trPr>
        <w:tc>
          <w:tcPr>
            <w:tcW w:w="1843" w:type="dxa"/>
          </w:tcPr>
          <w:p w14:paraId="25511DEC" w14:textId="77777777" w:rsidR="0094446A" w:rsidRPr="007E6A31" w:rsidRDefault="00412E5F" w:rsidP="003C386E">
            <w:pPr>
              <w:rPr>
                <w:rFonts w:cs="Arial"/>
                <w:color w:val="000000" w:themeColor="text1"/>
              </w:rPr>
            </w:pPr>
            <w:r w:rsidRPr="007E6A31">
              <w:rPr>
                <w:rFonts w:eastAsia="Courier New" w:cs="Arial"/>
                <w:color w:val="000000" w:themeColor="text1"/>
              </w:rPr>
              <w:t>Customer ID</w:t>
            </w:r>
          </w:p>
          <w:p w14:paraId="25511DED" w14:textId="77777777" w:rsidR="0094446A" w:rsidRPr="007E6A31" w:rsidRDefault="0094446A" w:rsidP="003C386E">
            <w:pPr>
              <w:snapToGrid w:val="0"/>
              <w:rPr>
                <w:rFonts w:cs="Arial"/>
                <w:color w:val="000000" w:themeColor="text1"/>
              </w:rPr>
            </w:pPr>
          </w:p>
        </w:tc>
        <w:tc>
          <w:tcPr>
            <w:tcW w:w="1307" w:type="dxa"/>
          </w:tcPr>
          <w:p w14:paraId="25511DEE" w14:textId="77777777" w:rsidR="0094446A" w:rsidRPr="007E6A31" w:rsidRDefault="005C1ADF" w:rsidP="003C386E">
            <w:pPr>
              <w:snapToGrid w:val="0"/>
              <w:rPr>
                <w:rFonts w:cs="Arial"/>
                <w:color w:val="000000" w:themeColor="text1"/>
              </w:rPr>
            </w:pPr>
            <w:r w:rsidRPr="007E6A31">
              <w:rPr>
                <w:rFonts w:cs="Arial"/>
                <w:color w:val="000000" w:themeColor="text1"/>
              </w:rPr>
              <w:t>Text Box</w:t>
            </w:r>
          </w:p>
          <w:p w14:paraId="25511DEF" w14:textId="77777777" w:rsidR="0094446A" w:rsidRPr="007E6A31" w:rsidRDefault="0094446A" w:rsidP="003C386E">
            <w:pPr>
              <w:snapToGrid w:val="0"/>
              <w:rPr>
                <w:rFonts w:cs="Arial"/>
                <w:color w:val="000000" w:themeColor="text1"/>
              </w:rPr>
            </w:pPr>
          </w:p>
        </w:tc>
        <w:tc>
          <w:tcPr>
            <w:tcW w:w="1103" w:type="dxa"/>
          </w:tcPr>
          <w:p w14:paraId="25511DF0" w14:textId="77777777" w:rsidR="0094446A" w:rsidRPr="007E6A31" w:rsidRDefault="0094446A" w:rsidP="003C386E">
            <w:pPr>
              <w:snapToGrid w:val="0"/>
              <w:rPr>
                <w:rFonts w:cs="Arial"/>
                <w:color w:val="000000" w:themeColor="text1"/>
              </w:rPr>
            </w:pPr>
            <w:r w:rsidRPr="007E6A31">
              <w:rPr>
                <w:rFonts w:cs="Arial"/>
                <w:color w:val="000000" w:themeColor="text1"/>
              </w:rPr>
              <w:t>String</w:t>
            </w:r>
          </w:p>
        </w:tc>
        <w:tc>
          <w:tcPr>
            <w:tcW w:w="2410" w:type="dxa"/>
          </w:tcPr>
          <w:p w14:paraId="25511DF1" w14:textId="77777777" w:rsidR="0094446A" w:rsidRPr="007E6A31" w:rsidRDefault="0094446A" w:rsidP="00011F77">
            <w:pPr>
              <w:snapToGrid w:val="0"/>
              <w:rPr>
                <w:rFonts w:cs="Arial"/>
                <w:color w:val="000000" w:themeColor="text1"/>
              </w:rPr>
            </w:pPr>
            <w:r w:rsidRPr="007E6A31">
              <w:rPr>
                <w:rFonts w:cs="Arial"/>
                <w:color w:val="000000" w:themeColor="text1"/>
              </w:rPr>
              <w:t xml:space="preserve">Gives the </w:t>
            </w:r>
            <w:r w:rsidR="00412E5F" w:rsidRPr="007E6A31">
              <w:rPr>
                <w:rFonts w:cs="Arial"/>
                <w:color w:val="000000" w:themeColor="text1"/>
              </w:rPr>
              <w:t>Customer ID</w:t>
            </w:r>
            <w:r w:rsidRPr="007E6A31">
              <w:rPr>
                <w:rFonts w:cs="Arial"/>
                <w:color w:val="000000" w:themeColor="text1"/>
              </w:rPr>
              <w:t xml:space="preserve"> number</w:t>
            </w:r>
          </w:p>
        </w:tc>
        <w:tc>
          <w:tcPr>
            <w:tcW w:w="1701" w:type="dxa"/>
          </w:tcPr>
          <w:p w14:paraId="25511DF2" w14:textId="77777777" w:rsidR="0094446A" w:rsidRPr="007E6A31" w:rsidRDefault="00CD7EA2" w:rsidP="003C386E">
            <w:pPr>
              <w:snapToGrid w:val="0"/>
              <w:rPr>
                <w:color w:val="000000" w:themeColor="text1"/>
              </w:rPr>
            </w:pPr>
            <w:r w:rsidRPr="007E6A31">
              <w:rPr>
                <w:color w:val="000000" w:themeColor="text1"/>
              </w:rPr>
              <w:t>Populated by system</w:t>
            </w:r>
          </w:p>
        </w:tc>
        <w:tc>
          <w:tcPr>
            <w:tcW w:w="1002" w:type="dxa"/>
          </w:tcPr>
          <w:p w14:paraId="25511DF3" w14:textId="77777777" w:rsidR="0094446A" w:rsidRPr="007E6A31" w:rsidRDefault="0094446A" w:rsidP="003C386E">
            <w:pPr>
              <w:snapToGrid w:val="0"/>
              <w:rPr>
                <w:color w:val="000000" w:themeColor="text1"/>
              </w:rPr>
            </w:pPr>
            <w:r w:rsidRPr="007E6A31">
              <w:rPr>
                <w:color w:val="000000" w:themeColor="text1"/>
              </w:rPr>
              <w:t>N/A</w:t>
            </w:r>
          </w:p>
        </w:tc>
      </w:tr>
      <w:tr w:rsidR="007E6A31" w:rsidRPr="007E6A31" w14:paraId="25511DFD" w14:textId="77777777" w:rsidTr="001A28D3">
        <w:trPr>
          <w:trHeight w:val="285"/>
        </w:trPr>
        <w:tc>
          <w:tcPr>
            <w:tcW w:w="1843" w:type="dxa"/>
          </w:tcPr>
          <w:p w14:paraId="25511DF5" w14:textId="77777777" w:rsidR="0094446A" w:rsidRPr="007E6A31" w:rsidRDefault="00165BA8" w:rsidP="0094446A">
            <w:pPr>
              <w:rPr>
                <w:rFonts w:cs="Arial"/>
                <w:color w:val="000000" w:themeColor="text1"/>
              </w:rPr>
            </w:pPr>
            <w:r w:rsidRPr="007E6A31">
              <w:rPr>
                <w:rFonts w:eastAsia="Courier New" w:cs="Arial"/>
                <w:color w:val="000000" w:themeColor="text1"/>
              </w:rPr>
              <w:t>**</w:t>
            </w:r>
            <w:r w:rsidR="0094446A" w:rsidRPr="007E6A31">
              <w:rPr>
                <w:rFonts w:eastAsia="Courier New" w:cs="Arial"/>
                <w:color w:val="000000" w:themeColor="text1"/>
              </w:rPr>
              <w:t xml:space="preserve">Company name </w:t>
            </w:r>
          </w:p>
          <w:p w14:paraId="25511DF6" w14:textId="77777777" w:rsidR="0094446A" w:rsidRPr="007E6A31" w:rsidRDefault="0094446A" w:rsidP="003C386E">
            <w:pPr>
              <w:snapToGrid w:val="0"/>
              <w:rPr>
                <w:rFonts w:cs="Arial"/>
                <w:color w:val="000000" w:themeColor="text1"/>
              </w:rPr>
            </w:pPr>
          </w:p>
        </w:tc>
        <w:tc>
          <w:tcPr>
            <w:tcW w:w="1307" w:type="dxa"/>
          </w:tcPr>
          <w:p w14:paraId="25511DF7" w14:textId="77777777" w:rsidR="00392A98" w:rsidRPr="007E6A31" w:rsidRDefault="005C1ADF" w:rsidP="00392A98">
            <w:pPr>
              <w:snapToGrid w:val="0"/>
              <w:rPr>
                <w:rFonts w:cs="Arial"/>
                <w:color w:val="000000" w:themeColor="text1"/>
              </w:rPr>
            </w:pPr>
            <w:r w:rsidRPr="007E6A31">
              <w:rPr>
                <w:rFonts w:cs="Arial"/>
                <w:color w:val="000000" w:themeColor="text1"/>
              </w:rPr>
              <w:t>Text Box</w:t>
            </w:r>
          </w:p>
          <w:p w14:paraId="25511DF8" w14:textId="77777777" w:rsidR="0094446A" w:rsidRPr="007E6A31" w:rsidRDefault="0094446A" w:rsidP="003C386E">
            <w:pPr>
              <w:snapToGrid w:val="0"/>
              <w:rPr>
                <w:rFonts w:cs="Arial"/>
                <w:color w:val="000000" w:themeColor="text1"/>
              </w:rPr>
            </w:pPr>
          </w:p>
        </w:tc>
        <w:tc>
          <w:tcPr>
            <w:tcW w:w="1103" w:type="dxa"/>
          </w:tcPr>
          <w:p w14:paraId="25511DF9" w14:textId="77777777" w:rsidR="0094446A" w:rsidRPr="007E6A31" w:rsidRDefault="0094446A" w:rsidP="003C386E">
            <w:pPr>
              <w:snapToGrid w:val="0"/>
              <w:rPr>
                <w:rFonts w:cs="Arial"/>
                <w:color w:val="000000" w:themeColor="text1"/>
              </w:rPr>
            </w:pPr>
            <w:r w:rsidRPr="007E6A31">
              <w:rPr>
                <w:rFonts w:cs="Arial"/>
                <w:color w:val="000000" w:themeColor="text1"/>
              </w:rPr>
              <w:t>Varchar</w:t>
            </w:r>
          </w:p>
        </w:tc>
        <w:tc>
          <w:tcPr>
            <w:tcW w:w="2410" w:type="dxa"/>
          </w:tcPr>
          <w:p w14:paraId="25511DFA" w14:textId="77777777" w:rsidR="0094446A" w:rsidRPr="007E6A31" w:rsidRDefault="00374660" w:rsidP="003C386E">
            <w:pPr>
              <w:snapToGrid w:val="0"/>
              <w:rPr>
                <w:rFonts w:cs="Arial"/>
                <w:color w:val="000000" w:themeColor="text1"/>
              </w:rPr>
            </w:pPr>
            <w:r w:rsidRPr="007E6A31">
              <w:rPr>
                <w:rFonts w:cs="Arial"/>
                <w:color w:val="000000" w:themeColor="text1"/>
              </w:rPr>
              <w:t>Gives the company name.</w:t>
            </w:r>
          </w:p>
        </w:tc>
        <w:tc>
          <w:tcPr>
            <w:tcW w:w="1701" w:type="dxa"/>
          </w:tcPr>
          <w:p w14:paraId="25511DFB" w14:textId="77777777" w:rsidR="0094446A" w:rsidRPr="007E6A31" w:rsidRDefault="00CD7EA2" w:rsidP="003C386E">
            <w:pPr>
              <w:snapToGrid w:val="0"/>
              <w:rPr>
                <w:color w:val="000000" w:themeColor="text1"/>
              </w:rPr>
            </w:pPr>
            <w:r w:rsidRPr="007E6A31">
              <w:rPr>
                <w:color w:val="000000" w:themeColor="text1"/>
              </w:rPr>
              <w:t>Enabled.</w:t>
            </w:r>
          </w:p>
        </w:tc>
        <w:tc>
          <w:tcPr>
            <w:tcW w:w="1002" w:type="dxa"/>
          </w:tcPr>
          <w:p w14:paraId="25511DFC" w14:textId="77777777" w:rsidR="0094446A" w:rsidRPr="007E6A31" w:rsidRDefault="0094446A" w:rsidP="003C386E">
            <w:pPr>
              <w:snapToGrid w:val="0"/>
              <w:rPr>
                <w:color w:val="000000" w:themeColor="text1"/>
              </w:rPr>
            </w:pPr>
            <w:r w:rsidRPr="007E6A31">
              <w:rPr>
                <w:color w:val="000000" w:themeColor="text1"/>
              </w:rPr>
              <w:t>N/A</w:t>
            </w:r>
          </w:p>
        </w:tc>
      </w:tr>
      <w:tr w:rsidR="007E6A31" w:rsidRPr="007E6A31" w14:paraId="25511E05" w14:textId="77777777" w:rsidTr="001A28D3">
        <w:trPr>
          <w:trHeight w:val="285"/>
        </w:trPr>
        <w:tc>
          <w:tcPr>
            <w:tcW w:w="1843" w:type="dxa"/>
          </w:tcPr>
          <w:p w14:paraId="25511DFE" w14:textId="77777777" w:rsidR="00392A98" w:rsidRPr="007E6A31" w:rsidRDefault="00392A98" w:rsidP="001B6DE5">
            <w:pPr>
              <w:rPr>
                <w:rFonts w:cs="Arial"/>
                <w:color w:val="000000" w:themeColor="text1"/>
              </w:rPr>
            </w:pPr>
            <w:r w:rsidRPr="007E6A31">
              <w:rPr>
                <w:color w:val="000000" w:themeColor="text1"/>
                <w:lang w:val="en-US"/>
              </w:rPr>
              <w:t>Assignment</w:t>
            </w:r>
            <w:r w:rsidRPr="007E6A31">
              <w:rPr>
                <w:rFonts w:eastAsia="Courier New" w:cs="Arial"/>
                <w:color w:val="000000" w:themeColor="text1"/>
              </w:rPr>
              <w:t xml:space="preserve"> Status</w:t>
            </w:r>
          </w:p>
          <w:p w14:paraId="25511DFF" w14:textId="77777777" w:rsidR="00392A98" w:rsidRPr="007E6A31" w:rsidRDefault="00392A98" w:rsidP="0094446A">
            <w:pPr>
              <w:rPr>
                <w:rFonts w:eastAsia="Courier New" w:cs="Arial"/>
                <w:color w:val="000000" w:themeColor="text1"/>
              </w:rPr>
            </w:pPr>
          </w:p>
        </w:tc>
        <w:tc>
          <w:tcPr>
            <w:tcW w:w="1307" w:type="dxa"/>
          </w:tcPr>
          <w:p w14:paraId="25511E00" w14:textId="77777777" w:rsidR="00392A98" w:rsidRPr="007E6A31" w:rsidRDefault="00392A98" w:rsidP="00392A98">
            <w:pPr>
              <w:snapToGrid w:val="0"/>
              <w:rPr>
                <w:rFonts w:cs="Arial"/>
                <w:color w:val="000000" w:themeColor="text1"/>
              </w:rPr>
            </w:pPr>
            <w:r w:rsidRPr="007E6A31">
              <w:rPr>
                <w:rFonts w:cs="Arial"/>
                <w:color w:val="000000" w:themeColor="text1"/>
              </w:rPr>
              <w:t>Dropdown</w:t>
            </w:r>
          </w:p>
        </w:tc>
        <w:tc>
          <w:tcPr>
            <w:tcW w:w="1103" w:type="dxa"/>
          </w:tcPr>
          <w:p w14:paraId="25511E01" w14:textId="77777777" w:rsidR="00392A98" w:rsidRPr="007E6A31" w:rsidRDefault="00392A98" w:rsidP="003C386E">
            <w:pPr>
              <w:snapToGrid w:val="0"/>
              <w:rPr>
                <w:rFonts w:cs="Arial"/>
                <w:color w:val="000000" w:themeColor="text1"/>
              </w:rPr>
            </w:pPr>
            <w:r w:rsidRPr="007E6A31">
              <w:rPr>
                <w:rFonts w:cs="Arial"/>
                <w:color w:val="000000" w:themeColor="text1"/>
              </w:rPr>
              <w:t>Varchar</w:t>
            </w:r>
          </w:p>
        </w:tc>
        <w:tc>
          <w:tcPr>
            <w:tcW w:w="2410" w:type="dxa"/>
          </w:tcPr>
          <w:p w14:paraId="25511E02" w14:textId="77777777" w:rsidR="00392A98" w:rsidRPr="007E6A31" w:rsidRDefault="00392A98" w:rsidP="00374660">
            <w:pPr>
              <w:snapToGrid w:val="0"/>
              <w:rPr>
                <w:rFonts w:cs="Arial"/>
                <w:color w:val="000000" w:themeColor="text1"/>
              </w:rPr>
            </w:pPr>
            <w:r w:rsidRPr="007E6A31">
              <w:rPr>
                <w:rFonts w:cs="Arial"/>
                <w:color w:val="000000" w:themeColor="text1"/>
              </w:rPr>
              <w:t xml:space="preserve">Contains the status of the assignment on given </w:t>
            </w:r>
            <w:r w:rsidR="00374660" w:rsidRPr="007E6A31">
              <w:rPr>
                <w:rFonts w:cs="Arial"/>
                <w:color w:val="000000" w:themeColor="text1"/>
              </w:rPr>
              <w:t>date. The dropdown includes the following options :</w:t>
            </w:r>
            <w:r w:rsidR="00374660" w:rsidRPr="007E6A31">
              <w:rPr>
                <w:rFonts w:cs="Arial"/>
                <w:color w:val="000000" w:themeColor="text1"/>
              </w:rPr>
              <w:br/>
              <w:t xml:space="preserve">Assigned </w:t>
            </w:r>
            <w:r w:rsidR="00374660" w:rsidRPr="007E6A31">
              <w:rPr>
                <w:rFonts w:cs="Arial"/>
                <w:color w:val="000000" w:themeColor="text1"/>
              </w:rPr>
              <w:br/>
              <w:t>Reassigned</w:t>
            </w:r>
          </w:p>
        </w:tc>
        <w:tc>
          <w:tcPr>
            <w:tcW w:w="1701" w:type="dxa"/>
          </w:tcPr>
          <w:p w14:paraId="25511E03" w14:textId="77777777" w:rsidR="00392A98" w:rsidRPr="007E6A31" w:rsidRDefault="0084618C" w:rsidP="003C386E">
            <w:pPr>
              <w:snapToGrid w:val="0"/>
              <w:rPr>
                <w:color w:val="000000" w:themeColor="text1"/>
              </w:rPr>
            </w:pPr>
            <w:r w:rsidRPr="007E6A31">
              <w:rPr>
                <w:color w:val="000000" w:themeColor="text1"/>
              </w:rPr>
              <w:t>Disabled and Populated by system</w:t>
            </w:r>
          </w:p>
        </w:tc>
        <w:tc>
          <w:tcPr>
            <w:tcW w:w="1002" w:type="dxa"/>
          </w:tcPr>
          <w:p w14:paraId="25511E04" w14:textId="77777777" w:rsidR="00392A98" w:rsidRPr="007E6A31" w:rsidRDefault="00392A98" w:rsidP="003C386E">
            <w:pPr>
              <w:snapToGrid w:val="0"/>
              <w:rPr>
                <w:color w:val="000000" w:themeColor="text1"/>
              </w:rPr>
            </w:pPr>
            <w:r w:rsidRPr="007E6A31">
              <w:rPr>
                <w:rFonts w:cs="Arial"/>
                <w:color w:val="000000" w:themeColor="text1"/>
              </w:rPr>
              <w:t>N/A</w:t>
            </w:r>
          </w:p>
        </w:tc>
      </w:tr>
      <w:tr w:rsidR="007E6A31" w:rsidRPr="007E6A31" w14:paraId="25511E0D" w14:textId="77777777" w:rsidTr="001A28D3">
        <w:trPr>
          <w:trHeight w:val="285"/>
        </w:trPr>
        <w:tc>
          <w:tcPr>
            <w:tcW w:w="1843" w:type="dxa"/>
          </w:tcPr>
          <w:p w14:paraId="25511E06" w14:textId="77777777" w:rsidR="007D56CE" w:rsidRPr="007E6A31" w:rsidRDefault="00D871FE" w:rsidP="007D56CE">
            <w:pPr>
              <w:rPr>
                <w:rFonts w:cs="Arial"/>
                <w:color w:val="000000" w:themeColor="text1"/>
              </w:rPr>
            </w:pPr>
            <w:r w:rsidRPr="007E6A31">
              <w:rPr>
                <w:rFonts w:eastAsia="Courier New" w:cs="Arial"/>
                <w:color w:val="000000" w:themeColor="text1"/>
              </w:rPr>
              <w:t>**</w:t>
            </w:r>
            <w:r w:rsidR="007D56CE" w:rsidRPr="007E6A31">
              <w:rPr>
                <w:rFonts w:eastAsia="Courier New" w:cs="Arial"/>
                <w:color w:val="000000" w:themeColor="text1"/>
              </w:rPr>
              <w:t>Type of Assignment</w:t>
            </w:r>
          </w:p>
          <w:p w14:paraId="25511E07" w14:textId="77777777" w:rsidR="007D56CE" w:rsidRPr="007E6A31" w:rsidRDefault="007D56CE" w:rsidP="001B6DE5">
            <w:pPr>
              <w:rPr>
                <w:color w:val="000000" w:themeColor="text1"/>
                <w:lang w:val="en-US"/>
              </w:rPr>
            </w:pPr>
          </w:p>
        </w:tc>
        <w:tc>
          <w:tcPr>
            <w:tcW w:w="1307" w:type="dxa"/>
          </w:tcPr>
          <w:p w14:paraId="25511E08" w14:textId="77777777" w:rsidR="007D56CE" w:rsidRPr="007E6A31" w:rsidRDefault="007D56CE" w:rsidP="00392A98">
            <w:pPr>
              <w:snapToGrid w:val="0"/>
              <w:rPr>
                <w:rFonts w:cs="Arial"/>
                <w:color w:val="000000" w:themeColor="text1"/>
              </w:rPr>
            </w:pPr>
            <w:r w:rsidRPr="007E6A31">
              <w:rPr>
                <w:rFonts w:cs="Arial"/>
                <w:color w:val="000000" w:themeColor="text1"/>
              </w:rPr>
              <w:t>Dropdown</w:t>
            </w:r>
          </w:p>
        </w:tc>
        <w:tc>
          <w:tcPr>
            <w:tcW w:w="1103" w:type="dxa"/>
          </w:tcPr>
          <w:p w14:paraId="25511E09" w14:textId="77777777" w:rsidR="007D56CE" w:rsidRPr="007E6A31" w:rsidRDefault="007D56CE" w:rsidP="003C386E">
            <w:pPr>
              <w:snapToGrid w:val="0"/>
              <w:rPr>
                <w:rFonts w:cs="Arial"/>
                <w:color w:val="000000" w:themeColor="text1"/>
              </w:rPr>
            </w:pPr>
            <w:r w:rsidRPr="007E6A31">
              <w:rPr>
                <w:rFonts w:cs="Arial"/>
                <w:color w:val="000000" w:themeColor="text1"/>
              </w:rPr>
              <w:t>Varchar</w:t>
            </w:r>
          </w:p>
        </w:tc>
        <w:tc>
          <w:tcPr>
            <w:tcW w:w="2410" w:type="dxa"/>
          </w:tcPr>
          <w:p w14:paraId="25511E0A" w14:textId="77777777" w:rsidR="007D56CE" w:rsidRPr="007E6A31" w:rsidRDefault="007D56CE" w:rsidP="00374660">
            <w:pPr>
              <w:snapToGrid w:val="0"/>
              <w:rPr>
                <w:rFonts w:cs="Arial"/>
                <w:color w:val="000000" w:themeColor="text1"/>
              </w:rPr>
            </w:pPr>
            <w:r w:rsidRPr="007E6A31">
              <w:rPr>
                <w:rFonts w:cs="Arial"/>
                <w:color w:val="000000" w:themeColor="text1"/>
              </w:rPr>
              <w:t>Dropdown with Type of assignment (Absolute/Conditional)</w:t>
            </w:r>
          </w:p>
        </w:tc>
        <w:tc>
          <w:tcPr>
            <w:tcW w:w="1701" w:type="dxa"/>
          </w:tcPr>
          <w:p w14:paraId="25511E0B" w14:textId="77777777" w:rsidR="007D56CE" w:rsidRPr="007E6A31" w:rsidRDefault="00CD7EA2" w:rsidP="003C386E">
            <w:pPr>
              <w:snapToGrid w:val="0"/>
              <w:rPr>
                <w:color w:val="000000" w:themeColor="text1"/>
              </w:rPr>
            </w:pPr>
            <w:r w:rsidRPr="007E6A31">
              <w:rPr>
                <w:color w:val="000000" w:themeColor="text1"/>
              </w:rPr>
              <w:t>Enabled.</w:t>
            </w:r>
          </w:p>
        </w:tc>
        <w:tc>
          <w:tcPr>
            <w:tcW w:w="1002" w:type="dxa"/>
          </w:tcPr>
          <w:p w14:paraId="25511E0C" w14:textId="77777777" w:rsidR="007D56CE" w:rsidRPr="007E6A31" w:rsidRDefault="007D56CE" w:rsidP="003C386E">
            <w:pPr>
              <w:snapToGrid w:val="0"/>
              <w:rPr>
                <w:rFonts w:cs="Arial"/>
                <w:color w:val="000000" w:themeColor="text1"/>
              </w:rPr>
            </w:pPr>
            <w:r w:rsidRPr="007E6A31">
              <w:rPr>
                <w:rFonts w:cs="Arial"/>
                <w:color w:val="000000" w:themeColor="text1"/>
              </w:rPr>
              <w:t>N/A</w:t>
            </w:r>
          </w:p>
        </w:tc>
      </w:tr>
      <w:tr w:rsidR="007E6A31" w:rsidRPr="007E6A31" w14:paraId="25511E15" w14:textId="77777777" w:rsidTr="001A28D3">
        <w:trPr>
          <w:trHeight w:val="285"/>
        </w:trPr>
        <w:tc>
          <w:tcPr>
            <w:tcW w:w="1843" w:type="dxa"/>
          </w:tcPr>
          <w:p w14:paraId="25511E0E" w14:textId="77777777" w:rsidR="007D56CE" w:rsidRPr="007E6A31" w:rsidRDefault="007D56CE" w:rsidP="007D56CE">
            <w:pPr>
              <w:rPr>
                <w:rFonts w:eastAsia="Courier New" w:cs="Arial"/>
                <w:color w:val="000000" w:themeColor="text1"/>
              </w:rPr>
            </w:pPr>
            <w:r w:rsidRPr="007E6A31">
              <w:rPr>
                <w:rFonts w:eastAsia="Courier New" w:cs="Arial"/>
                <w:color w:val="000000" w:themeColor="text1"/>
              </w:rPr>
              <w:t>Consideration amount</w:t>
            </w:r>
          </w:p>
        </w:tc>
        <w:tc>
          <w:tcPr>
            <w:tcW w:w="1307" w:type="dxa"/>
          </w:tcPr>
          <w:p w14:paraId="25511E0F" w14:textId="77777777" w:rsidR="007D56CE" w:rsidRPr="007E6A31" w:rsidRDefault="007D56CE" w:rsidP="007D56CE">
            <w:pPr>
              <w:snapToGrid w:val="0"/>
              <w:rPr>
                <w:rFonts w:cs="Arial"/>
                <w:color w:val="000000" w:themeColor="text1"/>
              </w:rPr>
            </w:pPr>
            <w:r w:rsidRPr="007E6A31">
              <w:rPr>
                <w:rFonts w:cs="Arial"/>
                <w:color w:val="000000" w:themeColor="text1"/>
              </w:rPr>
              <w:t>Text Box</w:t>
            </w:r>
          </w:p>
          <w:p w14:paraId="25511E10" w14:textId="77777777" w:rsidR="007D56CE" w:rsidRPr="007E6A31" w:rsidRDefault="007D56CE" w:rsidP="00392A98">
            <w:pPr>
              <w:snapToGrid w:val="0"/>
              <w:rPr>
                <w:rFonts w:cs="Arial"/>
                <w:color w:val="000000" w:themeColor="text1"/>
              </w:rPr>
            </w:pPr>
          </w:p>
        </w:tc>
        <w:tc>
          <w:tcPr>
            <w:tcW w:w="1103" w:type="dxa"/>
          </w:tcPr>
          <w:p w14:paraId="25511E11" w14:textId="77777777" w:rsidR="007D56CE" w:rsidRPr="007E6A31" w:rsidRDefault="007D56CE" w:rsidP="003C386E">
            <w:pPr>
              <w:snapToGrid w:val="0"/>
              <w:rPr>
                <w:rFonts w:cs="Arial"/>
                <w:color w:val="000000" w:themeColor="text1"/>
              </w:rPr>
            </w:pPr>
            <w:r w:rsidRPr="007E6A31">
              <w:rPr>
                <w:rFonts w:cs="Arial"/>
                <w:color w:val="000000" w:themeColor="text1"/>
              </w:rPr>
              <w:t>Numeric</w:t>
            </w:r>
          </w:p>
        </w:tc>
        <w:tc>
          <w:tcPr>
            <w:tcW w:w="2410" w:type="dxa"/>
          </w:tcPr>
          <w:p w14:paraId="25511E12" w14:textId="77777777" w:rsidR="007D56CE" w:rsidRPr="007E6A31" w:rsidRDefault="007D56CE" w:rsidP="00374660">
            <w:pPr>
              <w:snapToGrid w:val="0"/>
              <w:rPr>
                <w:rFonts w:cs="Arial"/>
                <w:color w:val="000000" w:themeColor="text1"/>
              </w:rPr>
            </w:pPr>
            <w:r w:rsidRPr="007E6A31">
              <w:rPr>
                <w:rFonts w:cs="Arial"/>
                <w:color w:val="000000" w:themeColor="text1"/>
              </w:rPr>
              <w:t>Gives the amount applicable to the assignee in case of Conditional Assignment.</w:t>
            </w:r>
          </w:p>
        </w:tc>
        <w:tc>
          <w:tcPr>
            <w:tcW w:w="1701" w:type="dxa"/>
          </w:tcPr>
          <w:p w14:paraId="25511E13" w14:textId="77777777" w:rsidR="007D56CE" w:rsidRPr="007E6A31" w:rsidRDefault="007D56CE" w:rsidP="003C386E">
            <w:pPr>
              <w:snapToGrid w:val="0"/>
              <w:rPr>
                <w:color w:val="000000" w:themeColor="text1"/>
              </w:rPr>
            </w:pPr>
            <w:r w:rsidRPr="007E6A31">
              <w:rPr>
                <w:color w:val="000000" w:themeColor="text1"/>
              </w:rPr>
              <w:t>Enabled when Type of Assignment is Conditional.</w:t>
            </w:r>
          </w:p>
        </w:tc>
        <w:tc>
          <w:tcPr>
            <w:tcW w:w="1002" w:type="dxa"/>
          </w:tcPr>
          <w:p w14:paraId="25511E14" w14:textId="77777777" w:rsidR="007D56CE" w:rsidRPr="007E6A31" w:rsidRDefault="007D56CE" w:rsidP="003C386E">
            <w:pPr>
              <w:snapToGrid w:val="0"/>
              <w:rPr>
                <w:rFonts w:cs="Arial"/>
                <w:color w:val="000000" w:themeColor="text1"/>
              </w:rPr>
            </w:pPr>
            <w:r w:rsidRPr="007E6A31">
              <w:rPr>
                <w:rFonts w:cs="Arial"/>
                <w:color w:val="000000" w:themeColor="text1"/>
              </w:rPr>
              <w:t>N/A</w:t>
            </w:r>
          </w:p>
        </w:tc>
      </w:tr>
      <w:tr w:rsidR="007E6A31" w:rsidRPr="007E6A31" w14:paraId="25511E17" w14:textId="77777777" w:rsidTr="001A28D3">
        <w:trPr>
          <w:trHeight w:val="285"/>
        </w:trPr>
        <w:tc>
          <w:tcPr>
            <w:tcW w:w="9366" w:type="dxa"/>
            <w:gridSpan w:val="6"/>
          </w:tcPr>
          <w:p w14:paraId="25511E16" w14:textId="77777777" w:rsidR="00E62AC0" w:rsidRPr="007E6A31" w:rsidRDefault="00E62AC0" w:rsidP="003C386E">
            <w:pPr>
              <w:snapToGrid w:val="0"/>
              <w:rPr>
                <w:rFonts w:cs="Arial"/>
                <w:color w:val="000000" w:themeColor="text1"/>
              </w:rPr>
            </w:pPr>
            <w:r w:rsidRPr="007E6A31">
              <w:rPr>
                <w:rFonts w:eastAsia="Courier New" w:cs="Arial"/>
                <w:b/>
                <w:color w:val="000000" w:themeColor="text1"/>
              </w:rPr>
              <w:t>Address</w:t>
            </w:r>
          </w:p>
        </w:tc>
      </w:tr>
      <w:tr w:rsidR="007E6A31" w:rsidRPr="007E6A31" w14:paraId="25511E1E" w14:textId="77777777" w:rsidTr="001A28D3">
        <w:trPr>
          <w:trHeight w:val="285"/>
        </w:trPr>
        <w:tc>
          <w:tcPr>
            <w:tcW w:w="1843" w:type="dxa"/>
          </w:tcPr>
          <w:p w14:paraId="25511E18" w14:textId="77777777" w:rsidR="00E62AC0" w:rsidRPr="007E6A31" w:rsidRDefault="00E62AC0" w:rsidP="00CD7EA2">
            <w:pPr>
              <w:rPr>
                <w:rFonts w:eastAsia="Courier New" w:cs="Arial"/>
                <w:color w:val="000000" w:themeColor="text1"/>
              </w:rPr>
            </w:pPr>
            <w:r w:rsidRPr="007E6A31">
              <w:rPr>
                <w:rFonts w:eastAsia="Courier New" w:cs="Arial"/>
                <w:color w:val="000000" w:themeColor="text1"/>
              </w:rPr>
              <w:t>Address Line 1</w:t>
            </w:r>
          </w:p>
        </w:tc>
        <w:tc>
          <w:tcPr>
            <w:tcW w:w="1307" w:type="dxa"/>
          </w:tcPr>
          <w:p w14:paraId="25511E19" w14:textId="77777777" w:rsidR="00E62AC0" w:rsidRPr="007E6A31" w:rsidRDefault="00E62AC0" w:rsidP="007D56CE">
            <w:pPr>
              <w:snapToGrid w:val="0"/>
              <w:rPr>
                <w:rFonts w:cs="Arial"/>
                <w:color w:val="000000" w:themeColor="text1"/>
              </w:rPr>
            </w:pPr>
            <w:r w:rsidRPr="007E6A31">
              <w:rPr>
                <w:rFonts w:cs="Arial"/>
                <w:color w:val="000000" w:themeColor="text1"/>
              </w:rPr>
              <w:t>Text Box</w:t>
            </w:r>
          </w:p>
        </w:tc>
        <w:tc>
          <w:tcPr>
            <w:tcW w:w="1103" w:type="dxa"/>
          </w:tcPr>
          <w:p w14:paraId="25511E1A" w14:textId="77777777" w:rsidR="00E62AC0" w:rsidRPr="007E6A31" w:rsidRDefault="00E62AC0" w:rsidP="003C386E">
            <w:pPr>
              <w:snapToGrid w:val="0"/>
              <w:rPr>
                <w:rFonts w:cs="Arial"/>
                <w:color w:val="000000" w:themeColor="text1"/>
              </w:rPr>
            </w:pPr>
            <w:r w:rsidRPr="007E6A31">
              <w:rPr>
                <w:rFonts w:cs="Arial"/>
                <w:color w:val="000000" w:themeColor="text1"/>
              </w:rPr>
              <w:t>Multiple</w:t>
            </w:r>
          </w:p>
        </w:tc>
        <w:tc>
          <w:tcPr>
            <w:tcW w:w="2410" w:type="dxa"/>
          </w:tcPr>
          <w:p w14:paraId="25511E1B" w14:textId="77777777" w:rsidR="00E62AC0" w:rsidRPr="007E6A31" w:rsidRDefault="00E62AC0" w:rsidP="00374660">
            <w:pPr>
              <w:snapToGrid w:val="0"/>
              <w:rPr>
                <w:rFonts w:cs="Arial"/>
                <w:color w:val="000000" w:themeColor="text1"/>
              </w:rPr>
            </w:pPr>
            <w:r w:rsidRPr="007E6A31">
              <w:rPr>
                <w:color w:val="000000" w:themeColor="text1"/>
              </w:rPr>
              <w:t>Gives the address of the assignee.</w:t>
            </w:r>
          </w:p>
        </w:tc>
        <w:tc>
          <w:tcPr>
            <w:tcW w:w="1701" w:type="dxa"/>
          </w:tcPr>
          <w:p w14:paraId="25511E1C" w14:textId="77777777" w:rsidR="00E62AC0" w:rsidRPr="007E6A31" w:rsidRDefault="00CD7EA2" w:rsidP="00CD7EA2">
            <w:pPr>
              <w:snapToGrid w:val="0"/>
              <w:rPr>
                <w:color w:val="000000" w:themeColor="text1"/>
              </w:rPr>
            </w:pPr>
            <w:r w:rsidRPr="007E6A31">
              <w:rPr>
                <w:color w:val="000000" w:themeColor="text1"/>
              </w:rPr>
              <w:t>Enabled.</w:t>
            </w:r>
          </w:p>
        </w:tc>
        <w:tc>
          <w:tcPr>
            <w:tcW w:w="1002" w:type="dxa"/>
          </w:tcPr>
          <w:p w14:paraId="25511E1D" w14:textId="77777777" w:rsidR="00E62AC0" w:rsidRPr="007E6A31" w:rsidRDefault="00E62AC0" w:rsidP="003C386E">
            <w:pPr>
              <w:snapToGrid w:val="0"/>
              <w:rPr>
                <w:rFonts w:cs="Arial"/>
                <w:color w:val="000000" w:themeColor="text1"/>
              </w:rPr>
            </w:pPr>
            <w:r w:rsidRPr="007E6A31">
              <w:rPr>
                <w:rFonts w:cs="Arial"/>
                <w:color w:val="000000" w:themeColor="text1"/>
              </w:rPr>
              <w:t>N/A</w:t>
            </w:r>
          </w:p>
        </w:tc>
      </w:tr>
      <w:tr w:rsidR="007E6A31" w:rsidRPr="007E6A31" w14:paraId="25511E25" w14:textId="77777777" w:rsidTr="001A28D3">
        <w:trPr>
          <w:trHeight w:val="285"/>
        </w:trPr>
        <w:tc>
          <w:tcPr>
            <w:tcW w:w="1843" w:type="dxa"/>
          </w:tcPr>
          <w:p w14:paraId="25511E1F" w14:textId="77777777" w:rsidR="00E62AC0" w:rsidRPr="007E6A31" w:rsidRDefault="00E62AC0" w:rsidP="007D56CE">
            <w:pPr>
              <w:rPr>
                <w:rFonts w:eastAsia="Courier New" w:cs="Arial"/>
                <w:color w:val="000000" w:themeColor="text1"/>
              </w:rPr>
            </w:pPr>
            <w:r w:rsidRPr="007E6A31">
              <w:rPr>
                <w:rFonts w:eastAsia="Courier New" w:cs="Arial"/>
                <w:color w:val="000000" w:themeColor="text1"/>
              </w:rPr>
              <w:t>Address Line 2</w:t>
            </w:r>
          </w:p>
        </w:tc>
        <w:tc>
          <w:tcPr>
            <w:tcW w:w="1307" w:type="dxa"/>
          </w:tcPr>
          <w:p w14:paraId="25511E20" w14:textId="77777777" w:rsidR="00E62AC0" w:rsidRPr="007E6A31" w:rsidRDefault="00E62AC0" w:rsidP="007D56CE">
            <w:pPr>
              <w:snapToGrid w:val="0"/>
              <w:rPr>
                <w:rFonts w:cs="Arial"/>
                <w:color w:val="000000" w:themeColor="text1"/>
              </w:rPr>
            </w:pPr>
            <w:r w:rsidRPr="007E6A31">
              <w:rPr>
                <w:rFonts w:cs="Arial"/>
                <w:color w:val="000000" w:themeColor="text1"/>
              </w:rPr>
              <w:t>Text Box</w:t>
            </w:r>
          </w:p>
        </w:tc>
        <w:tc>
          <w:tcPr>
            <w:tcW w:w="1103" w:type="dxa"/>
          </w:tcPr>
          <w:p w14:paraId="25511E21" w14:textId="77777777" w:rsidR="00E62AC0" w:rsidRPr="007E6A31" w:rsidRDefault="00E62AC0" w:rsidP="003C386E">
            <w:pPr>
              <w:snapToGrid w:val="0"/>
              <w:rPr>
                <w:rFonts w:cs="Arial"/>
                <w:color w:val="000000" w:themeColor="text1"/>
              </w:rPr>
            </w:pPr>
            <w:r w:rsidRPr="007E6A31">
              <w:rPr>
                <w:rFonts w:cs="Arial"/>
                <w:color w:val="000000" w:themeColor="text1"/>
              </w:rPr>
              <w:t>Multiple</w:t>
            </w:r>
          </w:p>
        </w:tc>
        <w:tc>
          <w:tcPr>
            <w:tcW w:w="2410" w:type="dxa"/>
          </w:tcPr>
          <w:p w14:paraId="25511E22" w14:textId="77777777" w:rsidR="00E62AC0" w:rsidRPr="007E6A31" w:rsidRDefault="00E62AC0" w:rsidP="00374660">
            <w:pPr>
              <w:snapToGrid w:val="0"/>
              <w:rPr>
                <w:rFonts w:cs="Arial"/>
                <w:color w:val="000000" w:themeColor="text1"/>
              </w:rPr>
            </w:pPr>
            <w:r w:rsidRPr="007E6A31">
              <w:rPr>
                <w:color w:val="000000" w:themeColor="text1"/>
              </w:rPr>
              <w:t>Gives the address</w:t>
            </w:r>
          </w:p>
        </w:tc>
        <w:tc>
          <w:tcPr>
            <w:tcW w:w="1701" w:type="dxa"/>
          </w:tcPr>
          <w:p w14:paraId="25511E23" w14:textId="77777777" w:rsidR="00E62AC0" w:rsidRPr="007E6A31" w:rsidRDefault="00CD7EA2" w:rsidP="003C386E">
            <w:pPr>
              <w:snapToGrid w:val="0"/>
              <w:rPr>
                <w:color w:val="000000" w:themeColor="text1"/>
              </w:rPr>
            </w:pPr>
            <w:r w:rsidRPr="007E6A31">
              <w:rPr>
                <w:color w:val="000000" w:themeColor="text1"/>
              </w:rPr>
              <w:t>Enabled.</w:t>
            </w:r>
          </w:p>
        </w:tc>
        <w:tc>
          <w:tcPr>
            <w:tcW w:w="1002" w:type="dxa"/>
          </w:tcPr>
          <w:p w14:paraId="25511E24" w14:textId="77777777" w:rsidR="00E62AC0" w:rsidRPr="007E6A31" w:rsidRDefault="00E62AC0" w:rsidP="003C386E">
            <w:pPr>
              <w:snapToGrid w:val="0"/>
              <w:rPr>
                <w:rFonts w:cs="Arial"/>
                <w:color w:val="000000" w:themeColor="text1"/>
              </w:rPr>
            </w:pPr>
            <w:r w:rsidRPr="007E6A31">
              <w:rPr>
                <w:rFonts w:cs="Arial"/>
                <w:color w:val="000000" w:themeColor="text1"/>
              </w:rPr>
              <w:t>N/A</w:t>
            </w:r>
          </w:p>
        </w:tc>
      </w:tr>
      <w:tr w:rsidR="007E6A31" w:rsidRPr="007E6A31" w14:paraId="25511E2C" w14:textId="77777777" w:rsidTr="001A28D3">
        <w:trPr>
          <w:trHeight w:val="285"/>
        </w:trPr>
        <w:tc>
          <w:tcPr>
            <w:tcW w:w="1843" w:type="dxa"/>
          </w:tcPr>
          <w:p w14:paraId="25511E26" w14:textId="77777777" w:rsidR="00E62AC0" w:rsidRPr="007E6A31" w:rsidRDefault="00D871FE" w:rsidP="007D56CE">
            <w:pPr>
              <w:rPr>
                <w:rFonts w:eastAsia="Courier New" w:cs="Arial"/>
                <w:color w:val="000000" w:themeColor="text1"/>
              </w:rPr>
            </w:pPr>
            <w:r w:rsidRPr="007E6A31">
              <w:rPr>
                <w:rFonts w:eastAsia="Courier New" w:cs="Arial"/>
                <w:color w:val="000000" w:themeColor="text1"/>
              </w:rPr>
              <w:t>*</w:t>
            </w:r>
            <w:r w:rsidR="00E62AC0" w:rsidRPr="007E6A31">
              <w:rPr>
                <w:rFonts w:eastAsia="Courier New" w:cs="Arial"/>
                <w:color w:val="000000" w:themeColor="text1"/>
              </w:rPr>
              <w:t>Address Line 3</w:t>
            </w:r>
          </w:p>
        </w:tc>
        <w:tc>
          <w:tcPr>
            <w:tcW w:w="1307" w:type="dxa"/>
          </w:tcPr>
          <w:p w14:paraId="25511E27" w14:textId="77777777" w:rsidR="00E62AC0" w:rsidRPr="007E6A31" w:rsidRDefault="00E62AC0" w:rsidP="007D56CE">
            <w:pPr>
              <w:snapToGrid w:val="0"/>
              <w:rPr>
                <w:rFonts w:cs="Arial"/>
                <w:color w:val="000000" w:themeColor="text1"/>
              </w:rPr>
            </w:pPr>
            <w:r w:rsidRPr="007E6A31">
              <w:rPr>
                <w:rFonts w:cs="Arial"/>
                <w:color w:val="000000" w:themeColor="text1"/>
              </w:rPr>
              <w:t>Text Box</w:t>
            </w:r>
          </w:p>
        </w:tc>
        <w:tc>
          <w:tcPr>
            <w:tcW w:w="1103" w:type="dxa"/>
          </w:tcPr>
          <w:p w14:paraId="25511E28" w14:textId="77777777" w:rsidR="00E62AC0" w:rsidRPr="007E6A31" w:rsidRDefault="00E62AC0" w:rsidP="003C386E">
            <w:pPr>
              <w:snapToGrid w:val="0"/>
              <w:rPr>
                <w:rFonts w:cs="Arial"/>
                <w:color w:val="000000" w:themeColor="text1"/>
              </w:rPr>
            </w:pPr>
            <w:r w:rsidRPr="007E6A31">
              <w:rPr>
                <w:rFonts w:cs="Arial"/>
                <w:color w:val="000000" w:themeColor="text1"/>
              </w:rPr>
              <w:t>Multiple</w:t>
            </w:r>
          </w:p>
        </w:tc>
        <w:tc>
          <w:tcPr>
            <w:tcW w:w="2410" w:type="dxa"/>
          </w:tcPr>
          <w:p w14:paraId="25511E29" w14:textId="77777777" w:rsidR="00E62AC0" w:rsidRPr="007E6A31" w:rsidRDefault="00E62AC0" w:rsidP="00374660">
            <w:pPr>
              <w:snapToGrid w:val="0"/>
              <w:rPr>
                <w:rFonts w:cs="Arial"/>
                <w:color w:val="000000" w:themeColor="text1"/>
              </w:rPr>
            </w:pPr>
            <w:r w:rsidRPr="007E6A31">
              <w:rPr>
                <w:color w:val="000000" w:themeColor="text1"/>
              </w:rPr>
              <w:t>Gives the address</w:t>
            </w:r>
          </w:p>
        </w:tc>
        <w:tc>
          <w:tcPr>
            <w:tcW w:w="1701" w:type="dxa"/>
          </w:tcPr>
          <w:p w14:paraId="25511E2A" w14:textId="77777777" w:rsidR="00E62AC0" w:rsidRPr="007E6A31" w:rsidRDefault="00CD7EA2" w:rsidP="003C386E">
            <w:pPr>
              <w:snapToGrid w:val="0"/>
              <w:rPr>
                <w:color w:val="000000" w:themeColor="text1"/>
              </w:rPr>
            </w:pPr>
            <w:r w:rsidRPr="007E6A31">
              <w:rPr>
                <w:color w:val="000000" w:themeColor="text1"/>
              </w:rPr>
              <w:t>Enabled.</w:t>
            </w:r>
          </w:p>
        </w:tc>
        <w:tc>
          <w:tcPr>
            <w:tcW w:w="1002" w:type="dxa"/>
          </w:tcPr>
          <w:p w14:paraId="25511E2B" w14:textId="77777777" w:rsidR="00E62AC0" w:rsidRPr="007E6A31" w:rsidRDefault="00E62AC0" w:rsidP="003C386E">
            <w:pPr>
              <w:snapToGrid w:val="0"/>
              <w:rPr>
                <w:rFonts w:cs="Arial"/>
                <w:color w:val="000000" w:themeColor="text1"/>
              </w:rPr>
            </w:pPr>
            <w:r w:rsidRPr="007E6A31">
              <w:rPr>
                <w:rFonts w:cs="Arial"/>
                <w:color w:val="000000" w:themeColor="text1"/>
              </w:rPr>
              <w:t>N/A</w:t>
            </w:r>
          </w:p>
        </w:tc>
      </w:tr>
      <w:tr w:rsidR="007E6A31" w:rsidRPr="007E6A31" w14:paraId="25511E33" w14:textId="77777777" w:rsidTr="001A28D3">
        <w:trPr>
          <w:trHeight w:val="285"/>
        </w:trPr>
        <w:tc>
          <w:tcPr>
            <w:tcW w:w="1843" w:type="dxa"/>
          </w:tcPr>
          <w:p w14:paraId="25511E2D" w14:textId="77777777" w:rsidR="00E62AC0" w:rsidRPr="007E6A31" w:rsidRDefault="00E62AC0" w:rsidP="007D56CE">
            <w:pPr>
              <w:rPr>
                <w:rFonts w:eastAsia="Courier New" w:cs="Arial"/>
                <w:color w:val="000000" w:themeColor="text1"/>
              </w:rPr>
            </w:pPr>
            <w:r w:rsidRPr="007E6A31">
              <w:rPr>
                <w:rFonts w:cs="Arial"/>
                <w:color w:val="000000" w:themeColor="text1"/>
              </w:rPr>
              <w:t>Village</w:t>
            </w:r>
          </w:p>
        </w:tc>
        <w:tc>
          <w:tcPr>
            <w:tcW w:w="1307" w:type="dxa"/>
          </w:tcPr>
          <w:p w14:paraId="25511E2E" w14:textId="77777777" w:rsidR="00E62AC0" w:rsidRPr="007E6A31" w:rsidRDefault="00E62AC0" w:rsidP="007D56CE">
            <w:pPr>
              <w:snapToGrid w:val="0"/>
              <w:rPr>
                <w:rFonts w:cs="Arial"/>
                <w:color w:val="000000" w:themeColor="text1"/>
              </w:rPr>
            </w:pPr>
            <w:r w:rsidRPr="007E6A31">
              <w:rPr>
                <w:rFonts w:cs="Arial"/>
                <w:color w:val="000000" w:themeColor="text1"/>
              </w:rPr>
              <w:t>Text Box</w:t>
            </w:r>
          </w:p>
        </w:tc>
        <w:tc>
          <w:tcPr>
            <w:tcW w:w="1103" w:type="dxa"/>
          </w:tcPr>
          <w:p w14:paraId="25511E2F" w14:textId="77777777" w:rsidR="00E62AC0" w:rsidRPr="007E6A31" w:rsidRDefault="00E62AC0" w:rsidP="003C386E">
            <w:pPr>
              <w:snapToGrid w:val="0"/>
              <w:rPr>
                <w:rFonts w:cs="Arial"/>
                <w:color w:val="000000" w:themeColor="text1"/>
              </w:rPr>
            </w:pPr>
            <w:r w:rsidRPr="007E6A31">
              <w:rPr>
                <w:rFonts w:cs="Arial"/>
                <w:color w:val="000000" w:themeColor="text1"/>
              </w:rPr>
              <w:t>Varchar</w:t>
            </w:r>
          </w:p>
        </w:tc>
        <w:tc>
          <w:tcPr>
            <w:tcW w:w="2410" w:type="dxa"/>
          </w:tcPr>
          <w:p w14:paraId="25511E30" w14:textId="77777777" w:rsidR="00E62AC0" w:rsidRPr="007E6A31" w:rsidRDefault="00E62AC0" w:rsidP="00374660">
            <w:pPr>
              <w:snapToGrid w:val="0"/>
              <w:rPr>
                <w:rFonts w:cs="Arial"/>
                <w:color w:val="000000" w:themeColor="text1"/>
              </w:rPr>
            </w:pPr>
            <w:r w:rsidRPr="007E6A31">
              <w:rPr>
                <w:color w:val="000000" w:themeColor="text1"/>
              </w:rPr>
              <w:t xml:space="preserve">Gives the </w:t>
            </w:r>
            <w:r w:rsidR="00BB2D6A" w:rsidRPr="007E6A31">
              <w:rPr>
                <w:color w:val="000000" w:themeColor="text1"/>
              </w:rPr>
              <w:t>Village name (If available)</w:t>
            </w:r>
          </w:p>
        </w:tc>
        <w:tc>
          <w:tcPr>
            <w:tcW w:w="1701" w:type="dxa"/>
          </w:tcPr>
          <w:p w14:paraId="25511E31" w14:textId="77777777" w:rsidR="00E62AC0" w:rsidRPr="007E6A31" w:rsidRDefault="00E62AC0" w:rsidP="003C386E">
            <w:pPr>
              <w:snapToGrid w:val="0"/>
              <w:rPr>
                <w:color w:val="000000" w:themeColor="text1"/>
              </w:rPr>
            </w:pPr>
            <w:r w:rsidRPr="007E6A31">
              <w:rPr>
                <w:color w:val="000000" w:themeColor="text1"/>
              </w:rPr>
              <w:t>Enabled and Blank.</w:t>
            </w:r>
          </w:p>
        </w:tc>
        <w:tc>
          <w:tcPr>
            <w:tcW w:w="1002" w:type="dxa"/>
          </w:tcPr>
          <w:p w14:paraId="25511E32" w14:textId="77777777" w:rsidR="00E62AC0" w:rsidRPr="007E6A31" w:rsidRDefault="00E62AC0" w:rsidP="003C386E">
            <w:pPr>
              <w:snapToGrid w:val="0"/>
              <w:rPr>
                <w:rFonts w:cs="Arial"/>
                <w:color w:val="000000" w:themeColor="text1"/>
              </w:rPr>
            </w:pPr>
            <w:r w:rsidRPr="007E6A31">
              <w:rPr>
                <w:rFonts w:cs="Arial"/>
                <w:color w:val="000000" w:themeColor="text1"/>
              </w:rPr>
              <w:t>N/A</w:t>
            </w:r>
          </w:p>
        </w:tc>
      </w:tr>
      <w:tr w:rsidR="007E6A31" w:rsidRPr="007E6A31" w14:paraId="25511E3A" w14:textId="77777777" w:rsidTr="001A28D3">
        <w:trPr>
          <w:trHeight w:val="285"/>
        </w:trPr>
        <w:tc>
          <w:tcPr>
            <w:tcW w:w="1843" w:type="dxa"/>
          </w:tcPr>
          <w:p w14:paraId="25511E34" w14:textId="77777777" w:rsidR="00E62AC0" w:rsidRPr="007E6A31" w:rsidRDefault="00E62AC0" w:rsidP="007D56CE">
            <w:pPr>
              <w:rPr>
                <w:rFonts w:eastAsia="Courier New" w:cs="Arial"/>
                <w:color w:val="000000" w:themeColor="text1"/>
              </w:rPr>
            </w:pPr>
            <w:r w:rsidRPr="007E6A31">
              <w:rPr>
                <w:rFonts w:cs="Arial"/>
                <w:color w:val="000000" w:themeColor="text1"/>
                <w:szCs w:val="22"/>
              </w:rPr>
              <w:t>Taluka</w:t>
            </w:r>
          </w:p>
        </w:tc>
        <w:tc>
          <w:tcPr>
            <w:tcW w:w="1307" w:type="dxa"/>
          </w:tcPr>
          <w:p w14:paraId="25511E35" w14:textId="77777777" w:rsidR="00E62AC0" w:rsidRPr="007E6A31" w:rsidRDefault="00E62AC0" w:rsidP="007D56CE">
            <w:pPr>
              <w:snapToGrid w:val="0"/>
              <w:rPr>
                <w:rFonts w:cs="Arial"/>
                <w:color w:val="000000" w:themeColor="text1"/>
              </w:rPr>
            </w:pPr>
            <w:r w:rsidRPr="007E6A31">
              <w:rPr>
                <w:rFonts w:cs="Arial"/>
                <w:color w:val="000000" w:themeColor="text1"/>
              </w:rPr>
              <w:t>Text Box</w:t>
            </w:r>
          </w:p>
        </w:tc>
        <w:tc>
          <w:tcPr>
            <w:tcW w:w="1103" w:type="dxa"/>
          </w:tcPr>
          <w:p w14:paraId="25511E36" w14:textId="77777777" w:rsidR="00E62AC0" w:rsidRPr="007E6A31" w:rsidRDefault="00E62AC0" w:rsidP="003C386E">
            <w:pPr>
              <w:snapToGrid w:val="0"/>
              <w:rPr>
                <w:rFonts w:cs="Arial"/>
                <w:color w:val="000000" w:themeColor="text1"/>
              </w:rPr>
            </w:pPr>
            <w:r w:rsidRPr="007E6A31">
              <w:rPr>
                <w:rFonts w:cs="Arial"/>
                <w:color w:val="000000" w:themeColor="text1"/>
              </w:rPr>
              <w:t>Varchar</w:t>
            </w:r>
          </w:p>
        </w:tc>
        <w:tc>
          <w:tcPr>
            <w:tcW w:w="2410" w:type="dxa"/>
          </w:tcPr>
          <w:p w14:paraId="25511E37" w14:textId="77777777" w:rsidR="00E62AC0" w:rsidRPr="007E6A31" w:rsidRDefault="00E62AC0" w:rsidP="00374660">
            <w:pPr>
              <w:snapToGrid w:val="0"/>
              <w:rPr>
                <w:rFonts w:cs="Arial"/>
                <w:color w:val="000000" w:themeColor="text1"/>
              </w:rPr>
            </w:pPr>
            <w:r w:rsidRPr="007E6A31">
              <w:rPr>
                <w:color w:val="000000" w:themeColor="text1"/>
              </w:rPr>
              <w:t xml:space="preserve">Gives the </w:t>
            </w:r>
            <w:r w:rsidR="00BB2D6A" w:rsidRPr="007E6A31">
              <w:rPr>
                <w:color w:val="000000" w:themeColor="text1"/>
              </w:rPr>
              <w:t>Taluka name (If available)</w:t>
            </w:r>
          </w:p>
        </w:tc>
        <w:tc>
          <w:tcPr>
            <w:tcW w:w="1701" w:type="dxa"/>
          </w:tcPr>
          <w:p w14:paraId="25511E38" w14:textId="77777777" w:rsidR="00E62AC0" w:rsidRPr="007E6A31" w:rsidRDefault="00E62AC0" w:rsidP="003C386E">
            <w:pPr>
              <w:snapToGrid w:val="0"/>
              <w:rPr>
                <w:color w:val="000000" w:themeColor="text1"/>
              </w:rPr>
            </w:pPr>
            <w:r w:rsidRPr="007E6A31">
              <w:rPr>
                <w:color w:val="000000" w:themeColor="text1"/>
              </w:rPr>
              <w:t>Enabled and Blank.</w:t>
            </w:r>
          </w:p>
        </w:tc>
        <w:tc>
          <w:tcPr>
            <w:tcW w:w="1002" w:type="dxa"/>
          </w:tcPr>
          <w:p w14:paraId="25511E39" w14:textId="77777777" w:rsidR="00E62AC0" w:rsidRPr="007E6A31" w:rsidRDefault="00E62AC0" w:rsidP="003C386E">
            <w:pPr>
              <w:snapToGrid w:val="0"/>
              <w:rPr>
                <w:rFonts w:cs="Arial"/>
                <w:color w:val="000000" w:themeColor="text1"/>
              </w:rPr>
            </w:pPr>
            <w:r w:rsidRPr="007E6A31">
              <w:rPr>
                <w:rFonts w:cs="Arial"/>
                <w:color w:val="000000" w:themeColor="text1"/>
              </w:rPr>
              <w:t>N/A</w:t>
            </w:r>
          </w:p>
        </w:tc>
      </w:tr>
      <w:tr w:rsidR="007E6A31" w:rsidRPr="007E6A31" w14:paraId="25511E41" w14:textId="77777777" w:rsidTr="001A28D3">
        <w:trPr>
          <w:trHeight w:val="285"/>
        </w:trPr>
        <w:tc>
          <w:tcPr>
            <w:tcW w:w="1843" w:type="dxa"/>
          </w:tcPr>
          <w:p w14:paraId="25511E3B" w14:textId="77777777" w:rsidR="00E62AC0" w:rsidRPr="007E6A31" w:rsidRDefault="00D871FE" w:rsidP="007D56CE">
            <w:pPr>
              <w:rPr>
                <w:rFonts w:eastAsia="Courier New" w:cs="Arial"/>
                <w:color w:val="000000" w:themeColor="text1"/>
              </w:rPr>
            </w:pPr>
            <w:r w:rsidRPr="007E6A31">
              <w:rPr>
                <w:rFonts w:cs="Arial"/>
                <w:color w:val="000000" w:themeColor="text1"/>
                <w:szCs w:val="22"/>
              </w:rPr>
              <w:t>**</w:t>
            </w:r>
            <w:r w:rsidR="00E62AC0" w:rsidRPr="007E6A31">
              <w:rPr>
                <w:rFonts w:cs="Arial"/>
                <w:color w:val="000000" w:themeColor="text1"/>
                <w:szCs w:val="22"/>
              </w:rPr>
              <w:t>City</w:t>
            </w:r>
          </w:p>
        </w:tc>
        <w:tc>
          <w:tcPr>
            <w:tcW w:w="1307" w:type="dxa"/>
          </w:tcPr>
          <w:p w14:paraId="25511E3C" w14:textId="77777777" w:rsidR="00E62AC0" w:rsidRPr="007E6A31" w:rsidRDefault="00E62AC0" w:rsidP="007D56CE">
            <w:pPr>
              <w:snapToGrid w:val="0"/>
              <w:rPr>
                <w:rFonts w:cs="Arial"/>
                <w:color w:val="000000" w:themeColor="text1"/>
              </w:rPr>
            </w:pPr>
            <w:r w:rsidRPr="007E6A31">
              <w:rPr>
                <w:rFonts w:cs="Arial"/>
                <w:color w:val="000000" w:themeColor="text1"/>
              </w:rPr>
              <w:t>Text Box</w:t>
            </w:r>
          </w:p>
        </w:tc>
        <w:tc>
          <w:tcPr>
            <w:tcW w:w="1103" w:type="dxa"/>
          </w:tcPr>
          <w:p w14:paraId="25511E3D" w14:textId="77777777" w:rsidR="00E62AC0" w:rsidRPr="007E6A31" w:rsidRDefault="00E62AC0" w:rsidP="003C386E">
            <w:pPr>
              <w:snapToGrid w:val="0"/>
              <w:rPr>
                <w:rFonts w:cs="Arial"/>
                <w:color w:val="000000" w:themeColor="text1"/>
              </w:rPr>
            </w:pPr>
            <w:r w:rsidRPr="007E6A31">
              <w:rPr>
                <w:rFonts w:cs="Arial"/>
                <w:color w:val="000000" w:themeColor="text1"/>
              </w:rPr>
              <w:t>Varchar</w:t>
            </w:r>
          </w:p>
        </w:tc>
        <w:tc>
          <w:tcPr>
            <w:tcW w:w="2410" w:type="dxa"/>
          </w:tcPr>
          <w:p w14:paraId="25511E3E" w14:textId="77777777" w:rsidR="00E62AC0" w:rsidRPr="007E6A31" w:rsidRDefault="00E62AC0" w:rsidP="00374660">
            <w:pPr>
              <w:snapToGrid w:val="0"/>
              <w:rPr>
                <w:rFonts w:cs="Arial"/>
                <w:color w:val="000000" w:themeColor="text1"/>
              </w:rPr>
            </w:pPr>
            <w:r w:rsidRPr="007E6A31">
              <w:rPr>
                <w:color w:val="000000" w:themeColor="text1"/>
              </w:rPr>
              <w:t xml:space="preserve">Gives the City name </w:t>
            </w:r>
          </w:p>
        </w:tc>
        <w:tc>
          <w:tcPr>
            <w:tcW w:w="1701" w:type="dxa"/>
          </w:tcPr>
          <w:p w14:paraId="25511E3F" w14:textId="77777777" w:rsidR="00E62AC0" w:rsidRPr="007E6A31" w:rsidRDefault="00E62AC0" w:rsidP="003C386E">
            <w:pPr>
              <w:snapToGrid w:val="0"/>
              <w:rPr>
                <w:color w:val="000000" w:themeColor="text1"/>
              </w:rPr>
            </w:pPr>
            <w:r w:rsidRPr="007E6A31">
              <w:rPr>
                <w:color w:val="000000" w:themeColor="text1"/>
              </w:rPr>
              <w:t>Enabled and Blank.</w:t>
            </w:r>
          </w:p>
        </w:tc>
        <w:tc>
          <w:tcPr>
            <w:tcW w:w="1002" w:type="dxa"/>
          </w:tcPr>
          <w:p w14:paraId="25511E40" w14:textId="77777777" w:rsidR="00E62AC0" w:rsidRPr="007E6A31" w:rsidRDefault="00E62AC0" w:rsidP="003C386E">
            <w:pPr>
              <w:snapToGrid w:val="0"/>
              <w:rPr>
                <w:rFonts w:cs="Arial"/>
                <w:color w:val="000000" w:themeColor="text1"/>
              </w:rPr>
            </w:pPr>
            <w:r w:rsidRPr="007E6A31">
              <w:rPr>
                <w:rFonts w:cs="Arial"/>
                <w:color w:val="000000" w:themeColor="text1"/>
              </w:rPr>
              <w:t>N/A</w:t>
            </w:r>
          </w:p>
        </w:tc>
      </w:tr>
      <w:tr w:rsidR="007E6A31" w:rsidRPr="007E6A31" w14:paraId="25511E48" w14:textId="77777777" w:rsidTr="001A28D3">
        <w:trPr>
          <w:trHeight w:val="285"/>
        </w:trPr>
        <w:tc>
          <w:tcPr>
            <w:tcW w:w="1843" w:type="dxa"/>
          </w:tcPr>
          <w:p w14:paraId="25511E42" w14:textId="77777777" w:rsidR="00E62AC0" w:rsidRPr="007E6A31" w:rsidRDefault="00D871FE" w:rsidP="007D56CE">
            <w:pPr>
              <w:rPr>
                <w:rFonts w:eastAsia="Courier New" w:cs="Arial"/>
                <w:color w:val="000000" w:themeColor="text1"/>
              </w:rPr>
            </w:pPr>
            <w:r w:rsidRPr="007E6A31">
              <w:rPr>
                <w:rFonts w:cs="Arial"/>
                <w:color w:val="000000" w:themeColor="text1"/>
                <w:szCs w:val="22"/>
              </w:rPr>
              <w:t>**</w:t>
            </w:r>
            <w:r w:rsidR="00E62AC0" w:rsidRPr="007E6A31">
              <w:rPr>
                <w:rFonts w:cs="Arial"/>
                <w:color w:val="000000" w:themeColor="text1"/>
                <w:szCs w:val="22"/>
              </w:rPr>
              <w:t>District</w:t>
            </w:r>
          </w:p>
        </w:tc>
        <w:tc>
          <w:tcPr>
            <w:tcW w:w="1307" w:type="dxa"/>
          </w:tcPr>
          <w:p w14:paraId="25511E43" w14:textId="77777777" w:rsidR="00E62AC0" w:rsidRPr="007E6A31" w:rsidRDefault="00E62AC0" w:rsidP="007D56CE">
            <w:pPr>
              <w:snapToGrid w:val="0"/>
              <w:rPr>
                <w:rFonts w:cs="Arial"/>
                <w:color w:val="000000" w:themeColor="text1"/>
              </w:rPr>
            </w:pPr>
            <w:r w:rsidRPr="007E6A31">
              <w:rPr>
                <w:rFonts w:cs="Arial"/>
                <w:color w:val="000000" w:themeColor="text1"/>
              </w:rPr>
              <w:t>Textbox</w:t>
            </w:r>
          </w:p>
        </w:tc>
        <w:tc>
          <w:tcPr>
            <w:tcW w:w="1103" w:type="dxa"/>
          </w:tcPr>
          <w:p w14:paraId="25511E44" w14:textId="77777777" w:rsidR="00E62AC0" w:rsidRPr="007E6A31" w:rsidRDefault="00E62AC0" w:rsidP="003C386E">
            <w:pPr>
              <w:snapToGrid w:val="0"/>
              <w:rPr>
                <w:rFonts w:cs="Arial"/>
                <w:color w:val="000000" w:themeColor="text1"/>
              </w:rPr>
            </w:pPr>
            <w:r w:rsidRPr="007E6A31">
              <w:rPr>
                <w:rFonts w:cs="Arial"/>
                <w:color w:val="000000" w:themeColor="text1"/>
              </w:rPr>
              <w:t>Varchar</w:t>
            </w:r>
          </w:p>
        </w:tc>
        <w:tc>
          <w:tcPr>
            <w:tcW w:w="2410" w:type="dxa"/>
          </w:tcPr>
          <w:p w14:paraId="25511E45" w14:textId="77777777" w:rsidR="00E62AC0" w:rsidRPr="007E6A31" w:rsidRDefault="00E62AC0" w:rsidP="00374660">
            <w:pPr>
              <w:snapToGrid w:val="0"/>
              <w:rPr>
                <w:rFonts w:cs="Arial"/>
                <w:color w:val="000000" w:themeColor="text1"/>
              </w:rPr>
            </w:pPr>
            <w:r w:rsidRPr="007E6A31">
              <w:rPr>
                <w:color w:val="000000" w:themeColor="text1"/>
              </w:rPr>
              <w:t>Gives the district name</w:t>
            </w:r>
          </w:p>
        </w:tc>
        <w:tc>
          <w:tcPr>
            <w:tcW w:w="1701" w:type="dxa"/>
          </w:tcPr>
          <w:p w14:paraId="25511E46" w14:textId="77777777" w:rsidR="00E62AC0" w:rsidRPr="007E6A31" w:rsidRDefault="00E62AC0" w:rsidP="003C386E">
            <w:pPr>
              <w:snapToGrid w:val="0"/>
              <w:rPr>
                <w:color w:val="000000" w:themeColor="text1"/>
              </w:rPr>
            </w:pPr>
            <w:r w:rsidRPr="007E6A31">
              <w:rPr>
                <w:color w:val="000000" w:themeColor="text1"/>
              </w:rPr>
              <w:t>Enabled and Blank.</w:t>
            </w:r>
          </w:p>
        </w:tc>
        <w:tc>
          <w:tcPr>
            <w:tcW w:w="1002" w:type="dxa"/>
          </w:tcPr>
          <w:p w14:paraId="25511E47" w14:textId="77777777" w:rsidR="00E62AC0" w:rsidRPr="007E6A31" w:rsidRDefault="00E62AC0" w:rsidP="003C386E">
            <w:pPr>
              <w:snapToGrid w:val="0"/>
              <w:rPr>
                <w:rFonts w:cs="Arial"/>
                <w:color w:val="000000" w:themeColor="text1"/>
              </w:rPr>
            </w:pPr>
            <w:r w:rsidRPr="007E6A31">
              <w:rPr>
                <w:rFonts w:cs="Arial"/>
                <w:color w:val="000000" w:themeColor="text1"/>
              </w:rPr>
              <w:t>N/A</w:t>
            </w:r>
          </w:p>
        </w:tc>
      </w:tr>
      <w:tr w:rsidR="007E6A31" w:rsidRPr="007E6A31" w14:paraId="25511E4F" w14:textId="77777777" w:rsidTr="001A28D3">
        <w:trPr>
          <w:trHeight w:val="285"/>
        </w:trPr>
        <w:tc>
          <w:tcPr>
            <w:tcW w:w="1843" w:type="dxa"/>
          </w:tcPr>
          <w:p w14:paraId="25511E49" w14:textId="77777777" w:rsidR="00E62AC0" w:rsidRPr="007E6A31" w:rsidRDefault="00D871FE" w:rsidP="007D56CE">
            <w:pPr>
              <w:rPr>
                <w:rFonts w:eastAsia="Courier New" w:cs="Arial"/>
                <w:color w:val="000000" w:themeColor="text1"/>
              </w:rPr>
            </w:pPr>
            <w:r w:rsidRPr="007E6A31">
              <w:rPr>
                <w:rFonts w:cs="Arial"/>
                <w:color w:val="000000" w:themeColor="text1"/>
                <w:szCs w:val="22"/>
              </w:rPr>
              <w:t>**</w:t>
            </w:r>
            <w:r w:rsidR="00E62AC0" w:rsidRPr="007E6A31">
              <w:rPr>
                <w:rFonts w:cs="Arial"/>
                <w:color w:val="000000" w:themeColor="text1"/>
                <w:szCs w:val="22"/>
              </w:rPr>
              <w:t xml:space="preserve">State </w:t>
            </w:r>
          </w:p>
        </w:tc>
        <w:tc>
          <w:tcPr>
            <w:tcW w:w="1307" w:type="dxa"/>
          </w:tcPr>
          <w:p w14:paraId="25511E4A" w14:textId="77777777" w:rsidR="00E62AC0" w:rsidRPr="007E6A31" w:rsidRDefault="00E62AC0" w:rsidP="007D56CE">
            <w:pPr>
              <w:snapToGrid w:val="0"/>
              <w:rPr>
                <w:rFonts w:cs="Arial"/>
                <w:color w:val="000000" w:themeColor="text1"/>
              </w:rPr>
            </w:pPr>
            <w:r w:rsidRPr="007E6A31">
              <w:rPr>
                <w:rFonts w:ascii="Calibri" w:hAnsi="Calibri" w:cs="Calibri"/>
                <w:color w:val="000000" w:themeColor="text1"/>
                <w:sz w:val="22"/>
                <w:szCs w:val="22"/>
              </w:rPr>
              <w:t>Dropdown</w:t>
            </w:r>
          </w:p>
        </w:tc>
        <w:tc>
          <w:tcPr>
            <w:tcW w:w="1103" w:type="dxa"/>
          </w:tcPr>
          <w:p w14:paraId="25511E4B" w14:textId="77777777" w:rsidR="00E62AC0" w:rsidRPr="007E6A31" w:rsidRDefault="00E62AC0" w:rsidP="003C386E">
            <w:pPr>
              <w:snapToGrid w:val="0"/>
              <w:rPr>
                <w:rFonts w:cs="Arial"/>
                <w:color w:val="000000" w:themeColor="text1"/>
              </w:rPr>
            </w:pPr>
            <w:r w:rsidRPr="007E6A31">
              <w:rPr>
                <w:rFonts w:cs="Arial"/>
                <w:color w:val="000000" w:themeColor="text1"/>
              </w:rPr>
              <w:t>Varchar</w:t>
            </w:r>
          </w:p>
        </w:tc>
        <w:tc>
          <w:tcPr>
            <w:tcW w:w="2410" w:type="dxa"/>
          </w:tcPr>
          <w:p w14:paraId="25511E4C" w14:textId="77777777" w:rsidR="00E62AC0" w:rsidRPr="007E6A31" w:rsidRDefault="00E62AC0" w:rsidP="00374660">
            <w:pPr>
              <w:snapToGrid w:val="0"/>
              <w:rPr>
                <w:rFonts w:cs="Arial"/>
                <w:color w:val="000000" w:themeColor="text1"/>
              </w:rPr>
            </w:pPr>
            <w:r w:rsidRPr="007E6A31">
              <w:rPr>
                <w:color w:val="000000" w:themeColor="text1"/>
              </w:rPr>
              <w:t>Gives the List of States.</w:t>
            </w:r>
          </w:p>
        </w:tc>
        <w:tc>
          <w:tcPr>
            <w:tcW w:w="1701" w:type="dxa"/>
          </w:tcPr>
          <w:p w14:paraId="25511E4D" w14:textId="77777777" w:rsidR="00E62AC0" w:rsidRPr="007E6A31" w:rsidRDefault="00E62AC0" w:rsidP="003C386E">
            <w:pPr>
              <w:snapToGrid w:val="0"/>
              <w:rPr>
                <w:color w:val="000000" w:themeColor="text1"/>
              </w:rPr>
            </w:pPr>
            <w:r w:rsidRPr="007E6A31">
              <w:rPr>
                <w:color w:val="000000" w:themeColor="text1"/>
              </w:rPr>
              <w:t>Enabled and Blank.</w:t>
            </w:r>
          </w:p>
        </w:tc>
        <w:tc>
          <w:tcPr>
            <w:tcW w:w="1002" w:type="dxa"/>
          </w:tcPr>
          <w:p w14:paraId="25511E4E" w14:textId="77777777" w:rsidR="00E62AC0" w:rsidRPr="007E6A31" w:rsidRDefault="00E62AC0" w:rsidP="003C386E">
            <w:pPr>
              <w:snapToGrid w:val="0"/>
              <w:rPr>
                <w:rFonts w:cs="Arial"/>
                <w:color w:val="000000" w:themeColor="text1"/>
              </w:rPr>
            </w:pPr>
            <w:r w:rsidRPr="007E6A31">
              <w:rPr>
                <w:rFonts w:cs="Arial"/>
                <w:color w:val="000000" w:themeColor="text1"/>
              </w:rPr>
              <w:t>N/A</w:t>
            </w:r>
          </w:p>
        </w:tc>
      </w:tr>
      <w:tr w:rsidR="007E6A31" w:rsidRPr="007E6A31" w14:paraId="25511E56" w14:textId="77777777" w:rsidTr="001A28D3">
        <w:trPr>
          <w:trHeight w:val="285"/>
        </w:trPr>
        <w:tc>
          <w:tcPr>
            <w:tcW w:w="1843" w:type="dxa"/>
          </w:tcPr>
          <w:p w14:paraId="25511E50" w14:textId="77777777" w:rsidR="00E62AC0" w:rsidRPr="007E6A31" w:rsidRDefault="00D871FE" w:rsidP="007D56CE">
            <w:pPr>
              <w:rPr>
                <w:rFonts w:eastAsia="Courier New" w:cs="Arial"/>
                <w:color w:val="000000" w:themeColor="text1"/>
              </w:rPr>
            </w:pPr>
            <w:r w:rsidRPr="007E6A31">
              <w:rPr>
                <w:rFonts w:cs="Arial"/>
                <w:color w:val="000000" w:themeColor="text1"/>
                <w:szCs w:val="22"/>
              </w:rPr>
              <w:t>**</w:t>
            </w:r>
            <w:r w:rsidR="00E62AC0" w:rsidRPr="007E6A31">
              <w:rPr>
                <w:rFonts w:cs="Arial"/>
                <w:color w:val="000000" w:themeColor="text1"/>
                <w:szCs w:val="22"/>
              </w:rPr>
              <w:t>Country</w:t>
            </w:r>
          </w:p>
        </w:tc>
        <w:tc>
          <w:tcPr>
            <w:tcW w:w="1307" w:type="dxa"/>
          </w:tcPr>
          <w:p w14:paraId="25511E51" w14:textId="77777777" w:rsidR="00E62AC0" w:rsidRPr="007E6A31" w:rsidRDefault="00E62AC0" w:rsidP="007D56CE">
            <w:pPr>
              <w:snapToGrid w:val="0"/>
              <w:rPr>
                <w:rFonts w:cs="Arial"/>
                <w:color w:val="000000" w:themeColor="text1"/>
              </w:rPr>
            </w:pPr>
            <w:r w:rsidRPr="007E6A31">
              <w:rPr>
                <w:rFonts w:ascii="Calibri" w:hAnsi="Calibri" w:cs="Calibri"/>
                <w:color w:val="000000" w:themeColor="text1"/>
                <w:sz w:val="22"/>
                <w:szCs w:val="22"/>
              </w:rPr>
              <w:t>Dropdown</w:t>
            </w:r>
          </w:p>
        </w:tc>
        <w:tc>
          <w:tcPr>
            <w:tcW w:w="1103" w:type="dxa"/>
          </w:tcPr>
          <w:p w14:paraId="25511E52" w14:textId="77777777" w:rsidR="00E62AC0" w:rsidRPr="007E6A31" w:rsidRDefault="00E62AC0" w:rsidP="003C386E">
            <w:pPr>
              <w:snapToGrid w:val="0"/>
              <w:rPr>
                <w:rFonts w:cs="Arial"/>
                <w:color w:val="000000" w:themeColor="text1"/>
              </w:rPr>
            </w:pPr>
            <w:r w:rsidRPr="007E6A31">
              <w:rPr>
                <w:rFonts w:cs="Arial"/>
                <w:color w:val="000000" w:themeColor="text1"/>
              </w:rPr>
              <w:t>Varchar</w:t>
            </w:r>
          </w:p>
        </w:tc>
        <w:tc>
          <w:tcPr>
            <w:tcW w:w="2410" w:type="dxa"/>
          </w:tcPr>
          <w:p w14:paraId="25511E53" w14:textId="77777777" w:rsidR="00E62AC0" w:rsidRPr="007E6A31" w:rsidRDefault="00E62AC0" w:rsidP="00374660">
            <w:pPr>
              <w:snapToGrid w:val="0"/>
              <w:rPr>
                <w:rFonts w:cs="Arial"/>
                <w:color w:val="000000" w:themeColor="text1"/>
              </w:rPr>
            </w:pPr>
            <w:r w:rsidRPr="007E6A31">
              <w:rPr>
                <w:color w:val="000000" w:themeColor="text1"/>
              </w:rPr>
              <w:t>Gives the country name</w:t>
            </w:r>
          </w:p>
        </w:tc>
        <w:tc>
          <w:tcPr>
            <w:tcW w:w="1701" w:type="dxa"/>
          </w:tcPr>
          <w:p w14:paraId="25511E54" w14:textId="77777777" w:rsidR="00E62AC0" w:rsidRPr="007E6A31" w:rsidRDefault="00E62AC0" w:rsidP="003C386E">
            <w:pPr>
              <w:snapToGrid w:val="0"/>
              <w:rPr>
                <w:color w:val="000000" w:themeColor="text1"/>
              </w:rPr>
            </w:pPr>
            <w:r w:rsidRPr="007E6A31">
              <w:rPr>
                <w:color w:val="000000" w:themeColor="text1"/>
              </w:rPr>
              <w:t>Enabled and blank.</w:t>
            </w:r>
          </w:p>
        </w:tc>
        <w:tc>
          <w:tcPr>
            <w:tcW w:w="1002" w:type="dxa"/>
          </w:tcPr>
          <w:p w14:paraId="25511E55" w14:textId="77777777" w:rsidR="00E62AC0" w:rsidRPr="007E6A31" w:rsidRDefault="00E62AC0" w:rsidP="003C386E">
            <w:pPr>
              <w:snapToGrid w:val="0"/>
              <w:rPr>
                <w:rFonts w:cs="Arial"/>
                <w:color w:val="000000" w:themeColor="text1"/>
              </w:rPr>
            </w:pPr>
            <w:r w:rsidRPr="007E6A31">
              <w:rPr>
                <w:rFonts w:cs="Arial"/>
                <w:color w:val="000000" w:themeColor="text1"/>
              </w:rPr>
              <w:t>N/A</w:t>
            </w:r>
          </w:p>
        </w:tc>
      </w:tr>
      <w:tr w:rsidR="007E6A31" w:rsidRPr="007E6A31" w14:paraId="25511E58" w14:textId="77777777" w:rsidTr="001A28D3">
        <w:trPr>
          <w:trHeight w:val="285"/>
        </w:trPr>
        <w:tc>
          <w:tcPr>
            <w:tcW w:w="9366" w:type="dxa"/>
            <w:gridSpan w:val="6"/>
          </w:tcPr>
          <w:p w14:paraId="25511E57" w14:textId="77777777" w:rsidR="00E62AC0" w:rsidRPr="007E6A31" w:rsidRDefault="00E62AC0" w:rsidP="003C386E">
            <w:pPr>
              <w:snapToGrid w:val="0"/>
              <w:rPr>
                <w:rFonts w:cs="Arial"/>
                <w:color w:val="000000" w:themeColor="text1"/>
              </w:rPr>
            </w:pPr>
          </w:p>
        </w:tc>
      </w:tr>
      <w:tr w:rsidR="007E6A31" w:rsidRPr="007E6A31" w14:paraId="25511E61" w14:textId="77777777" w:rsidTr="001A28D3">
        <w:trPr>
          <w:trHeight w:val="285"/>
        </w:trPr>
        <w:tc>
          <w:tcPr>
            <w:tcW w:w="1843" w:type="dxa"/>
          </w:tcPr>
          <w:p w14:paraId="25511E59" w14:textId="77777777" w:rsidR="00E62AC0" w:rsidRPr="007E6A31" w:rsidRDefault="00D871FE" w:rsidP="003C386E">
            <w:pPr>
              <w:rPr>
                <w:rFonts w:cs="Arial"/>
                <w:color w:val="000000" w:themeColor="text1"/>
              </w:rPr>
            </w:pPr>
            <w:r w:rsidRPr="007E6A31">
              <w:rPr>
                <w:rFonts w:eastAsia="Courier New" w:cs="Arial"/>
                <w:color w:val="000000" w:themeColor="text1"/>
              </w:rPr>
              <w:t>**</w:t>
            </w:r>
            <w:r w:rsidR="00E62AC0" w:rsidRPr="007E6A31">
              <w:rPr>
                <w:rFonts w:eastAsia="Courier New" w:cs="Arial"/>
                <w:color w:val="000000" w:themeColor="text1"/>
              </w:rPr>
              <w:t>Phone Number</w:t>
            </w:r>
          </w:p>
          <w:p w14:paraId="25511E5A" w14:textId="77777777" w:rsidR="00E62AC0" w:rsidRPr="007E6A31" w:rsidRDefault="00E62AC0" w:rsidP="003C386E">
            <w:pPr>
              <w:snapToGrid w:val="0"/>
              <w:rPr>
                <w:rFonts w:cs="Arial"/>
                <w:color w:val="000000" w:themeColor="text1"/>
              </w:rPr>
            </w:pPr>
          </w:p>
        </w:tc>
        <w:tc>
          <w:tcPr>
            <w:tcW w:w="1307" w:type="dxa"/>
          </w:tcPr>
          <w:p w14:paraId="25511E5B" w14:textId="77777777" w:rsidR="00E62AC0" w:rsidRPr="007E6A31" w:rsidRDefault="00E62AC0" w:rsidP="00392A98">
            <w:pPr>
              <w:snapToGrid w:val="0"/>
              <w:rPr>
                <w:rFonts w:cs="Arial"/>
                <w:color w:val="000000" w:themeColor="text1"/>
              </w:rPr>
            </w:pPr>
            <w:r w:rsidRPr="007E6A31">
              <w:rPr>
                <w:rFonts w:cs="Arial"/>
                <w:color w:val="000000" w:themeColor="text1"/>
              </w:rPr>
              <w:t>Text Box</w:t>
            </w:r>
          </w:p>
          <w:p w14:paraId="25511E5C" w14:textId="77777777" w:rsidR="00E62AC0" w:rsidRPr="007E6A31" w:rsidRDefault="00E62AC0" w:rsidP="003C386E">
            <w:pPr>
              <w:snapToGrid w:val="0"/>
              <w:rPr>
                <w:rFonts w:cs="Arial"/>
                <w:color w:val="000000" w:themeColor="text1"/>
              </w:rPr>
            </w:pPr>
          </w:p>
        </w:tc>
        <w:tc>
          <w:tcPr>
            <w:tcW w:w="1103" w:type="dxa"/>
          </w:tcPr>
          <w:p w14:paraId="25511E5D" w14:textId="77777777" w:rsidR="00E62AC0" w:rsidRPr="007E6A31" w:rsidRDefault="00E62AC0" w:rsidP="003C386E">
            <w:pPr>
              <w:snapToGrid w:val="0"/>
              <w:rPr>
                <w:rFonts w:cs="Arial"/>
                <w:color w:val="000000" w:themeColor="text1"/>
              </w:rPr>
            </w:pPr>
            <w:r w:rsidRPr="007E6A31">
              <w:rPr>
                <w:rFonts w:cs="Arial"/>
                <w:color w:val="000000" w:themeColor="text1"/>
              </w:rPr>
              <w:t>Numeric</w:t>
            </w:r>
          </w:p>
        </w:tc>
        <w:tc>
          <w:tcPr>
            <w:tcW w:w="2410" w:type="dxa"/>
          </w:tcPr>
          <w:p w14:paraId="25511E5E" w14:textId="77777777" w:rsidR="00E62AC0" w:rsidRPr="007E6A31" w:rsidRDefault="00E62AC0" w:rsidP="005C1ADF">
            <w:pPr>
              <w:rPr>
                <w:rFonts w:cs="Arial"/>
                <w:color w:val="000000" w:themeColor="text1"/>
              </w:rPr>
            </w:pPr>
            <w:r w:rsidRPr="007E6A31">
              <w:rPr>
                <w:rFonts w:cs="Arial"/>
                <w:color w:val="000000" w:themeColor="text1"/>
              </w:rPr>
              <w:t>Gives the phone number details</w:t>
            </w:r>
          </w:p>
        </w:tc>
        <w:tc>
          <w:tcPr>
            <w:tcW w:w="1701" w:type="dxa"/>
          </w:tcPr>
          <w:p w14:paraId="25511E5F" w14:textId="77777777" w:rsidR="00E62AC0" w:rsidRPr="007E6A31" w:rsidRDefault="00E62AC0" w:rsidP="003C386E">
            <w:pPr>
              <w:snapToGrid w:val="0"/>
              <w:rPr>
                <w:rFonts w:cs="Arial"/>
                <w:color w:val="000000" w:themeColor="text1"/>
              </w:rPr>
            </w:pPr>
            <w:r w:rsidRPr="007E6A31">
              <w:rPr>
                <w:color w:val="000000" w:themeColor="text1"/>
              </w:rPr>
              <w:t>Enabled and blank.</w:t>
            </w:r>
          </w:p>
        </w:tc>
        <w:tc>
          <w:tcPr>
            <w:tcW w:w="1002" w:type="dxa"/>
          </w:tcPr>
          <w:p w14:paraId="25511E60" w14:textId="77777777" w:rsidR="00E62AC0" w:rsidRPr="007E6A31" w:rsidRDefault="00E62AC0" w:rsidP="003C386E">
            <w:pPr>
              <w:snapToGrid w:val="0"/>
              <w:rPr>
                <w:rFonts w:cs="Arial"/>
                <w:color w:val="000000" w:themeColor="text1"/>
              </w:rPr>
            </w:pPr>
            <w:r w:rsidRPr="007E6A31">
              <w:rPr>
                <w:rFonts w:cs="Arial"/>
                <w:color w:val="000000" w:themeColor="text1"/>
              </w:rPr>
              <w:t>N/A</w:t>
            </w:r>
          </w:p>
        </w:tc>
      </w:tr>
      <w:tr w:rsidR="007E6A31" w:rsidRPr="007E6A31" w14:paraId="25511E6A" w14:textId="77777777" w:rsidTr="001A28D3">
        <w:trPr>
          <w:trHeight w:val="285"/>
        </w:trPr>
        <w:tc>
          <w:tcPr>
            <w:tcW w:w="1843" w:type="dxa"/>
          </w:tcPr>
          <w:p w14:paraId="25511E62" w14:textId="77777777" w:rsidR="00E62AC0" w:rsidRPr="007E6A31" w:rsidRDefault="00D871FE" w:rsidP="0094446A">
            <w:pPr>
              <w:rPr>
                <w:color w:val="000000" w:themeColor="text1"/>
                <w:lang w:val="en-US"/>
              </w:rPr>
            </w:pPr>
            <w:r w:rsidRPr="007E6A31">
              <w:rPr>
                <w:color w:val="000000" w:themeColor="text1"/>
                <w:lang w:val="en-US"/>
              </w:rPr>
              <w:lastRenderedPageBreak/>
              <w:t>**</w:t>
            </w:r>
            <w:r w:rsidR="00E62AC0" w:rsidRPr="007E6A31">
              <w:rPr>
                <w:color w:val="000000" w:themeColor="text1"/>
                <w:lang w:val="en-US"/>
              </w:rPr>
              <w:t>Company email</w:t>
            </w:r>
          </w:p>
          <w:p w14:paraId="25511E63" w14:textId="77777777" w:rsidR="00E62AC0" w:rsidRPr="007E6A31" w:rsidRDefault="00E62AC0" w:rsidP="003C386E">
            <w:pPr>
              <w:rPr>
                <w:rFonts w:eastAsia="Courier New" w:cs="Arial"/>
                <w:color w:val="000000" w:themeColor="text1"/>
              </w:rPr>
            </w:pPr>
          </w:p>
        </w:tc>
        <w:tc>
          <w:tcPr>
            <w:tcW w:w="1307" w:type="dxa"/>
          </w:tcPr>
          <w:p w14:paraId="25511E64" w14:textId="77777777" w:rsidR="00E62AC0" w:rsidRPr="007E6A31" w:rsidRDefault="00E62AC0" w:rsidP="00392A98">
            <w:pPr>
              <w:snapToGrid w:val="0"/>
              <w:rPr>
                <w:rFonts w:cs="Arial"/>
                <w:color w:val="000000" w:themeColor="text1"/>
              </w:rPr>
            </w:pPr>
            <w:r w:rsidRPr="007E6A31">
              <w:rPr>
                <w:rFonts w:cs="Arial"/>
                <w:color w:val="000000" w:themeColor="text1"/>
              </w:rPr>
              <w:t>Text Box</w:t>
            </w:r>
          </w:p>
          <w:p w14:paraId="25511E65" w14:textId="77777777" w:rsidR="00E62AC0" w:rsidRPr="007E6A31" w:rsidRDefault="00E62AC0" w:rsidP="003C386E">
            <w:pPr>
              <w:snapToGrid w:val="0"/>
              <w:rPr>
                <w:rFonts w:cs="Arial"/>
                <w:color w:val="000000" w:themeColor="text1"/>
              </w:rPr>
            </w:pPr>
          </w:p>
        </w:tc>
        <w:tc>
          <w:tcPr>
            <w:tcW w:w="1103" w:type="dxa"/>
          </w:tcPr>
          <w:p w14:paraId="25511E66" w14:textId="77777777" w:rsidR="00E62AC0" w:rsidRPr="007E6A31" w:rsidRDefault="00E62AC0" w:rsidP="003C386E">
            <w:pPr>
              <w:snapToGrid w:val="0"/>
              <w:rPr>
                <w:rFonts w:cs="Arial"/>
                <w:color w:val="000000" w:themeColor="text1"/>
              </w:rPr>
            </w:pPr>
            <w:r w:rsidRPr="007E6A31">
              <w:rPr>
                <w:rFonts w:cs="Arial"/>
                <w:color w:val="000000" w:themeColor="text1"/>
              </w:rPr>
              <w:t>Multiple</w:t>
            </w:r>
          </w:p>
        </w:tc>
        <w:tc>
          <w:tcPr>
            <w:tcW w:w="2410" w:type="dxa"/>
          </w:tcPr>
          <w:p w14:paraId="25511E67" w14:textId="77777777" w:rsidR="00E62AC0" w:rsidRPr="007E6A31" w:rsidRDefault="00E62AC0" w:rsidP="0094446A">
            <w:pPr>
              <w:snapToGrid w:val="0"/>
              <w:rPr>
                <w:rFonts w:cs="Arial"/>
                <w:color w:val="000000" w:themeColor="text1"/>
              </w:rPr>
            </w:pPr>
            <w:r w:rsidRPr="007E6A31">
              <w:rPr>
                <w:rFonts w:cs="Arial"/>
                <w:color w:val="000000" w:themeColor="text1"/>
              </w:rPr>
              <w:t>Gives the Email address of the Company</w:t>
            </w:r>
          </w:p>
        </w:tc>
        <w:tc>
          <w:tcPr>
            <w:tcW w:w="1701" w:type="dxa"/>
          </w:tcPr>
          <w:p w14:paraId="25511E68" w14:textId="77777777" w:rsidR="00E62AC0" w:rsidRPr="007E6A31" w:rsidRDefault="00E62AC0" w:rsidP="003C386E">
            <w:pPr>
              <w:snapToGrid w:val="0"/>
              <w:rPr>
                <w:rFonts w:cs="Arial"/>
                <w:color w:val="000000" w:themeColor="text1"/>
              </w:rPr>
            </w:pPr>
            <w:r w:rsidRPr="007E6A31">
              <w:rPr>
                <w:color w:val="000000" w:themeColor="text1"/>
              </w:rPr>
              <w:t>Enabled and blank.</w:t>
            </w:r>
          </w:p>
        </w:tc>
        <w:tc>
          <w:tcPr>
            <w:tcW w:w="1002" w:type="dxa"/>
          </w:tcPr>
          <w:p w14:paraId="25511E69" w14:textId="77777777" w:rsidR="00E62AC0" w:rsidRPr="007E6A31" w:rsidRDefault="00E62AC0" w:rsidP="003C386E">
            <w:pPr>
              <w:snapToGrid w:val="0"/>
              <w:rPr>
                <w:rFonts w:cs="Arial"/>
                <w:color w:val="000000" w:themeColor="text1"/>
              </w:rPr>
            </w:pPr>
            <w:r w:rsidRPr="007E6A31">
              <w:rPr>
                <w:rFonts w:cs="Arial"/>
                <w:color w:val="000000" w:themeColor="text1"/>
              </w:rPr>
              <w:t>N/A</w:t>
            </w:r>
          </w:p>
        </w:tc>
      </w:tr>
      <w:tr w:rsidR="007E6A31" w:rsidRPr="007E6A31" w14:paraId="25511E76" w14:textId="77777777" w:rsidTr="001A28D3">
        <w:trPr>
          <w:trHeight w:val="1502"/>
        </w:trPr>
        <w:tc>
          <w:tcPr>
            <w:tcW w:w="1843" w:type="dxa"/>
          </w:tcPr>
          <w:p w14:paraId="25511E6B" w14:textId="77777777" w:rsidR="00E62AC0" w:rsidRPr="007E6A31" w:rsidRDefault="007470D4" w:rsidP="0094446A">
            <w:pPr>
              <w:rPr>
                <w:color w:val="000000" w:themeColor="text1"/>
                <w:lang w:val="en-US"/>
              </w:rPr>
            </w:pPr>
            <w:r w:rsidRPr="007E6A31">
              <w:rPr>
                <w:color w:val="000000" w:themeColor="text1"/>
                <w:lang w:val="en-US"/>
              </w:rPr>
              <w:t>**</w:t>
            </w:r>
            <w:r w:rsidR="00E62AC0" w:rsidRPr="007E6A31">
              <w:rPr>
                <w:color w:val="000000" w:themeColor="text1"/>
                <w:lang w:val="en-US"/>
              </w:rPr>
              <w:t>Type of Company</w:t>
            </w:r>
          </w:p>
          <w:p w14:paraId="25511E6C" w14:textId="77777777" w:rsidR="00E62AC0" w:rsidRPr="007E6A31" w:rsidRDefault="00E62AC0" w:rsidP="0094446A">
            <w:pPr>
              <w:rPr>
                <w:color w:val="000000" w:themeColor="text1"/>
                <w:lang w:val="en-US"/>
              </w:rPr>
            </w:pPr>
          </w:p>
        </w:tc>
        <w:tc>
          <w:tcPr>
            <w:tcW w:w="1307" w:type="dxa"/>
          </w:tcPr>
          <w:p w14:paraId="25511E6D" w14:textId="77777777" w:rsidR="00E62AC0" w:rsidRPr="007E6A31" w:rsidRDefault="00E62AC0" w:rsidP="003C386E">
            <w:pPr>
              <w:snapToGrid w:val="0"/>
              <w:rPr>
                <w:rFonts w:cs="Arial"/>
                <w:color w:val="000000" w:themeColor="text1"/>
              </w:rPr>
            </w:pPr>
            <w:r w:rsidRPr="007E6A31">
              <w:rPr>
                <w:rFonts w:cs="Arial"/>
                <w:color w:val="000000" w:themeColor="text1"/>
              </w:rPr>
              <w:t>Dropdown</w:t>
            </w:r>
          </w:p>
        </w:tc>
        <w:tc>
          <w:tcPr>
            <w:tcW w:w="1103" w:type="dxa"/>
          </w:tcPr>
          <w:p w14:paraId="25511E6E" w14:textId="77777777" w:rsidR="00E62AC0" w:rsidRPr="007E6A31" w:rsidRDefault="00E62AC0" w:rsidP="003C386E">
            <w:pPr>
              <w:snapToGrid w:val="0"/>
              <w:rPr>
                <w:rFonts w:cs="Arial"/>
                <w:color w:val="000000" w:themeColor="text1"/>
              </w:rPr>
            </w:pPr>
            <w:r w:rsidRPr="007E6A31">
              <w:rPr>
                <w:rFonts w:cs="Arial"/>
                <w:color w:val="000000" w:themeColor="text1"/>
              </w:rPr>
              <w:t>Varchar</w:t>
            </w:r>
          </w:p>
        </w:tc>
        <w:tc>
          <w:tcPr>
            <w:tcW w:w="2410" w:type="dxa"/>
          </w:tcPr>
          <w:p w14:paraId="25511E6F" w14:textId="77777777" w:rsidR="00E62AC0" w:rsidRPr="007E6A31" w:rsidRDefault="00E62AC0" w:rsidP="0094446A">
            <w:pPr>
              <w:snapToGrid w:val="0"/>
              <w:rPr>
                <w:rFonts w:cs="Arial"/>
                <w:color w:val="000000" w:themeColor="text1"/>
              </w:rPr>
            </w:pPr>
            <w:r w:rsidRPr="007E6A31">
              <w:rPr>
                <w:rFonts w:cs="Arial"/>
                <w:color w:val="000000" w:themeColor="text1"/>
              </w:rPr>
              <w:t>Describes the nature of company. Options include</w:t>
            </w:r>
          </w:p>
          <w:p w14:paraId="25511E70" w14:textId="77777777" w:rsidR="00E62AC0" w:rsidRPr="007E6A31" w:rsidRDefault="00E62AC0" w:rsidP="0094446A">
            <w:pPr>
              <w:snapToGrid w:val="0"/>
              <w:rPr>
                <w:rFonts w:cs="Arial"/>
                <w:color w:val="000000" w:themeColor="text1"/>
              </w:rPr>
            </w:pPr>
            <w:r w:rsidRPr="007E6A31">
              <w:rPr>
                <w:rFonts w:cs="Arial"/>
                <w:color w:val="000000" w:themeColor="text1"/>
              </w:rPr>
              <w:t>Public Company</w:t>
            </w:r>
          </w:p>
          <w:p w14:paraId="25511E71" w14:textId="77777777" w:rsidR="00E62AC0" w:rsidRPr="007E6A31" w:rsidRDefault="00E62AC0" w:rsidP="0094446A">
            <w:pPr>
              <w:snapToGrid w:val="0"/>
              <w:rPr>
                <w:rFonts w:cs="Arial"/>
                <w:color w:val="000000" w:themeColor="text1"/>
              </w:rPr>
            </w:pPr>
            <w:r w:rsidRPr="007E6A31">
              <w:rPr>
                <w:rFonts w:cs="Arial"/>
                <w:color w:val="000000" w:themeColor="text1"/>
              </w:rPr>
              <w:t>Private Company</w:t>
            </w:r>
          </w:p>
          <w:p w14:paraId="25511E72" w14:textId="77777777" w:rsidR="00E62AC0" w:rsidRPr="007E6A31" w:rsidRDefault="00E62AC0" w:rsidP="0094446A">
            <w:pPr>
              <w:snapToGrid w:val="0"/>
              <w:rPr>
                <w:rFonts w:cs="Arial"/>
                <w:color w:val="000000" w:themeColor="text1"/>
              </w:rPr>
            </w:pPr>
            <w:r w:rsidRPr="007E6A31">
              <w:rPr>
                <w:rFonts w:cs="Arial"/>
                <w:color w:val="000000" w:themeColor="text1"/>
              </w:rPr>
              <w:t>Partnership Firm</w:t>
            </w:r>
          </w:p>
          <w:p w14:paraId="25511E73" w14:textId="77777777" w:rsidR="00E62AC0" w:rsidRPr="007E6A31" w:rsidRDefault="00E62AC0" w:rsidP="0094446A">
            <w:pPr>
              <w:snapToGrid w:val="0"/>
              <w:rPr>
                <w:rFonts w:cs="Arial"/>
                <w:color w:val="000000" w:themeColor="text1"/>
              </w:rPr>
            </w:pPr>
            <w:r w:rsidRPr="007E6A31">
              <w:rPr>
                <w:rFonts w:cs="Arial"/>
                <w:color w:val="000000" w:themeColor="text1"/>
              </w:rPr>
              <w:t>Sole Proprietor ship</w:t>
            </w:r>
          </w:p>
        </w:tc>
        <w:tc>
          <w:tcPr>
            <w:tcW w:w="1701" w:type="dxa"/>
          </w:tcPr>
          <w:p w14:paraId="25511E74" w14:textId="77777777" w:rsidR="00E62AC0" w:rsidRPr="007E6A31" w:rsidRDefault="00E62AC0" w:rsidP="003C386E">
            <w:pPr>
              <w:snapToGrid w:val="0"/>
              <w:rPr>
                <w:color w:val="000000" w:themeColor="text1"/>
              </w:rPr>
            </w:pPr>
            <w:r w:rsidRPr="007E6A31">
              <w:rPr>
                <w:color w:val="000000" w:themeColor="text1"/>
              </w:rPr>
              <w:t>Enabled and blank.</w:t>
            </w:r>
          </w:p>
        </w:tc>
        <w:tc>
          <w:tcPr>
            <w:tcW w:w="1002" w:type="dxa"/>
          </w:tcPr>
          <w:p w14:paraId="25511E75" w14:textId="77777777" w:rsidR="00E62AC0" w:rsidRPr="007E6A31" w:rsidRDefault="00E62AC0" w:rsidP="003C386E">
            <w:pPr>
              <w:snapToGrid w:val="0"/>
              <w:rPr>
                <w:rFonts w:cs="Arial"/>
                <w:color w:val="000000" w:themeColor="text1"/>
              </w:rPr>
            </w:pPr>
            <w:r w:rsidRPr="007E6A31">
              <w:rPr>
                <w:rFonts w:cs="Arial"/>
                <w:color w:val="000000" w:themeColor="text1"/>
              </w:rPr>
              <w:t>N/A</w:t>
            </w:r>
          </w:p>
        </w:tc>
      </w:tr>
      <w:tr w:rsidR="007E6A31" w:rsidRPr="007E6A31" w14:paraId="25511E7E" w14:textId="77777777" w:rsidTr="001A28D3">
        <w:trPr>
          <w:trHeight w:val="285"/>
        </w:trPr>
        <w:tc>
          <w:tcPr>
            <w:tcW w:w="1843" w:type="dxa"/>
          </w:tcPr>
          <w:p w14:paraId="25511E77" w14:textId="77777777" w:rsidR="00E62AC0" w:rsidRPr="007E6A31" w:rsidRDefault="00E62AC0" w:rsidP="003C386E">
            <w:pPr>
              <w:rPr>
                <w:color w:val="000000" w:themeColor="text1"/>
                <w:lang w:val="en-US"/>
              </w:rPr>
            </w:pPr>
            <w:r w:rsidRPr="007E6A31">
              <w:rPr>
                <w:color w:val="000000" w:themeColor="text1"/>
                <w:lang w:val="en-US"/>
              </w:rPr>
              <w:t>Assignment  Effective date</w:t>
            </w:r>
            <w:r w:rsidR="00587D4D" w:rsidRPr="007E6A31">
              <w:rPr>
                <w:color w:val="000000" w:themeColor="text1"/>
                <w:lang w:val="en-US"/>
              </w:rPr>
              <w:t>*</w:t>
            </w:r>
          </w:p>
          <w:p w14:paraId="25511E78" w14:textId="77777777" w:rsidR="00E62AC0" w:rsidRPr="007E6A31" w:rsidRDefault="00E62AC0" w:rsidP="003C386E">
            <w:pPr>
              <w:ind w:left="360"/>
              <w:rPr>
                <w:rFonts w:cs="Arial"/>
                <w:color w:val="000000" w:themeColor="text1"/>
              </w:rPr>
            </w:pPr>
          </w:p>
        </w:tc>
        <w:tc>
          <w:tcPr>
            <w:tcW w:w="1307" w:type="dxa"/>
          </w:tcPr>
          <w:p w14:paraId="25511E79" w14:textId="77777777" w:rsidR="00E62AC0" w:rsidRPr="007E6A31" w:rsidRDefault="00E62AC0" w:rsidP="003C386E">
            <w:pPr>
              <w:snapToGrid w:val="0"/>
              <w:rPr>
                <w:rFonts w:cs="Arial"/>
                <w:color w:val="000000" w:themeColor="text1"/>
              </w:rPr>
            </w:pPr>
            <w:r w:rsidRPr="007E6A31">
              <w:rPr>
                <w:rFonts w:cs="Arial"/>
                <w:color w:val="000000" w:themeColor="text1"/>
              </w:rPr>
              <w:t>Text box</w:t>
            </w:r>
          </w:p>
        </w:tc>
        <w:tc>
          <w:tcPr>
            <w:tcW w:w="1103" w:type="dxa"/>
          </w:tcPr>
          <w:p w14:paraId="25511E7A" w14:textId="77777777" w:rsidR="00E62AC0" w:rsidRPr="007E6A31" w:rsidRDefault="00E62AC0" w:rsidP="003C386E">
            <w:pPr>
              <w:snapToGrid w:val="0"/>
              <w:rPr>
                <w:rFonts w:cs="Arial"/>
                <w:color w:val="000000" w:themeColor="text1"/>
              </w:rPr>
            </w:pPr>
            <w:r w:rsidRPr="007E6A31">
              <w:rPr>
                <w:rFonts w:cs="Arial"/>
                <w:color w:val="000000" w:themeColor="text1"/>
              </w:rPr>
              <w:t xml:space="preserve">Date </w:t>
            </w:r>
          </w:p>
        </w:tc>
        <w:tc>
          <w:tcPr>
            <w:tcW w:w="2410" w:type="dxa"/>
          </w:tcPr>
          <w:p w14:paraId="25511E7B" w14:textId="77777777" w:rsidR="00E62AC0" w:rsidRPr="007E6A31" w:rsidRDefault="00E62AC0" w:rsidP="00374660">
            <w:pPr>
              <w:rPr>
                <w:rFonts w:cs="Arial"/>
                <w:color w:val="000000" w:themeColor="text1"/>
              </w:rPr>
            </w:pPr>
            <w:r w:rsidRPr="007E6A31">
              <w:rPr>
                <w:rFonts w:cs="Arial"/>
                <w:color w:val="000000" w:themeColor="text1"/>
              </w:rPr>
              <w:t>Gives the effective date of the assignment</w:t>
            </w:r>
          </w:p>
        </w:tc>
        <w:tc>
          <w:tcPr>
            <w:tcW w:w="1701" w:type="dxa"/>
          </w:tcPr>
          <w:p w14:paraId="25511E7C" w14:textId="77777777" w:rsidR="00E62AC0" w:rsidRPr="007E6A31" w:rsidRDefault="00E62AC0" w:rsidP="003C386E">
            <w:pPr>
              <w:snapToGrid w:val="0"/>
              <w:rPr>
                <w:rFonts w:cs="Arial"/>
                <w:color w:val="000000" w:themeColor="text1"/>
              </w:rPr>
            </w:pPr>
            <w:r w:rsidRPr="007E6A31">
              <w:rPr>
                <w:color w:val="000000" w:themeColor="text1"/>
              </w:rPr>
              <w:t>Enabled and blank.</w:t>
            </w:r>
          </w:p>
        </w:tc>
        <w:tc>
          <w:tcPr>
            <w:tcW w:w="1002" w:type="dxa"/>
          </w:tcPr>
          <w:p w14:paraId="25511E7D" w14:textId="77777777" w:rsidR="00E62AC0" w:rsidRPr="007E6A31" w:rsidRDefault="00E62AC0" w:rsidP="003C386E">
            <w:pPr>
              <w:snapToGrid w:val="0"/>
              <w:rPr>
                <w:rFonts w:cs="Arial"/>
                <w:color w:val="000000" w:themeColor="text1"/>
              </w:rPr>
            </w:pPr>
            <w:r w:rsidRPr="007E6A31">
              <w:rPr>
                <w:rFonts w:cs="Arial"/>
                <w:color w:val="000000" w:themeColor="text1"/>
              </w:rPr>
              <w:t>N/A</w:t>
            </w:r>
          </w:p>
        </w:tc>
      </w:tr>
    </w:tbl>
    <w:p w14:paraId="25511E7F" w14:textId="77777777" w:rsidR="003B0028" w:rsidRPr="007E6A31" w:rsidRDefault="00587D4D">
      <w:pPr>
        <w:rPr>
          <w:color w:val="000000" w:themeColor="text1"/>
        </w:rPr>
      </w:pPr>
      <w:bookmarkStart w:id="13" w:name="_AF001_Duplicate_Life"/>
      <w:r w:rsidRPr="007E6A31">
        <w:rPr>
          <w:rFonts w:cs="Arial"/>
          <w:color w:val="000000" w:themeColor="text1"/>
        </w:rPr>
        <w:t>*Date format will be dd/mm/yyyy</w:t>
      </w:r>
    </w:p>
    <w:p w14:paraId="25511E80" w14:textId="77777777" w:rsidR="00780965" w:rsidRPr="007E6A31" w:rsidRDefault="00D871FE">
      <w:pPr>
        <w:rPr>
          <w:color w:val="000000" w:themeColor="text1"/>
        </w:rPr>
      </w:pPr>
      <w:r w:rsidRPr="007E6A31">
        <w:rPr>
          <w:color w:val="000000" w:themeColor="text1"/>
        </w:rPr>
        <w:t>** Mandatory fields</w:t>
      </w:r>
      <w:r w:rsidR="008C030C" w:rsidRPr="007E6A31">
        <w:rPr>
          <w:color w:val="000000" w:themeColor="text1"/>
        </w:rPr>
        <w:t>.</w:t>
      </w:r>
    </w:p>
    <w:p w14:paraId="25511E81" w14:textId="77777777" w:rsidR="00B12D7C" w:rsidRPr="007E6A31" w:rsidRDefault="00B12D7C">
      <w:pPr>
        <w:rPr>
          <w:color w:val="000000" w:themeColor="text1"/>
        </w:rPr>
      </w:pPr>
    </w:p>
    <w:p w14:paraId="25511E82" w14:textId="77777777" w:rsidR="003049EE" w:rsidRPr="007E6A31" w:rsidRDefault="003049EE">
      <w:pPr>
        <w:rPr>
          <w:color w:val="000000" w:themeColor="text1"/>
        </w:rPr>
      </w:pPr>
    </w:p>
    <w:p w14:paraId="25511E83" w14:textId="77777777" w:rsidR="00626A83" w:rsidRPr="007E6A31" w:rsidRDefault="007F37C8" w:rsidP="00626A83">
      <w:pPr>
        <w:rPr>
          <w:b/>
          <w:color w:val="000000" w:themeColor="text1"/>
        </w:rPr>
      </w:pPr>
      <w:r w:rsidRPr="007E6A31">
        <w:rPr>
          <w:b/>
          <w:color w:val="000000" w:themeColor="text1"/>
        </w:rPr>
        <w:t>Approval Screen –</w:t>
      </w:r>
      <w:r w:rsidR="00E62AC0" w:rsidRPr="007E6A31">
        <w:rPr>
          <w:b/>
          <w:color w:val="000000" w:themeColor="text1"/>
        </w:rPr>
        <w:t xml:space="preserve">Add Assignee </w:t>
      </w:r>
      <w:r w:rsidR="00626A83" w:rsidRPr="007E6A31">
        <w:rPr>
          <w:b/>
          <w:color w:val="000000" w:themeColor="text1"/>
        </w:rPr>
        <w:t>–</w:t>
      </w:r>
      <w:r w:rsidRPr="007E6A31">
        <w:rPr>
          <w:b/>
          <w:color w:val="000000" w:themeColor="text1"/>
        </w:rPr>
        <w:t xml:space="preserve"> Company</w:t>
      </w:r>
    </w:p>
    <w:p w14:paraId="25511E84" w14:textId="77777777" w:rsidR="00626A83" w:rsidRPr="007E6A31" w:rsidRDefault="00626A83" w:rsidP="00626A83">
      <w:pPr>
        <w:rPr>
          <w:color w:val="000000" w:themeColor="text1"/>
          <w:lang w:val="en-US"/>
        </w:rPr>
      </w:pPr>
    </w:p>
    <w:p w14:paraId="25511E85" w14:textId="77777777" w:rsidR="00394A89" w:rsidRPr="007E6A31" w:rsidRDefault="00D871FE" w:rsidP="00394A89">
      <w:pPr>
        <w:rPr>
          <w:noProof/>
          <w:color w:val="000000" w:themeColor="text1"/>
          <w:lang w:val="en-US" w:eastAsia="en-US"/>
        </w:rPr>
      </w:pPr>
      <w:r w:rsidRPr="007E6A31">
        <w:rPr>
          <w:color w:val="000000" w:themeColor="text1"/>
          <w:lang w:val="en-US"/>
        </w:rPr>
        <w:t>Once the Approver clicks on the work item from his dashboard.</w:t>
      </w:r>
      <w:r w:rsidR="00626A83" w:rsidRPr="007E6A31">
        <w:rPr>
          <w:color w:val="000000" w:themeColor="text1"/>
          <w:lang w:val="en-US"/>
        </w:rPr>
        <w:t xml:space="preserve"> Non-Financial </w:t>
      </w:r>
      <w:r w:rsidR="00DF5129" w:rsidRPr="007E6A31">
        <w:rPr>
          <w:color w:val="000000" w:themeColor="text1"/>
          <w:lang w:val="en-US"/>
        </w:rPr>
        <w:t>Transaction</w:t>
      </w:r>
      <w:r w:rsidR="00626A83" w:rsidRPr="007E6A31">
        <w:rPr>
          <w:color w:val="000000" w:themeColor="text1"/>
          <w:lang w:val="en-US"/>
        </w:rPr>
        <w:t xml:space="preserve"> approver</w:t>
      </w:r>
      <w:r w:rsidRPr="007E6A31">
        <w:rPr>
          <w:color w:val="000000" w:themeColor="text1"/>
          <w:lang w:val="en-US"/>
        </w:rPr>
        <w:t xml:space="preserve"> will be navigated to </w:t>
      </w:r>
      <w:r w:rsidR="007470D4" w:rsidRPr="007E6A31">
        <w:rPr>
          <w:color w:val="000000" w:themeColor="text1"/>
          <w:lang w:val="en-US"/>
        </w:rPr>
        <w:t xml:space="preserve">the approval </w:t>
      </w:r>
      <w:r w:rsidR="008C030C" w:rsidRPr="007E6A31">
        <w:rPr>
          <w:color w:val="000000" w:themeColor="text1"/>
          <w:lang w:val="en-US"/>
        </w:rPr>
        <w:t>screen where he</w:t>
      </w:r>
      <w:r w:rsidR="00FC59C8" w:rsidRPr="007E6A31">
        <w:rPr>
          <w:color w:val="000000" w:themeColor="text1"/>
          <w:lang w:val="en-US"/>
        </w:rPr>
        <w:t xml:space="preserve"> </w:t>
      </w:r>
      <w:r w:rsidR="00626A83" w:rsidRPr="007E6A31">
        <w:rPr>
          <w:color w:val="000000" w:themeColor="text1"/>
          <w:lang w:val="en-US"/>
        </w:rPr>
        <w:t xml:space="preserve">can take the decision on the request </w:t>
      </w:r>
      <w:r w:rsidRPr="007E6A31">
        <w:rPr>
          <w:color w:val="000000" w:themeColor="text1"/>
          <w:lang w:val="en-US"/>
        </w:rPr>
        <w:t>received</w:t>
      </w:r>
      <w:r w:rsidR="00FC59C8" w:rsidRPr="007E6A31">
        <w:rPr>
          <w:color w:val="000000" w:themeColor="text1"/>
          <w:lang w:val="en-US"/>
        </w:rPr>
        <w:t xml:space="preserve"> and provide comments</w:t>
      </w:r>
      <w:r w:rsidR="003D0AB4" w:rsidRPr="007E6A31">
        <w:rPr>
          <w:color w:val="000000" w:themeColor="text1"/>
          <w:lang w:val="en-US"/>
        </w:rPr>
        <w:t xml:space="preserve"> in the Approver Comments section</w:t>
      </w:r>
      <w:r w:rsidRPr="007E6A31">
        <w:rPr>
          <w:color w:val="000000" w:themeColor="text1"/>
          <w:lang w:val="en-US"/>
        </w:rPr>
        <w:t>. The</w:t>
      </w:r>
      <w:r w:rsidR="00C46293" w:rsidRPr="007E6A31">
        <w:rPr>
          <w:color w:val="000000" w:themeColor="text1"/>
          <w:lang w:val="en-US"/>
        </w:rPr>
        <w:t xml:space="preserve"> below shown is approval screen for Policy Assignment (Company). The complete workflow on how the case is moved to Approver will be dealt in separate SRS. (</w:t>
      </w:r>
      <w:r w:rsidR="00C46293" w:rsidRPr="007E6A31">
        <w:rPr>
          <w:color w:val="000000" w:themeColor="text1"/>
        </w:rPr>
        <w:t>SRS _OTH_001_Non Functional Requirements</w:t>
      </w:r>
      <w:r w:rsidR="00C46293" w:rsidRPr="007E6A31">
        <w:rPr>
          <w:color w:val="000000" w:themeColor="text1"/>
          <w:lang w:val="en-US"/>
        </w:rPr>
        <w:t>.)</w:t>
      </w:r>
      <w:r w:rsidR="00394A89" w:rsidRPr="007E6A31">
        <w:rPr>
          <w:color w:val="000000" w:themeColor="text1"/>
          <w:lang w:val="en-US"/>
        </w:rPr>
        <w:t xml:space="preserve"> Non-Financial Approver will be navigated to the approval screen through the Inbox (which is explained above)</w:t>
      </w:r>
    </w:p>
    <w:p w14:paraId="25511E86" w14:textId="77777777" w:rsidR="00C46293" w:rsidRPr="007E6A31" w:rsidRDefault="00C46293" w:rsidP="00C46293">
      <w:pPr>
        <w:rPr>
          <w:color w:val="000000" w:themeColor="text1"/>
          <w:lang w:val="en-US"/>
        </w:rPr>
      </w:pPr>
    </w:p>
    <w:p w14:paraId="25511E87" w14:textId="77777777" w:rsidR="006D501E" w:rsidRPr="007E6A31" w:rsidRDefault="00264A3E">
      <w:pPr>
        <w:rPr>
          <w:color w:val="000000" w:themeColor="text1"/>
        </w:rPr>
      </w:pPr>
      <w:r w:rsidRPr="007E6A31">
        <w:rPr>
          <w:noProof/>
          <w:color w:val="000000" w:themeColor="text1"/>
          <w:lang w:val="en-US" w:eastAsia="en-US"/>
        </w:rPr>
        <w:lastRenderedPageBreak/>
        <w:drawing>
          <wp:inline distT="0" distB="0" distL="0" distR="0" wp14:anchorId="255123F4" wp14:editId="255123F5">
            <wp:extent cx="5724525" cy="4581525"/>
            <wp:effectExtent l="19050" t="19050" r="28575" b="285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4581525"/>
                    </a:xfrm>
                    <a:prstGeom prst="rect">
                      <a:avLst/>
                    </a:prstGeom>
                    <a:noFill/>
                    <a:ln>
                      <a:solidFill>
                        <a:schemeClr val="tx1"/>
                      </a:solidFill>
                    </a:ln>
                  </pic:spPr>
                </pic:pic>
              </a:graphicData>
            </a:graphic>
          </wp:inline>
        </w:drawing>
      </w:r>
    </w:p>
    <w:p w14:paraId="25511E88" w14:textId="77777777" w:rsidR="00264A3E" w:rsidRPr="007E6A31" w:rsidRDefault="00264A3E">
      <w:pPr>
        <w:rPr>
          <w:color w:val="000000" w:themeColor="text1"/>
        </w:rPr>
      </w:pPr>
    </w:p>
    <w:p w14:paraId="25511E89" w14:textId="77777777" w:rsidR="007F37C8" w:rsidRPr="007E6A31" w:rsidRDefault="00D871FE">
      <w:pPr>
        <w:rPr>
          <w:color w:val="000000" w:themeColor="text1"/>
        </w:rPr>
      </w:pPr>
      <w:r w:rsidRPr="007E6A31">
        <w:rPr>
          <w:color w:val="000000" w:themeColor="text1"/>
        </w:rPr>
        <w:t xml:space="preserve">For the Non-Financial </w:t>
      </w:r>
      <w:r w:rsidR="00DF5129" w:rsidRPr="007E6A31">
        <w:rPr>
          <w:color w:val="000000" w:themeColor="text1"/>
        </w:rPr>
        <w:t xml:space="preserve"> Transaction </w:t>
      </w:r>
      <w:r w:rsidR="007470D4" w:rsidRPr="007E6A31">
        <w:rPr>
          <w:color w:val="000000" w:themeColor="text1"/>
        </w:rPr>
        <w:t>Approver,</w:t>
      </w:r>
      <w:r w:rsidRPr="007E6A31">
        <w:rPr>
          <w:color w:val="000000" w:themeColor="text1"/>
        </w:rPr>
        <w:t xml:space="preserve"> the screen will be  in editable mode.</w:t>
      </w:r>
    </w:p>
    <w:p w14:paraId="25511E8A" w14:textId="77777777" w:rsidR="00CD7EA2" w:rsidRPr="007E6A31" w:rsidRDefault="00CD7EA2">
      <w:pPr>
        <w:rPr>
          <w:b/>
          <w:color w:val="000000" w:themeColor="text1"/>
          <w:u w:val="single"/>
        </w:rPr>
      </w:pPr>
      <w:r w:rsidRPr="007E6A31">
        <w:rPr>
          <w:b/>
          <w:color w:val="000000" w:themeColor="text1"/>
          <w:u w:val="single"/>
        </w:rPr>
        <w:t>Control Table :</w:t>
      </w:r>
    </w:p>
    <w:p w14:paraId="25511E8B" w14:textId="77777777" w:rsidR="00CD7EA2" w:rsidRPr="007E6A31" w:rsidRDefault="00CD7EA2">
      <w:pPr>
        <w:rPr>
          <w:color w:val="000000" w:themeColor="text1"/>
        </w:rPr>
      </w:pPr>
      <w:r w:rsidRPr="007E6A31">
        <w:rPr>
          <w:color w:val="000000" w:themeColor="text1"/>
        </w:rPr>
        <w:t>Below shown control table shows what are the fields are editable.</w:t>
      </w:r>
    </w:p>
    <w:p w14:paraId="25511E8C" w14:textId="77777777" w:rsidR="00CD7EA2" w:rsidRPr="007E6A31" w:rsidRDefault="00CD7EA2">
      <w:pPr>
        <w:rPr>
          <w:color w:val="000000" w:themeColor="text1"/>
        </w:rPr>
      </w:pPr>
    </w:p>
    <w:p w14:paraId="25511E8D" w14:textId="77777777" w:rsidR="00CD7EA2" w:rsidRPr="007E6A31" w:rsidRDefault="00CD7EA2">
      <w:pPr>
        <w:rPr>
          <w:color w:val="000000" w:themeColor="text1"/>
        </w:rPr>
      </w:pPr>
      <w:r w:rsidRPr="007E6A31">
        <w:rPr>
          <w:color w:val="000000" w:themeColor="text1"/>
        </w:rPr>
        <w:t xml:space="preserve">The below control table gives what are the fields available for the Non-Financial </w:t>
      </w:r>
      <w:r w:rsidR="00DF5129" w:rsidRPr="007E6A31">
        <w:rPr>
          <w:color w:val="000000" w:themeColor="text1"/>
        </w:rPr>
        <w:t xml:space="preserve"> Transaction </w:t>
      </w:r>
      <w:r w:rsidRPr="007E6A31">
        <w:rPr>
          <w:color w:val="000000" w:themeColor="text1"/>
        </w:rPr>
        <w:t>Approver.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1307"/>
        <w:gridCol w:w="1103"/>
        <w:gridCol w:w="2410"/>
        <w:gridCol w:w="1701"/>
        <w:gridCol w:w="1002"/>
      </w:tblGrid>
      <w:tr w:rsidR="007E6A31" w:rsidRPr="007E6A31" w14:paraId="25511E94" w14:textId="77777777" w:rsidTr="00CD7EA2">
        <w:trPr>
          <w:cantSplit/>
          <w:tblHeader/>
        </w:trPr>
        <w:tc>
          <w:tcPr>
            <w:tcW w:w="1843" w:type="dxa"/>
            <w:shd w:val="clear" w:color="auto" w:fill="B8CCE4" w:themeFill="accent1" w:themeFillTint="66"/>
          </w:tcPr>
          <w:p w14:paraId="25511E8E" w14:textId="77777777" w:rsidR="000A1ABB" w:rsidRPr="007E6A31" w:rsidRDefault="000A1ABB" w:rsidP="00CD7EA2">
            <w:pPr>
              <w:snapToGrid w:val="0"/>
              <w:rPr>
                <w:rFonts w:cs="Arial"/>
                <w:b/>
                <w:color w:val="000000" w:themeColor="text1"/>
                <w:lang w:val="en-US"/>
              </w:rPr>
            </w:pPr>
            <w:r w:rsidRPr="007E6A31">
              <w:rPr>
                <w:rFonts w:cs="Arial"/>
                <w:b/>
                <w:color w:val="000000" w:themeColor="text1"/>
                <w:lang w:val="en-US"/>
              </w:rPr>
              <w:t>Field Name</w:t>
            </w:r>
          </w:p>
        </w:tc>
        <w:tc>
          <w:tcPr>
            <w:tcW w:w="1307" w:type="dxa"/>
            <w:shd w:val="clear" w:color="auto" w:fill="B8CCE4" w:themeFill="accent1" w:themeFillTint="66"/>
          </w:tcPr>
          <w:p w14:paraId="25511E8F" w14:textId="77777777" w:rsidR="000A1ABB" w:rsidRPr="007E6A31" w:rsidRDefault="000A1ABB" w:rsidP="00CD7EA2">
            <w:pPr>
              <w:snapToGrid w:val="0"/>
              <w:rPr>
                <w:rFonts w:cs="Arial"/>
                <w:b/>
                <w:color w:val="000000" w:themeColor="text1"/>
                <w:lang w:val="en-US"/>
              </w:rPr>
            </w:pPr>
            <w:r w:rsidRPr="007E6A31">
              <w:rPr>
                <w:rFonts w:cs="Arial"/>
                <w:b/>
                <w:color w:val="000000" w:themeColor="text1"/>
                <w:lang w:val="en-US"/>
              </w:rPr>
              <w:t>Control Type</w:t>
            </w:r>
          </w:p>
        </w:tc>
        <w:tc>
          <w:tcPr>
            <w:tcW w:w="1103" w:type="dxa"/>
            <w:shd w:val="clear" w:color="auto" w:fill="B8CCE4" w:themeFill="accent1" w:themeFillTint="66"/>
          </w:tcPr>
          <w:p w14:paraId="25511E90" w14:textId="77777777" w:rsidR="000A1ABB" w:rsidRPr="007E6A31" w:rsidRDefault="000A1ABB" w:rsidP="00CD7EA2">
            <w:pPr>
              <w:snapToGrid w:val="0"/>
              <w:rPr>
                <w:rFonts w:cs="Arial"/>
                <w:b/>
                <w:color w:val="000000" w:themeColor="text1"/>
                <w:lang w:val="en-US"/>
              </w:rPr>
            </w:pPr>
            <w:r w:rsidRPr="007E6A31">
              <w:rPr>
                <w:rFonts w:cs="Arial"/>
                <w:b/>
                <w:color w:val="000000" w:themeColor="text1"/>
                <w:lang w:val="en-US"/>
              </w:rPr>
              <w:t>Data Type</w:t>
            </w:r>
          </w:p>
        </w:tc>
        <w:tc>
          <w:tcPr>
            <w:tcW w:w="2410" w:type="dxa"/>
            <w:shd w:val="clear" w:color="auto" w:fill="B8CCE4" w:themeFill="accent1" w:themeFillTint="66"/>
          </w:tcPr>
          <w:p w14:paraId="25511E91" w14:textId="77777777" w:rsidR="000A1ABB" w:rsidRPr="007E6A31" w:rsidRDefault="000A1ABB" w:rsidP="00CD7EA2">
            <w:pPr>
              <w:snapToGrid w:val="0"/>
              <w:rPr>
                <w:rFonts w:cs="Arial"/>
                <w:b/>
                <w:color w:val="000000" w:themeColor="text1"/>
                <w:lang w:val="en-US"/>
              </w:rPr>
            </w:pPr>
            <w:r w:rsidRPr="007E6A31">
              <w:rPr>
                <w:rFonts w:cs="Arial"/>
                <w:b/>
                <w:color w:val="000000" w:themeColor="text1"/>
                <w:lang w:val="en-US"/>
              </w:rPr>
              <w:t>Description</w:t>
            </w:r>
          </w:p>
        </w:tc>
        <w:tc>
          <w:tcPr>
            <w:tcW w:w="1701" w:type="dxa"/>
            <w:shd w:val="clear" w:color="auto" w:fill="B8CCE4" w:themeFill="accent1" w:themeFillTint="66"/>
          </w:tcPr>
          <w:p w14:paraId="25511E92" w14:textId="77777777" w:rsidR="000A1ABB" w:rsidRPr="007E6A31" w:rsidRDefault="000A1ABB" w:rsidP="00CD7EA2">
            <w:pPr>
              <w:snapToGrid w:val="0"/>
              <w:rPr>
                <w:rFonts w:cs="Arial"/>
                <w:b/>
                <w:color w:val="000000" w:themeColor="text1"/>
                <w:lang w:val="en-US"/>
              </w:rPr>
            </w:pPr>
            <w:r w:rsidRPr="007E6A31">
              <w:rPr>
                <w:rFonts w:cs="Arial"/>
                <w:b/>
                <w:color w:val="000000" w:themeColor="text1"/>
                <w:lang w:val="en-US"/>
              </w:rPr>
              <w:t>Default State</w:t>
            </w:r>
          </w:p>
        </w:tc>
        <w:tc>
          <w:tcPr>
            <w:tcW w:w="1002" w:type="dxa"/>
            <w:shd w:val="clear" w:color="auto" w:fill="B8CCE4" w:themeFill="accent1" w:themeFillTint="66"/>
          </w:tcPr>
          <w:p w14:paraId="25511E93" w14:textId="77777777" w:rsidR="000A1ABB" w:rsidRPr="007E6A31" w:rsidRDefault="000A1ABB" w:rsidP="00CD7EA2">
            <w:pPr>
              <w:snapToGrid w:val="0"/>
              <w:rPr>
                <w:rFonts w:cs="Arial"/>
                <w:b/>
                <w:color w:val="000000" w:themeColor="text1"/>
                <w:lang w:val="en-US"/>
              </w:rPr>
            </w:pPr>
            <w:r w:rsidRPr="007E6A31">
              <w:rPr>
                <w:rFonts w:cs="Arial"/>
                <w:b/>
                <w:color w:val="000000" w:themeColor="text1"/>
                <w:lang w:val="en-US"/>
              </w:rPr>
              <w:t>Default Value</w:t>
            </w:r>
          </w:p>
        </w:tc>
      </w:tr>
      <w:tr w:rsidR="007E6A31" w:rsidRPr="007E6A31" w14:paraId="25511E9D" w14:textId="77777777" w:rsidTr="00CD7EA2">
        <w:trPr>
          <w:trHeight w:val="285"/>
        </w:trPr>
        <w:tc>
          <w:tcPr>
            <w:tcW w:w="1843" w:type="dxa"/>
          </w:tcPr>
          <w:p w14:paraId="25511E95" w14:textId="77777777" w:rsidR="000A1ABB" w:rsidRPr="007E6A31" w:rsidRDefault="000A1ABB" w:rsidP="00CD7EA2">
            <w:pPr>
              <w:rPr>
                <w:rFonts w:cs="Arial"/>
                <w:color w:val="000000" w:themeColor="text1"/>
              </w:rPr>
            </w:pPr>
            <w:r w:rsidRPr="007E6A31">
              <w:rPr>
                <w:rFonts w:eastAsia="Courier New" w:cs="Arial"/>
                <w:color w:val="000000" w:themeColor="text1"/>
              </w:rPr>
              <w:t>Customer ID</w:t>
            </w:r>
          </w:p>
          <w:p w14:paraId="25511E96" w14:textId="77777777" w:rsidR="000A1ABB" w:rsidRPr="007E6A31" w:rsidRDefault="000A1ABB" w:rsidP="00CD7EA2">
            <w:pPr>
              <w:snapToGrid w:val="0"/>
              <w:rPr>
                <w:rFonts w:cs="Arial"/>
                <w:color w:val="000000" w:themeColor="text1"/>
              </w:rPr>
            </w:pPr>
          </w:p>
        </w:tc>
        <w:tc>
          <w:tcPr>
            <w:tcW w:w="1307" w:type="dxa"/>
          </w:tcPr>
          <w:p w14:paraId="25511E97"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p w14:paraId="25511E98" w14:textId="77777777" w:rsidR="000A1ABB" w:rsidRPr="007E6A31" w:rsidRDefault="000A1ABB" w:rsidP="00CD7EA2">
            <w:pPr>
              <w:snapToGrid w:val="0"/>
              <w:rPr>
                <w:rFonts w:cs="Arial"/>
                <w:color w:val="000000" w:themeColor="text1"/>
              </w:rPr>
            </w:pPr>
          </w:p>
        </w:tc>
        <w:tc>
          <w:tcPr>
            <w:tcW w:w="1103" w:type="dxa"/>
          </w:tcPr>
          <w:p w14:paraId="25511E99" w14:textId="77777777" w:rsidR="000A1ABB" w:rsidRPr="007E6A31" w:rsidRDefault="000A1ABB" w:rsidP="00CD7EA2">
            <w:pPr>
              <w:snapToGrid w:val="0"/>
              <w:rPr>
                <w:rFonts w:cs="Arial"/>
                <w:color w:val="000000" w:themeColor="text1"/>
              </w:rPr>
            </w:pPr>
            <w:r w:rsidRPr="007E6A31">
              <w:rPr>
                <w:rFonts w:cs="Arial"/>
                <w:color w:val="000000" w:themeColor="text1"/>
              </w:rPr>
              <w:t>String</w:t>
            </w:r>
          </w:p>
        </w:tc>
        <w:tc>
          <w:tcPr>
            <w:tcW w:w="2410" w:type="dxa"/>
          </w:tcPr>
          <w:p w14:paraId="25511E9A" w14:textId="77777777" w:rsidR="000A1ABB" w:rsidRPr="007E6A31" w:rsidRDefault="000A1ABB" w:rsidP="00CD7EA2">
            <w:pPr>
              <w:snapToGrid w:val="0"/>
              <w:rPr>
                <w:rFonts w:cs="Arial"/>
                <w:color w:val="000000" w:themeColor="text1"/>
              </w:rPr>
            </w:pPr>
            <w:r w:rsidRPr="007E6A31">
              <w:rPr>
                <w:rFonts w:cs="Arial"/>
                <w:color w:val="000000" w:themeColor="text1"/>
              </w:rPr>
              <w:t>Gives the Customer ID number</w:t>
            </w:r>
          </w:p>
        </w:tc>
        <w:tc>
          <w:tcPr>
            <w:tcW w:w="1701" w:type="dxa"/>
          </w:tcPr>
          <w:p w14:paraId="25511E9B" w14:textId="77777777" w:rsidR="000A1ABB" w:rsidRPr="007E6A31" w:rsidRDefault="00CD7EA2" w:rsidP="00CD7EA2">
            <w:pPr>
              <w:snapToGrid w:val="0"/>
              <w:rPr>
                <w:color w:val="000000" w:themeColor="text1"/>
              </w:rPr>
            </w:pPr>
            <w:r w:rsidRPr="007E6A31">
              <w:rPr>
                <w:color w:val="000000" w:themeColor="text1"/>
              </w:rPr>
              <w:t>Populated by system</w:t>
            </w:r>
          </w:p>
        </w:tc>
        <w:tc>
          <w:tcPr>
            <w:tcW w:w="1002" w:type="dxa"/>
          </w:tcPr>
          <w:p w14:paraId="25511E9C" w14:textId="77777777" w:rsidR="000A1ABB" w:rsidRPr="007E6A31" w:rsidRDefault="000A1ABB" w:rsidP="00CD7EA2">
            <w:pPr>
              <w:snapToGrid w:val="0"/>
              <w:rPr>
                <w:color w:val="000000" w:themeColor="text1"/>
              </w:rPr>
            </w:pPr>
            <w:r w:rsidRPr="007E6A31">
              <w:rPr>
                <w:color w:val="000000" w:themeColor="text1"/>
              </w:rPr>
              <w:t>N/A</w:t>
            </w:r>
          </w:p>
        </w:tc>
      </w:tr>
      <w:tr w:rsidR="007E6A31" w:rsidRPr="007E6A31" w14:paraId="25511EA6" w14:textId="77777777" w:rsidTr="00CD7EA2">
        <w:trPr>
          <w:trHeight w:val="285"/>
        </w:trPr>
        <w:tc>
          <w:tcPr>
            <w:tcW w:w="1843" w:type="dxa"/>
          </w:tcPr>
          <w:p w14:paraId="25511E9E" w14:textId="77777777" w:rsidR="000A1ABB" w:rsidRPr="007E6A31" w:rsidRDefault="000A1ABB" w:rsidP="00CD7EA2">
            <w:pPr>
              <w:rPr>
                <w:rFonts w:cs="Arial"/>
                <w:color w:val="000000" w:themeColor="text1"/>
              </w:rPr>
            </w:pPr>
            <w:r w:rsidRPr="007E6A31">
              <w:rPr>
                <w:rFonts w:eastAsia="Courier New" w:cs="Arial"/>
                <w:color w:val="000000" w:themeColor="text1"/>
              </w:rPr>
              <w:t xml:space="preserve">**Company name </w:t>
            </w:r>
          </w:p>
          <w:p w14:paraId="25511E9F" w14:textId="77777777" w:rsidR="000A1ABB" w:rsidRPr="007E6A31" w:rsidRDefault="000A1ABB" w:rsidP="00CD7EA2">
            <w:pPr>
              <w:snapToGrid w:val="0"/>
              <w:rPr>
                <w:rFonts w:cs="Arial"/>
                <w:color w:val="000000" w:themeColor="text1"/>
              </w:rPr>
            </w:pPr>
          </w:p>
        </w:tc>
        <w:tc>
          <w:tcPr>
            <w:tcW w:w="1307" w:type="dxa"/>
          </w:tcPr>
          <w:p w14:paraId="25511EA0"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p w14:paraId="25511EA1" w14:textId="77777777" w:rsidR="000A1ABB" w:rsidRPr="007E6A31" w:rsidRDefault="000A1ABB" w:rsidP="00CD7EA2">
            <w:pPr>
              <w:snapToGrid w:val="0"/>
              <w:rPr>
                <w:rFonts w:cs="Arial"/>
                <w:color w:val="000000" w:themeColor="text1"/>
              </w:rPr>
            </w:pPr>
          </w:p>
        </w:tc>
        <w:tc>
          <w:tcPr>
            <w:tcW w:w="1103" w:type="dxa"/>
          </w:tcPr>
          <w:p w14:paraId="25511EA2" w14:textId="77777777" w:rsidR="000A1ABB" w:rsidRPr="007E6A31" w:rsidRDefault="000A1ABB" w:rsidP="00CD7EA2">
            <w:pPr>
              <w:snapToGrid w:val="0"/>
              <w:rPr>
                <w:rFonts w:cs="Arial"/>
                <w:color w:val="000000" w:themeColor="text1"/>
              </w:rPr>
            </w:pPr>
            <w:r w:rsidRPr="007E6A31">
              <w:rPr>
                <w:rFonts w:cs="Arial"/>
                <w:color w:val="000000" w:themeColor="text1"/>
              </w:rPr>
              <w:t>Varchar</w:t>
            </w:r>
          </w:p>
        </w:tc>
        <w:tc>
          <w:tcPr>
            <w:tcW w:w="2410" w:type="dxa"/>
          </w:tcPr>
          <w:p w14:paraId="25511EA3" w14:textId="77777777" w:rsidR="000A1ABB" w:rsidRPr="007E6A31" w:rsidRDefault="000A1ABB" w:rsidP="00CD7EA2">
            <w:pPr>
              <w:snapToGrid w:val="0"/>
              <w:rPr>
                <w:rFonts w:cs="Arial"/>
                <w:color w:val="000000" w:themeColor="text1"/>
              </w:rPr>
            </w:pPr>
            <w:r w:rsidRPr="007E6A31">
              <w:rPr>
                <w:rFonts w:cs="Arial"/>
                <w:color w:val="000000" w:themeColor="text1"/>
              </w:rPr>
              <w:t>Gives the company name.</w:t>
            </w:r>
          </w:p>
        </w:tc>
        <w:tc>
          <w:tcPr>
            <w:tcW w:w="1701" w:type="dxa"/>
          </w:tcPr>
          <w:p w14:paraId="25511EA4" w14:textId="77777777" w:rsidR="000A1ABB" w:rsidRPr="007E6A31" w:rsidRDefault="00CD7EA2" w:rsidP="00CD7EA2">
            <w:pPr>
              <w:snapToGrid w:val="0"/>
              <w:rPr>
                <w:color w:val="000000" w:themeColor="text1"/>
              </w:rPr>
            </w:pPr>
            <w:r w:rsidRPr="007E6A31">
              <w:rPr>
                <w:color w:val="000000" w:themeColor="text1"/>
              </w:rPr>
              <w:t>Enabled.</w:t>
            </w:r>
          </w:p>
        </w:tc>
        <w:tc>
          <w:tcPr>
            <w:tcW w:w="1002" w:type="dxa"/>
          </w:tcPr>
          <w:p w14:paraId="25511EA5" w14:textId="77777777" w:rsidR="000A1ABB" w:rsidRPr="007E6A31" w:rsidRDefault="000A1ABB" w:rsidP="00CD7EA2">
            <w:pPr>
              <w:snapToGrid w:val="0"/>
              <w:rPr>
                <w:color w:val="000000" w:themeColor="text1"/>
              </w:rPr>
            </w:pPr>
            <w:r w:rsidRPr="007E6A31">
              <w:rPr>
                <w:color w:val="000000" w:themeColor="text1"/>
              </w:rPr>
              <w:t>N/A</w:t>
            </w:r>
          </w:p>
        </w:tc>
      </w:tr>
      <w:tr w:rsidR="007E6A31" w:rsidRPr="007E6A31" w14:paraId="25511EAE" w14:textId="77777777" w:rsidTr="00CD7EA2">
        <w:trPr>
          <w:trHeight w:val="285"/>
        </w:trPr>
        <w:tc>
          <w:tcPr>
            <w:tcW w:w="1843" w:type="dxa"/>
          </w:tcPr>
          <w:p w14:paraId="25511EA7" w14:textId="77777777" w:rsidR="000A1ABB" w:rsidRPr="007E6A31" w:rsidRDefault="000A1ABB" w:rsidP="00CD7EA2">
            <w:pPr>
              <w:rPr>
                <w:rFonts w:cs="Arial"/>
                <w:color w:val="000000" w:themeColor="text1"/>
              </w:rPr>
            </w:pPr>
            <w:r w:rsidRPr="007E6A31">
              <w:rPr>
                <w:color w:val="000000" w:themeColor="text1"/>
                <w:lang w:val="en-US"/>
              </w:rPr>
              <w:t>Assignment</w:t>
            </w:r>
            <w:r w:rsidRPr="007E6A31">
              <w:rPr>
                <w:rFonts w:eastAsia="Courier New" w:cs="Arial"/>
                <w:color w:val="000000" w:themeColor="text1"/>
              </w:rPr>
              <w:t xml:space="preserve"> Status</w:t>
            </w:r>
          </w:p>
          <w:p w14:paraId="25511EA8" w14:textId="77777777" w:rsidR="000A1ABB" w:rsidRPr="007E6A31" w:rsidRDefault="000A1ABB" w:rsidP="00CD7EA2">
            <w:pPr>
              <w:rPr>
                <w:rFonts w:eastAsia="Courier New" w:cs="Arial"/>
                <w:color w:val="000000" w:themeColor="text1"/>
              </w:rPr>
            </w:pPr>
          </w:p>
        </w:tc>
        <w:tc>
          <w:tcPr>
            <w:tcW w:w="1307" w:type="dxa"/>
          </w:tcPr>
          <w:p w14:paraId="25511EA9" w14:textId="77777777" w:rsidR="000A1ABB" w:rsidRPr="007E6A31" w:rsidRDefault="000A1ABB" w:rsidP="00CD7EA2">
            <w:pPr>
              <w:snapToGrid w:val="0"/>
              <w:rPr>
                <w:rFonts w:cs="Arial"/>
                <w:color w:val="000000" w:themeColor="text1"/>
              </w:rPr>
            </w:pPr>
            <w:r w:rsidRPr="007E6A31">
              <w:rPr>
                <w:rFonts w:cs="Arial"/>
                <w:color w:val="000000" w:themeColor="text1"/>
              </w:rPr>
              <w:t>Dropdown</w:t>
            </w:r>
          </w:p>
        </w:tc>
        <w:tc>
          <w:tcPr>
            <w:tcW w:w="1103" w:type="dxa"/>
          </w:tcPr>
          <w:p w14:paraId="25511EAA" w14:textId="77777777" w:rsidR="000A1ABB" w:rsidRPr="007E6A31" w:rsidRDefault="000A1ABB" w:rsidP="00CD7EA2">
            <w:pPr>
              <w:snapToGrid w:val="0"/>
              <w:rPr>
                <w:rFonts w:cs="Arial"/>
                <w:color w:val="000000" w:themeColor="text1"/>
              </w:rPr>
            </w:pPr>
            <w:r w:rsidRPr="007E6A31">
              <w:rPr>
                <w:rFonts w:cs="Arial"/>
                <w:color w:val="000000" w:themeColor="text1"/>
              </w:rPr>
              <w:t>Varchar</w:t>
            </w:r>
          </w:p>
        </w:tc>
        <w:tc>
          <w:tcPr>
            <w:tcW w:w="2410" w:type="dxa"/>
          </w:tcPr>
          <w:p w14:paraId="25511EAB" w14:textId="77777777" w:rsidR="000A1ABB" w:rsidRPr="007E6A31" w:rsidRDefault="000A1ABB" w:rsidP="00CD7EA2">
            <w:pPr>
              <w:snapToGrid w:val="0"/>
              <w:rPr>
                <w:rFonts w:cs="Arial"/>
                <w:color w:val="000000" w:themeColor="text1"/>
              </w:rPr>
            </w:pPr>
            <w:r w:rsidRPr="007E6A31">
              <w:rPr>
                <w:rFonts w:cs="Arial"/>
                <w:color w:val="000000" w:themeColor="text1"/>
              </w:rPr>
              <w:t>Contains the status of the assignment on given date. The dropdown includes the following options :</w:t>
            </w:r>
            <w:r w:rsidRPr="007E6A31">
              <w:rPr>
                <w:rFonts w:cs="Arial"/>
                <w:color w:val="000000" w:themeColor="text1"/>
              </w:rPr>
              <w:br/>
              <w:t xml:space="preserve">Assigned </w:t>
            </w:r>
            <w:r w:rsidRPr="007E6A31">
              <w:rPr>
                <w:rFonts w:cs="Arial"/>
                <w:color w:val="000000" w:themeColor="text1"/>
              </w:rPr>
              <w:br/>
              <w:t>Reassigned</w:t>
            </w:r>
          </w:p>
        </w:tc>
        <w:tc>
          <w:tcPr>
            <w:tcW w:w="1701" w:type="dxa"/>
          </w:tcPr>
          <w:p w14:paraId="25511EAC" w14:textId="77777777" w:rsidR="000A1ABB" w:rsidRPr="007E6A31" w:rsidRDefault="000A1ABB" w:rsidP="00CD7EA2">
            <w:pPr>
              <w:snapToGrid w:val="0"/>
              <w:rPr>
                <w:color w:val="000000" w:themeColor="text1"/>
              </w:rPr>
            </w:pPr>
            <w:r w:rsidRPr="007E6A31">
              <w:rPr>
                <w:color w:val="000000" w:themeColor="text1"/>
              </w:rPr>
              <w:t>Disabled and Populated by system</w:t>
            </w:r>
          </w:p>
        </w:tc>
        <w:tc>
          <w:tcPr>
            <w:tcW w:w="1002" w:type="dxa"/>
          </w:tcPr>
          <w:p w14:paraId="25511EAD" w14:textId="77777777" w:rsidR="000A1ABB" w:rsidRPr="007E6A31" w:rsidRDefault="000A1ABB" w:rsidP="00CD7EA2">
            <w:pPr>
              <w:snapToGrid w:val="0"/>
              <w:rPr>
                <w:color w:val="000000" w:themeColor="text1"/>
              </w:rPr>
            </w:pPr>
            <w:r w:rsidRPr="007E6A31">
              <w:rPr>
                <w:rFonts w:cs="Arial"/>
                <w:color w:val="000000" w:themeColor="text1"/>
              </w:rPr>
              <w:t>N/A</w:t>
            </w:r>
          </w:p>
        </w:tc>
      </w:tr>
      <w:tr w:rsidR="007E6A31" w:rsidRPr="007E6A31" w14:paraId="25511EB6" w14:textId="77777777" w:rsidTr="00CD7EA2">
        <w:trPr>
          <w:trHeight w:val="285"/>
        </w:trPr>
        <w:tc>
          <w:tcPr>
            <w:tcW w:w="1843" w:type="dxa"/>
          </w:tcPr>
          <w:p w14:paraId="25511EAF" w14:textId="77777777" w:rsidR="000A1ABB" w:rsidRPr="007E6A31" w:rsidRDefault="000A1ABB" w:rsidP="00CD7EA2">
            <w:pPr>
              <w:rPr>
                <w:rFonts w:cs="Arial"/>
                <w:color w:val="000000" w:themeColor="text1"/>
              </w:rPr>
            </w:pPr>
            <w:r w:rsidRPr="007E6A31">
              <w:rPr>
                <w:rFonts w:eastAsia="Courier New" w:cs="Arial"/>
                <w:color w:val="000000" w:themeColor="text1"/>
              </w:rPr>
              <w:t>**Type of Assignment</w:t>
            </w:r>
          </w:p>
          <w:p w14:paraId="25511EB0" w14:textId="77777777" w:rsidR="000A1ABB" w:rsidRPr="007E6A31" w:rsidRDefault="000A1ABB" w:rsidP="00CD7EA2">
            <w:pPr>
              <w:rPr>
                <w:color w:val="000000" w:themeColor="text1"/>
                <w:lang w:val="en-US"/>
              </w:rPr>
            </w:pPr>
          </w:p>
        </w:tc>
        <w:tc>
          <w:tcPr>
            <w:tcW w:w="1307" w:type="dxa"/>
          </w:tcPr>
          <w:p w14:paraId="25511EB1" w14:textId="77777777" w:rsidR="000A1ABB" w:rsidRPr="007E6A31" w:rsidRDefault="000A1ABB" w:rsidP="00CD7EA2">
            <w:pPr>
              <w:snapToGrid w:val="0"/>
              <w:rPr>
                <w:rFonts w:cs="Arial"/>
                <w:color w:val="000000" w:themeColor="text1"/>
              </w:rPr>
            </w:pPr>
            <w:r w:rsidRPr="007E6A31">
              <w:rPr>
                <w:rFonts w:cs="Arial"/>
                <w:color w:val="000000" w:themeColor="text1"/>
              </w:rPr>
              <w:t>Dropdown</w:t>
            </w:r>
          </w:p>
        </w:tc>
        <w:tc>
          <w:tcPr>
            <w:tcW w:w="1103" w:type="dxa"/>
          </w:tcPr>
          <w:p w14:paraId="25511EB2" w14:textId="77777777" w:rsidR="000A1ABB" w:rsidRPr="007E6A31" w:rsidRDefault="000A1ABB" w:rsidP="00CD7EA2">
            <w:pPr>
              <w:snapToGrid w:val="0"/>
              <w:rPr>
                <w:rFonts w:cs="Arial"/>
                <w:color w:val="000000" w:themeColor="text1"/>
              </w:rPr>
            </w:pPr>
            <w:r w:rsidRPr="007E6A31">
              <w:rPr>
                <w:rFonts w:cs="Arial"/>
                <w:color w:val="000000" w:themeColor="text1"/>
              </w:rPr>
              <w:t>Varchar</w:t>
            </w:r>
          </w:p>
        </w:tc>
        <w:tc>
          <w:tcPr>
            <w:tcW w:w="2410" w:type="dxa"/>
          </w:tcPr>
          <w:p w14:paraId="25511EB3" w14:textId="77777777" w:rsidR="000A1ABB" w:rsidRPr="007E6A31" w:rsidRDefault="000A1ABB" w:rsidP="00CD7EA2">
            <w:pPr>
              <w:snapToGrid w:val="0"/>
              <w:rPr>
                <w:rFonts w:cs="Arial"/>
                <w:color w:val="000000" w:themeColor="text1"/>
              </w:rPr>
            </w:pPr>
            <w:r w:rsidRPr="007E6A31">
              <w:rPr>
                <w:rFonts w:cs="Arial"/>
                <w:color w:val="000000" w:themeColor="text1"/>
              </w:rPr>
              <w:t>Dropdown with Type of assignment (Absolute/Conditional)</w:t>
            </w:r>
          </w:p>
        </w:tc>
        <w:tc>
          <w:tcPr>
            <w:tcW w:w="1701" w:type="dxa"/>
          </w:tcPr>
          <w:p w14:paraId="25511EB4" w14:textId="77777777" w:rsidR="000A1ABB" w:rsidRPr="007E6A31" w:rsidRDefault="00CD7EA2" w:rsidP="00CD7EA2">
            <w:pPr>
              <w:snapToGrid w:val="0"/>
              <w:rPr>
                <w:color w:val="000000" w:themeColor="text1"/>
              </w:rPr>
            </w:pPr>
            <w:r w:rsidRPr="007E6A31">
              <w:rPr>
                <w:color w:val="000000" w:themeColor="text1"/>
              </w:rPr>
              <w:t>Enabled.</w:t>
            </w:r>
          </w:p>
        </w:tc>
        <w:tc>
          <w:tcPr>
            <w:tcW w:w="1002" w:type="dxa"/>
          </w:tcPr>
          <w:p w14:paraId="25511EB5"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EBE" w14:textId="77777777" w:rsidTr="00CD7EA2">
        <w:trPr>
          <w:trHeight w:val="285"/>
        </w:trPr>
        <w:tc>
          <w:tcPr>
            <w:tcW w:w="1843" w:type="dxa"/>
          </w:tcPr>
          <w:p w14:paraId="25511EB7" w14:textId="77777777" w:rsidR="000A1ABB" w:rsidRPr="007E6A31" w:rsidRDefault="000A1ABB" w:rsidP="00CD7EA2">
            <w:pPr>
              <w:rPr>
                <w:rFonts w:eastAsia="Courier New" w:cs="Arial"/>
                <w:color w:val="000000" w:themeColor="text1"/>
              </w:rPr>
            </w:pPr>
            <w:r w:rsidRPr="007E6A31">
              <w:rPr>
                <w:rFonts w:eastAsia="Courier New" w:cs="Arial"/>
                <w:color w:val="000000" w:themeColor="text1"/>
              </w:rPr>
              <w:lastRenderedPageBreak/>
              <w:t>Consideration amount</w:t>
            </w:r>
          </w:p>
        </w:tc>
        <w:tc>
          <w:tcPr>
            <w:tcW w:w="1307" w:type="dxa"/>
          </w:tcPr>
          <w:p w14:paraId="25511EB8"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p w14:paraId="25511EB9" w14:textId="77777777" w:rsidR="000A1ABB" w:rsidRPr="007E6A31" w:rsidRDefault="000A1ABB" w:rsidP="00CD7EA2">
            <w:pPr>
              <w:snapToGrid w:val="0"/>
              <w:rPr>
                <w:rFonts w:cs="Arial"/>
                <w:color w:val="000000" w:themeColor="text1"/>
              </w:rPr>
            </w:pPr>
          </w:p>
        </w:tc>
        <w:tc>
          <w:tcPr>
            <w:tcW w:w="1103" w:type="dxa"/>
          </w:tcPr>
          <w:p w14:paraId="25511EBA" w14:textId="77777777" w:rsidR="000A1ABB" w:rsidRPr="007E6A31" w:rsidRDefault="000A1ABB" w:rsidP="00CD7EA2">
            <w:pPr>
              <w:snapToGrid w:val="0"/>
              <w:rPr>
                <w:rFonts w:cs="Arial"/>
                <w:color w:val="000000" w:themeColor="text1"/>
              </w:rPr>
            </w:pPr>
            <w:r w:rsidRPr="007E6A31">
              <w:rPr>
                <w:rFonts w:cs="Arial"/>
                <w:color w:val="000000" w:themeColor="text1"/>
              </w:rPr>
              <w:t>Numeric</w:t>
            </w:r>
          </w:p>
        </w:tc>
        <w:tc>
          <w:tcPr>
            <w:tcW w:w="2410" w:type="dxa"/>
          </w:tcPr>
          <w:p w14:paraId="25511EBB" w14:textId="77777777" w:rsidR="000A1ABB" w:rsidRPr="007E6A31" w:rsidRDefault="000A1ABB" w:rsidP="00CD7EA2">
            <w:pPr>
              <w:snapToGrid w:val="0"/>
              <w:rPr>
                <w:rFonts w:cs="Arial"/>
                <w:color w:val="000000" w:themeColor="text1"/>
              </w:rPr>
            </w:pPr>
            <w:r w:rsidRPr="007E6A31">
              <w:rPr>
                <w:rFonts w:cs="Arial"/>
                <w:color w:val="000000" w:themeColor="text1"/>
              </w:rPr>
              <w:t>Gives the amount applicable to the assignee in case of Conditional Assignment.</w:t>
            </w:r>
          </w:p>
        </w:tc>
        <w:tc>
          <w:tcPr>
            <w:tcW w:w="1701" w:type="dxa"/>
          </w:tcPr>
          <w:p w14:paraId="25511EBC" w14:textId="77777777" w:rsidR="000A1ABB" w:rsidRPr="007E6A31" w:rsidRDefault="000A1ABB" w:rsidP="00CD7EA2">
            <w:pPr>
              <w:snapToGrid w:val="0"/>
              <w:rPr>
                <w:color w:val="000000" w:themeColor="text1"/>
              </w:rPr>
            </w:pPr>
            <w:r w:rsidRPr="007E6A31">
              <w:rPr>
                <w:color w:val="000000" w:themeColor="text1"/>
              </w:rPr>
              <w:t>Enabled when Type of Assignment is Conditional.</w:t>
            </w:r>
          </w:p>
        </w:tc>
        <w:tc>
          <w:tcPr>
            <w:tcW w:w="1002" w:type="dxa"/>
          </w:tcPr>
          <w:p w14:paraId="25511EBD"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r w:rsidR="007E6A31" w:rsidRPr="007E6A31" w14:paraId="25511EC0" w14:textId="77777777" w:rsidTr="00CD7EA2">
        <w:trPr>
          <w:trHeight w:val="285"/>
        </w:trPr>
        <w:tc>
          <w:tcPr>
            <w:tcW w:w="9366" w:type="dxa"/>
            <w:gridSpan w:val="6"/>
          </w:tcPr>
          <w:p w14:paraId="25511EBF" w14:textId="77777777" w:rsidR="000A1ABB" w:rsidRPr="007E6A31" w:rsidRDefault="000A1ABB" w:rsidP="00CD7EA2">
            <w:pPr>
              <w:snapToGrid w:val="0"/>
              <w:rPr>
                <w:rFonts w:cs="Arial"/>
                <w:color w:val="000000" w:themeColor="text1"/>
              </w:rPr>
            </w:pPr>
            <w:r w:rsidRPr="007E6A31">
              <w:rPr>
                <w:rFonts w:eastAsia="Courier New" w:cs="Arial"/>
                <w:b/>
                <w:color w:val="000000" w:themeColor="text1"/>
              </w:rPr>
              <w:t>Address</w:t>
            </w:r>
          </w:p>
        </w:tc>
      </w:tr>
      <w:tr w:rsidR="007E6A31" w:rsidRPr="007E6A31" w14:paraId="25511EC7" w14:textId="77777777" w:rsidTr="00CD7EA2">
        <w:trPr>
          <w:trHeight w:val="285"/>
        </w:trPr>
        <w:tc>
          <w:tcPr>
            <w:tcW w:w="1843" w:type="dxa"/>
          </w:tcPr>
          <w:p w14:paraId="25511EC1" w14:textId="77777777" w:rsidR="00CD7EA2" w:rsidRPr="007E6A31" w:rsidRDefault="00CD7EA2" w:rsidP="00CD7EA2">
            <w:pPr>
              <w:rPr>
                <w:rFonts w:eastAsia="Courier New" w:cs="Arial"/>
                <w:color w:val="000000" w:themeColor="text1"/>
              </w:rPr>
            </w:pPr>
            <w:r w:rsidRPr="007E6A31">
              <w:rPr>
                <w:rFonts w:eastAsia="Courier New" w:cs="Arial"/>
                <w:color w:val="000000" w:themeColor="text1"/>
              </w:rPr>
              <w:t>Address Line 1</w:t>
            </w:r>
          </w:p>
        </w:tc>
        <w:tc>
          <w:tcPr>
            <w:tcW w:w="1307" w:type="dxa"/>
          </w:tcPr>
          <w:p w14:paraId="25511EC2" w14:textId="77777777" w:rsidR="00CD7EA2" w:rsidRPr="007E6A31" w:rsidRDefault="00CD7EA2" w:rsidP="00CD7EA2">
            <w:pPr>
              <w:snapToGrid w:val="0"/>
              <w:rPr>
                <w:rFonts w:cs="Arial"/>
                <w:color w:val="000000" w:themeColor="text1"/>
              </w:rPr>
            </w:pPr>
            <w:r w:rsidRPr="007E6A31">
              <w:rPr>
                <w:rFonts w:cs="Arial"/>
                <w:color w:val="000000" w:themeColor="text1"/>
              </w:rPr>
              <w:t>Text Box</w:t>
            </w:r>
          </w:p>
        </w:tc>
        <w:tc>
          <w:tcPr>
            <w:tcW w:w="1103" w:type="dxa"/>
          </w:tcPr>
          <w:p w14:paraId="25511EC3" w14:textId="77777777" w:rsidR="00CD7EA2" w:rsidRPr="007E6A31" w:rsidRDefault="00CD7EA2" w:rsidP="00CD7EA2">
            <w:pPr>
              <w:snapToGrid w:val="0"/>
              <w:rPr>
                <w:rFonts w:cs="Arial"/>
                <w:color w:val="000000" w:themeColor="text1"/>
              </w:rPr>
            </w:pPr>
            <w:r w:rsidRPr="007E6A31">
              <w:rPr>
                <w:rFonts w:cs="Arial"/>
                <w:color w:val="000000" w:themeColor="text1"/>
              </w:rPr>
              <w:t>Multiple</w:t>
            </w:r>
          </w:p>
        </w:tc>
        <w:tc>
          <w:tcPr>
            <w:tcW w:w="2410" w:type="dxa"/>
          </w:tcPr>
          <w:p w14:paraId="25511EC4" w14:textId="77777777" w:rsidR="00CD7EA2" w:rsidRPr="007E6A31" w:rsidRDefault="00CD7EA2" w:rsidP="00CD7EA2">
            <w:pPr>
              <w:snapToGrid w:val="0"/>
              <w:rPr>
                <w:rFonts w:cs="Arial"/>
                <w:color w:val="000000" w:themeColor="text1"/>
              </w:rPr>
            </w:pPr>
            <w:r w:rsidRPr="007E6A31">
              <w:rPr>
                <w:color w:val="000000" w:themeColor="text1"/>
              </w:rPr>
              <w:t>Gives the address of the assignee.</w:t>
            </w:r>
          </w:p>
        </w:tc>
        <w:tc>
          <w:tcPr>
            <w:tcW w:w="1701" w:type="dxa"/>
          </w:tcPr>
          <w:p w14:paraId="25511EC5" w14:textId="77777777" w:rsidR="00CD7EA2" w:rsidRPr="007E6A31" w:rsidRDefault="00CD7EA2">
            <w:pPr>
              <w:rPr>
                <w:color w:val="000000" w:themeColor="text1"/>
              </w:rPr>
            </w:pPr>
            <w:r w:rsidRPr="007E6A31">
              <w:rPr>
                <w:color w:val="000000" w:themeColor="text1"/>
              </w:rPr>
              <w:t>Enabled.</w:t>
            </w:r>
          </w:p>
        </w:tc>
        <w:tc>
          <w:tcPr>
            <w:tcW w:w="1002" w:type="dxa"/>
          </w:tcPr>
          <w:p w14:paraId="25511EC6" w14:textId="77777777" w:rsidR="00CD7EA2" w:rsidRPr="007E6A31" w:rsidRDefault="00CD7EA2" w:rsidP="00CD7EA2">
            <w:pPr>
              <w:snapToGrid w:val="0"/>
              <w:rPr>
                <w:rFonts w:cs="Arial"/>
                <w:color w:val="000000" w:themeColor="text1"/>
              </w:rPr>
            </w:pPr>
            <w:r w:rsidRPr="007E6A31">
              <w:rPr>
                <w:rFonts w:cs="Arial"/>
                <w:color w:val="000000" w:themeColor="text1"/>
              </w:rPr>
              <w:t>N/A</w:t>
            </w:r>
          </w:p>
        </w:tc>
      </w:tr>
      <w:tr w:rsidR="007E6A31" w:rsidRPr="007E6A31" w14:paraId="25511ECE" w14:textId="77777777" w:rsidTr="00CD7EA2">
        <w:trPr>
          <w:trHeight w:val="285"/>
        </w:trPr>
        <w:tc>
          <w:tcPr>
            <w:tcW w:w="1843" w:type="dxa"/>
          </w:tcPr>
          <w:p w14:paraId="25511EC8" w14:textId="77777777" w:rsidR="00CD7EA2" w:rsidRPr="007E6A31" w:rsidRDefault="00CD7EA2" w:rsidP="00CD7EA2">
            <w:pPr>
              <w:rPr>
                <w:rFonts w:eastAsia="Courier New" w:cs="Arial"/>
                <w:color w:val="000000" w:themeColor="text1"/>
              </w:rPr>
            </w:pPr>
            <w:r w:rsidRPr="007E6A31">
              <w:rPr>
                <w:rFonts w:eastAsia="Courier New" w:cs="Arial"/>
                <w:color w:val="000000" w:themeColor="text1"/>
              </w:rPr>
              <w:t>Address Line 2</w:t>
            </w:r>
          </w:p>
        </w:tc>
        <w:tc>
          <w:tcPr>
            <w:tcW w:w="1307" w:type="dxa"/>
          </w:tcPr>
          <w:p w14:paraId="25511EC9" w14:textId="77777777" w:rsidR="00CD7EA2" w:rsidRPr="007E6A31" w:rsidRDefault="00CD7EA2" w:rsidP="00CD7EA2">
            <w:pPr>
              <w:snapToGrid w:val="0"/>
              <w:rPr>
                <w:rFonts w:cs="Arial"/>
                <w:color w:val="000000" w:themeColor="text1"/>
              </w:rPr>
            </w:pPr>
            <w:r w:rsidRPr="007E6A31">
              <w:rPr>
                <w:rFonts w:cs="Arial"/>
                <w:color w:val="000000" w:themeColor="text1"/>
              </w:rPr>
              <w:t>Text Box</w:t>
            </w:r>
          </w:p>
        </w:tc>
        <w:tc>
          <w:tcPr>
            <w:tcW w:w="1103" w:type="dxa"/>
          </w:tcPr>
          <w:p w14:paraId="25511ECA" w14:textId="77777777" w:rsidR="00CD7EA2" w:rsidRPr="007E6A31" w:rsidRDefault="00CD7EA2" w:rsidP="00CD7EA2">
            <w:pPr>
              <w:snapToGrid w:val="0"/>
              <w:rPr>
                <w:rFonts w:cs="Arial"/>
                <w:color w:val="000000" w:themeColor="text1"/>
              </w:rPr>
            </w:pPr>
            <w:r w:rsidRPr="007E6A31">
              <w:rPr>
                <w:rFonts w:cs="Arial"/>
                <w:color w:val="000000" w:themeColor="text1"/>
              </w:rPr>
              <w:t>Multiple</w:t>
            </w:r>
          </w:p>
        </w:tc>
        <w:tc>
          <w:tcPr>
            <w:tcW w:w="2410" w:type="dxa"/>
          </w:tcPr>
          <w:p w14:paraId="25511ECB" w14:textId="77777777" w:rsidR="00CD7EA2" w:rsidRPr="007E6A31" w:rsidRDefault="00CD7EA2" w:rsidP="00CD7EA2">
            <w:pPr>
              <w:snapToGrid w:val="0"/>
              <w:rPr>
                <w:rFonts w:cs="Arial"/>
                <w:color w:val="000000" w:themeColor="text1"/>
              </w:rPr>
            </w:pPr>
            <w:r w:rsidRPr="007E6A31">
              <w:rPr>
                <w:color w:val="000000" w:themeColor="text1"/>
              </w:rPr>
              <w:t>Gives the address</w:t>
            </w:r>
          </w:p>
        </w:tc>
        <w:tc>
          <w:tcPr>
            <w:tcW w:w="1701" w:type="dxa"/>
          </w:tcPr>
          <w:p w14:paraId="25511ECC" w14:textId="77777777" w:rsidR="00CD7EA2" w:rsidRPr="007E6A31" w:rsidRDefault="00CD7EA2">
            <w:pPr>
              <w:rPr>
                <w:color w:val="000000" w:themeColor="text1"/>
              </w:rPr>
            </w:pPr>
            <w:r w:rsidRPr="007E6A31">
              <w:rPr>
                <w:color w:val="000000" w:themeColor="text1"/>
              </w:rPr>
              <w:t>Enabled.</w:t>
            </w:r>
          </w:p>
        </w:tc>
        <w:tc>
          <w:tcPr>
            <w:tcW w:w="1002" w:type="dxa"/>
          </w:tcPr>
          <w:p w14:paraId="25511ECD" w14:textId="77777777" w:rsidR="00CD7EA2" w:rsidRPr="007E6A31" w:rsidRDefault="00CD7EA2" w:rsidP="00CD7EA2">
            <w:pPr>
              <w:snapToGrid w:val="0"/>
              <w:rPr>
                <w:rFonts w:cs="Arial"/>
                <w:color w:val="000000" w:themeColor="text1"/>
              </w:rPr>
            </w:pPr>
            <w:r w:rsidRPr="007E6A31">
              <w:rPr>
                <w:rFonts w:cs="Arial"/>
                <w:color w:val="000000" w:themeColor="text1"/>
              </w:rPr>
              <w:t>N/A</w:t>
            </w:r>
          </w:p>
        </w:tc>
      </w:tr>
      <w:tr w:rsidR="007E6A31" w:rsidRPr="007E6A31" w14:paraId="25511ED5" w14:textId="77777777" w:rsidTr="00CD7EA2">
        <w:trPr>
          <w:trHeight w:val="285"/>
        </w:trPr>
        <w:tc>
          <w:tcPr>
            <w:tcW w:w="1843" w:type="dxa"/>
          </w:tcPr>
          <w:p w14:paraId="25511ECF" w14:textId="77777777" w:rsidR="00CD7EA2" w:rsidRPr="007E6A31" w:rsidRDefault="00CD7EA2" w:rsidP="00CD7EA2">
            <w:pPr>
              <w:rPr>
                <w:rFonts w:eastAsia="Courier New" w:cs="Arial"/>
                <w:color w:val="000000" w:themeColor="text1"/>
              </w:rPr>
            </w:pPr>
            <w:r w:rsidRPr="007E6A31">
              <w:rPr>
                <w:rFonts w:eastAsia="Courier New" w:cs="Arial"/>
                <w:color w:val="000000" w:themeColor="text1"/>
              </w:rPr>
              <w:t>Address Line 3</w:t>
            </w:r>
          </w:p>
        </w:tc>
        <w:tc>
          <w:tcPr>
            <w:tcW w:w="1307" w:type="dxa"/>
          </w:tcPr>
          <w:p w14:paraId="25511ED0" w14:textId="77777777" w:rsidR="00CD7EA2" w:rsidRPr="007E6A31" w:rsidRDefault="00CD7EA2" w:rsidP="00CD7EA2">
            <w:pPr>
              <w:snapToGrid w:val="0"/>
              <w:rPr>
                <w:rFonts w:cs="Arial"/>
                <w:color w:val="000000" w:themeColor="text1"/>
              </w:rPr>
            </w:pPr>
            <w:r w:rsidRPr="007E6A31">
              <w:rPr>
                <w:rFonts w:cs="Arial"/>
                <w:color w:val="000000" w:themeColor="text1"/>
              </w:rPr>
              <w:t>Text Box</w:t>
            </w:r>
          </w:p>
        </w:tc>
        <w:tc>
          <w:tcPr>
            <w:tcW w:w="1103" w:type="dxa"/>
          </w:tcPr>
          <w:p w14:paraId="25511ED1" w14:textId="77777777" w:rsidR="00CD7EA2" w:rsidRPr="007E6A31" w:rsidRDefault="00CD7EA2" w:rsidP="00CD7EA2">
            <w:pPr>
              <w:snapToGrid w:val="0"/>
              <w:rPr>
                <w:rFonts w:cs="Arial"/>
                <w:color w:val="000000" w:themeColor="text1"/>
              </w:rPr>
            </w:pPr>
            <w:r w:rsidRPr="007E6A31">
              <w:rPr>
                <w:rFonts w:cs="Arial"/>
                <w:color w:val="000000" w:themeColor="text1"/>
              </w:rPr>
              <w:t>Multiple</w:t>
            </w:r>
          </w:p>
        </w:tc>
        <w:tc>
          <w:tcPr>
            <w:tcW w:w="2410" w:type="dxa"/>
          </w:tcPr>
          <w:p w14:paraId="25511ED2" w14:textId="77777777" w:rsidR="00CD7EA2" w:rsidRPr="007E6A31" w:rsidRDefault="00CD7EA2" w:rsidP="00CD7EA2">
            <w:pPr>
              <w:snapToGrid w:val="0"/>
              <w:rPr>
                <w:rFonts w:cs="Arial"/>
                <w:color w:val="000000" w:themeColor="text1"/>
              </w:rPr>
            </w:pPr>
            <w:r w:rsidRPr="007E6A31">
              <w:rPr>
                <w:color w:val="000000" w:themeColor="text1"/>
              </w:rPr>
              <w:t>Gives the address</w:t>
            </w:r>
          </w:p>
        </w:tc>
        <w:tc>
          <w:tcPr>
            <w:tcW w:w="1701" w:type="dxa"/>
          </w:tcPr>
          <w:p w14:paraId="25511ED3" w14:textId="77777777" w:rsidR="00CD7EA2" w:rsidRPr="007E6A31" w:rsidRDefault="00CD7EA2">
            <w:pPr>
              <w:rPr>
                <w:color w:val="000000" w:themeColor="text1"/>
              </w:rPr>
            </w:pPr>
            <w:r w:rsidRPr="007E6A31">
              <w:rPr>
                <w:color w:val="000000" w:themeColor="text1"/>
              </w:rPr>
              <w:t>Enabled.</w:t>
            </w:r>
          </w:p>
        </w:tc>
        <w:tc>
          <w:tcPr>
            <w:tcW w:w="1002" w:type="dxa"/>
          </w:tcPr>
          <w:p w14:paraId="25511ED4" w14:textId="77777777" w:rsidR="00CD7EA2" w:rsidRPr="007E6A31" w:rsidRDefault="00CD7EA2" w:rsidP="00CD7EA2">
            <w:pPr>
              <w:snapToGrid w:val="0"/>
              <w:rPr>
                <w:rFonts w:cs="Arial"/>
                <w:color w:val="000000" w:themeColor="text1"/>
              </w:rPr>
            </w:pPr>
            <w:r w:rsidRPr="007E6A31">
              <w:rPr>
                <w:rFonts w:cs="Arial"/>
                <w:color w:val="000000" w:themeColor="text1"/>
              </w:rPr>
              <w:t>N/A</w:t>
            </w:r>
          </w:p>
        </w:tc>
      </w:tr>
      <w:tr w:rsidR="007E6A31" w:rsidRPr="007E6A31" w14:paraId="25511EDC" w14:textId="77777777" w:rsidTr="00CD7EA2">
        <w:trPr>
          <w:trHeight w:val="285"/>
        </w:trPr>
        <w:tc>
          <w:tcPr>
            <w:tcW w:w="1843" w:type="dxa"/>
          </w:tcPr>
          <w:p w14:paraId="25511ED6" w14:textId="77777777" w:rsidR="00CD7EA2" w:rsidRPr="007E6A31" w:rsidRDefault="00CD7EA2" w:rsidP="00CD7EA2">
            <w:pPr>
              <w:rPr>
                <w:rFonts w:eastAsia="Courier New" w:cs="Arial"/>
                <w:color w:val="000000" w:themeColor="text1"/>
              </w:rPr>
            </w:pPr>
            <w:r w:rsidRPr="007E6A31">
              <w:rPr>
                <w:rFonts w:cs="Arial"/>
                <w:color w:val="000000" w:themeColor="text1"/>
              </w:rPr>
              <w:t>Village</w:t>
            </w:r>
          </w:p>
        </w:tc>
        <w:tc>
          <w:tcPr>
            <w:tcW w:w="1307" w:type="dxa"/>
          </w:tcPr>
          <w:p w14:paraId="25511ED7" w14:textId="77777777" w:rsidR="00CD7EA2" w:rsidRPr="007E6A31" w:rsidRDefault="00CD7EA2" w:rsidP="00CD7EA2">
            <w:pPr>
              <w:snapToGrid w:val="0"/>
              <w:rPr>
                <w:rFonts w:cs="Arial"/>
                <w:color w:val="000000" w:themeColor="text1"/>
              </w:rPr>
            </w:pPr>
            <w:r w:rsidRPr="007E6A31">
              <w:rPr>
                <w:rFonts w:cs="Arial"/>
                <w:color w:val="000000" w:themeColor="text1"/>
              </w:rPr>
              <w:t>Text Box</w:t>
            </w:r>
          </w:p>
        </w:tc>
        <w:tc>
          <w:tcPr>
            <w:tcW w:w="1103" w:type="dxa"/>
          </w:tcPr>
          <w:p w14:paraId="25511ED8" w14:textId="77777777" w:rsidR="00CD7EA2" w:rsidRPr="007E6A31" w:rsidRDefault="00CD7EA2" w:rsidP="00CD7EA2">
            <w:pPr>
              <w:snapToGrid w:val="0"/>
              <w:rPr>
                <w:rFonts w:cs="Arial"/>
                <w:color w:val="000000" w:themeColor="text1"/>
              </w:rPr>
            </w:pPr>
            <w:r w:rsidRPr="007E6A31">
              <w:rPr>
                <w:rFonts w:cs="Arial"/>
                <w:color w:val="000000" w:themeColor="text1"/>
              </w:rPr>
              <w:t>Varchar</w:t>
            </w:r>
          </w:p>
        </w:tc>
        <w:tc>
          <w:tcPr>
            <w:tcW w:w="2410" w:type="dxa"/>
          </w:tcPr>
          <w:p w14:paraId="25511ED9" w14:textId="77777777" w:rsidR="00CD7EA2" w:rsidRPr="007E6A31" w:rsidRDefault="00CD7EA2" w:rsidP="00CD7EA2">
            <w:pPr>
              <w:snapToGrid w:val="0"/>
              <w:rPr>
                <w:rFonts w:cs="Arial"/>
                <w:color w:val="000000" w:themeColor="text1"/>
              </w:rPr>
            </w:pPr>
            <w:r w:rsidRPr="007E6A31">
              <w:rPr>
                <w:color w:val="000000" w:themeColor="text1"/>
              </w:rPr>
              <w:t>Gives the Village name (If available)</w:t>
            </w:r>
          </w:p>
        </w:tc>
        <w:tc>
          <w:tcPr>
            <w:tcW w:w="1701" w:type="dxa"/>
          </w:tcPr>
          <w:p w14:paraId="25511EDA" w14:textId="77777777" w:rsidR="00CD7EA2" w:rsidRPr="007E6A31" w:rsidRDefault="00CD7EA2">
            <w:pPr>
              <w:rPr>
                <w:color w:val="000000" w:themeColor="text1"/>
              </w:rPr>
            </w:pPr>
            <w:r w:rsidRPr="007E6A31">
              <w:rPr>
                <w:color w:val="000000" w:themeColor="text1"/>
              </w:rPr>
              <w:t>Enabled.</w:t>
            </w:r>
          </w:p>
        </w:tc>
        <w:tc>
          <w:tcPr>
            <w:tcW w:w="1002" w:type="dxa"/>
          </w:tcPr>
          <w:p w14:paraId="25511EDB" w14:textId="77777777" w:rsidR="00CD7EA2" w:rsidRPr="007E6A31" w:rsidRDefault="00CD7EA2" w:rsidP="00CD7EA2">
            <w:pPr>
              <w:snapToGrid w:val="0"/>
              <w:rPr>
                <w:rFonts w:cs="Arial"/>
                <w:color w:val="000000" w:themeColor="text1"/>
              </w:rPr>
            </w:pPr>
            <w:r w:rsidRPr="007E6A31">
              <w:rPr>
                <w:rFonts w:cs="Arial"/>
                <w:color w:val="000000" w:themeColor="text1"/>
              </w:rPr>
              <w:t>N/A</w:t>
            </w:r>
          </w:p>
        </w:tc>
      </w:tr>
      <w:tr w:rsidR="007E6A31" w:rsidRPr="007E6A31" w14:paraId="25511EE3" w14:textId="77777777" w:rsidTr="00CD7EA2">
        <w:trPr>
          <w:trHeight w:val="285"/>
        </w:trPr>
        <w:tc>
          <w:tcPr>
            <w:tcW w:w="1843" w:type="dxa"/>
          </w:tcPr>
          <w:p w14:paraId="25511EDD" w14:textId="77777777" w:rsidR="00CD7EA2" w:rsidRPr="007E6A31" w:rsidRDefault="00CD7EA2" w:rsidP="00CD7EA2">
            <w:pPr>
              <w:rPr>
                <w:rFonts w:eastAsia="Courier New" w:cs="Arial"/>
                <w:color w:val="000000" w:themeColor="text1"/>
              </w:rPr>
            </w:pPr>
            <w:r w:rsidRPr="007E6A31">
              <w:rPr>
                <w:rFonts w:cs="Arial"/>
                <w:color w:val="000000" w:themeColor="text1"/>
                <w:szCs w:val="22"/>
              </w:rPr>
              <w:t>Taluka</w:t>
            </w:r>
          </w:p>
        </w:tc>
        <w:tc>
          <w:tcPr>
            <w:tcW w:w="1307" w:type="dxa"/>
          </w:tcPr>
          <w:p w14:paraId="25511EDE" w14:textId="77777777" w:rsidR="00CD7EA2" w:rsidRPr="007E6A31" w:rsidRDefault="00CD7EA2" w:rsidP="00CD7EA2">
            <w:pPr>
              <w:snapToGrid w:val="0"/>
              <w:rPr>
                <w:rFonts w:cs="Arial"/>
                <w:color w:val="000000" w:themeColor="text1"/>
              </w:rPr>
            </w:pPr>
            <w:r w:rsidRPr="007E6A31">
              <w:rPr>
                <w:rFonts w:cs="Arial"/>
                <w:color w:val="000000" w:themeColor="text1"/>
              </w:rPr>
              <w:t>Text Box</w:t>
            </w:r>
          </w:p>
        </w:tc>
        <w:tc>
          <w:tcPr>
            <w:tcW w:w="1103" w:type="dxa"/>
          </w:tcPr>
          <w:p w14:paraId="25511EDF" w14:textId="77777777" w:rsidR="00CD7EA2" w:rsidRPr="007E6A31" w:rsidRDefault="00CD7EA2" w:rsidP="00CD7EA2">
            <w:pPr>
              <w:snapToGrid w:val="0"/>
              <w:rPr>
                <w:rFonts w:cs="Arial"/>
                <w:color w:val="000000" w:themeColor="text1"/>
              </w:rPr>
            </w:pPr>
            <w:r w:rsidRPr="007E6A31">
              <w:rPr>
                <w:rFonts w:cs="Arial"/>
                <w:color w:val="000000" w:themeColor="text1"/>
              </w:rPr>
              <w:t>Varchar</w:t>
            </w:r>
          </w:p>
        </w:tc>
        <w:tc>
          <w:tcPr>
            <w:tcW w:w="2410" w:type="dxa"/>
          </w:tcPr>
          <w:p w14:paraId="25511EE0" w14:textId="77777777" w:rsidR="00CD7EA2" w:rsidRPr="007E6A31" w:rsidRDefault="00CD7EA2" w:rsidP="00CD7EA2">
            <w:pPr>
              <w:snapToGrid w:val="0"/>
              <w:rPr>
                <w:rFonts w:cs="Arial"/>
                <w:color w:val="000000" w:themeColor="text1"/>
              </w:rPr>
            </w:pPr>
            <w:r w:rsidRPr="007E6A31">
              <w:rPr>
                <w:color w:val="000000" w:themeColor="text1"/>
              </w:rPr>
              <w:t>Gives the Taluka name (If available)</w:t>
            </w:r>
          </w:p>
        </w:tc>
        <w:tc>
          <w:tcPr>
            <w:tcW w:w="1701" w:type="dxa"/>
          </w:tcPr>
          <w:p w14:paraId="25511EE1" w14:textId="77777777" w:rsidR="00CD7EA2" w:rsidRPr="007E6A31" w:rsidRDefault="00CD7EA2">
            <w:pPr>
              <w:rPr>
                <w:color w:val="000000" w:themeColor="text1"/>
              </w:rPr>
            </w:pPr>
            <w:r w:rsidRPr="007E6A31">
              <w:rPr>
                <w:color w:val="000000" w:themeColor="text1"/>
              </w:rPr>
              <w:t>Enabled.</w:t>
            </w:r>
          </w:p>
        </w:tc>
        <w:tc>
          <w:tcPr>
            <w:tcW w:w="1002" w:type="dxa"/>
          </w:tcPr>
          <w:p w14:paraId="25511EE2" w14:textId="77777777" w:rsidR="00CD7EA2" w:rsidRPr="007E6A31" w:rsidRDefault="00CD7EA2" w:rsidP="00CD7EA2">
            <w:pPr>
              <w:snapToGrid w:val="0"/>
              <w:rPr>
                <w:rFonts w:cs="Arial"/>
                <w:color w:val="000000" w:themeColor="text1"/>
              </w:rPr>
            </w:pPr>
            <w:r w:rsidRPr="007E6A31">
              <w:rPr>
                <w:rFonts w:cs="Arial"/>
                <w:color w:val="000000" w:themeColor="text1"/>
              </w:rPr>
              <w:t>N/A</w:t>
            </w:r>
          </w:p>
        </w:tc>
      </w:tr>
      <w:tr w:rsidR="007E6A31" w:rsidRPr="007E6A31" w14:paraId="25511EEA" w14:textId="77777777" w:rsidTr="00CD7EA2">
        <w:trPr>
          <w:trHeight w:val="285"/>
        </w:trPr>
        <w:tc>
          <w:tcPr>
            <w:tcW w:w="1843" w:type="dxa"/>
          </w:tcPr>
          <w:p w14:paraId="25511EE4" w14:textId="77777777" w:rsidR="00CD7EA2" w:rsidRPr="007E6A31" w:rsidRDefault="00CD7EA2" w:rsidP="00CD7EA2">
            <w:pPr>
              <w:rPr>
                <w:rFonts w:eastAsia="Courier New" w:cs="Arial"/>
                <w:color w:val="000000" w:themeColor="text1"/>
              </w:rPr>
            </w:pPr>
            <w:r w:rsidRPr="007E6A31">
              <w:rPr>
                <w:rFonts w:cs="Arial"/>
                <w:color w:val="000000" w:themeColor="text1"/>
                <w:szCs w:val="22"/>
              </w:rPr>
              <w:t>City</w:t>
            </w:r>
          </w:p>
        </w:tc>
        <w:tc>
          <w:tcPr>
            <w:tcW w:w="1307" w:type="dxa"/>
          </w:tcPr>
          <w:p w14:paraId="25511EE5" w14:textId="77777777" w:rsidR="00CD7EA2" w:rsidRPr="007E6A31" w:rsidRDefault="00CD7EA2" w:rsidP="00CD7EA2">
            <w:pPr>
              <w:snapToGrid w:val="0"/>
              <w:rPr>
                <w:rFonts w:cs="Arial"/>
                <w:color w:val="000000" w:themeColor="text1"/>
              </w:rPr>
            </w:pPr>
            <w:r w:rsidRPr="007E6A31">
              <w:rPr>
                <w:rFonts w:cs="Arial"/>
                <w:color w:val="000000" w:themeColor="text1"/>
              </w:rPr>
              <w:t>Text Box</w:t>
            </w:r>
          </w:p>
        </w:tc>
        <w:tc>
          <w:tcPr>
            <w:tcW w:w="1103" w:type="dxa"/>
          </w:tcPr>
          <w:p w14:paraId="25511EE6" w14:textId="77777777" w:rsidR="00CD7EA2" w:rsidRPr="007E6A31" w:rsidRDefault="00CD7EA2" w:rsidP="00CD7EA2">
            <w:pPr>
              <w:snapToGrid w:val="0"/>
              <w:rPr>
                <w:rFonts w:cs="Arial"/>
                <w:color w:val="000000" w:themeColor="text1"/>
              </w:rPr>
            </w:pPr>
            <w:r w:rsidRPr="007E6A31">
              <w:rPr>
                <w:rFonts w:cs="Arial"/>
                <w:color w:val="000000" w:themeColor="text1"/>
              </w:rPr>
              <w:t>Varchar</w:t>
            </w:r>
          </w:p>
        </w:tc>
        <w:tc>
          <w:tcPr>
            <w:tcW w:w="2410" w:type="dxa"/>
          </w:tcPr>
          <w:p w14:paraId="25511EE7" w14:textId="77777777" w:rsidR="00CD7EA2" w:rsidRPr="007E6A31" w:rsidRDefault="00CD7EA2" w:rsidP="00CD7EA2">
            <w:pPr>
              <w:snapToGrid w:val="0"/>
              <w:rPr>
                <w:rFonts w:cs="Arial"/>
                <w:color w:val="000000" w:themeColor="text1"/>
              </w:rPr>
            </w:pPr>
            <w:r w:rsidRPr="007E6A31">
              <w:rPr>
                <w:color w:val="000000" w:themeColor="text1"/>
              </w:rPr>
              <w:t xml:space="preserve">Gives the City name </w:t>
            </w:r>
          </w:p>
        </w:tc>
        <w:tc>
          <w:tcPr>
            <w:tcW w:w="1701" w:type="dxa"/>
          </w:tcPr>
          <w:p w14:paraId="25511EE8" w14:textId="77777777" w:rsidR="00CD7EA2" w:rsidRPr="007E6A31" w:rsidRDefault="00CD7EA2">
            <w:pPr>
              <w:rPr>
                <w:color w:val="000000" w:themeColor="text1"/>
              </w:rPr>
            </w:pPr>
            <w:r w:rsidRPr="007E6A31">
              <w:rPr>
                <w:color w:val="000000" w:themeColor="text1"/>
              </w:rPr>
              <w:t>Enabled.</w:t>
            </w:r>
          </w:p>
        </w:tc>
        <w:tc>
          <w:tcPr>
            <w:tcW w:w="1002" w:type="dxa"/>
          </w:tcPr>
          <w:p w14:paraId="25511EE9" w14:textId="77777777" w:rsidR="00CD7EA2" w:rsidRPr="007E6A31" w:rsidRDefault="00CD7EA2" w:rsidP="00CD7EA2">
            <w:pPr>
              <w:snapToGrid w:val="0"/>
              <w:rPr>
                <w:rFonts w:cs="Arial"/>
                <w:color w:val="000000" w:themeColor="text1"/>
              </w:rPr>
            </w:pPr>
            <w:r w:rsidRPr="007E6A31">
              <w:rPr>
                <w:rFonts w:cs="Arial"/>
                <w:color w:val="000000" w:themeColor="text1"/>
              </w:rPr>
              <w:t>N/A</w:t>
            </w:r>
          </w:p>
        </w:tc>
      </w:tr>
      <w:tr w:rsidR="007E6A31" w:rsidRPr="007E6A31" w14:paraId="25511EF1" w14:textId="77777777" w:rsidTr="00CD7EA2">
        <w:trPr>
          <w:trHeight w:val="285"/>
        </w:trPr>
        <w:tc>
          <w:tcPr>
            <w:tcW w:w="1843" w:type="dxa"/>
          </w:tcPr>
          <w:p w14:paraId="25511EEB" w14:textId="77777777" w:rsidR="00CD7EA2" w:rsidRPr="007E6A31" w:rsidRDefault="00CD7EA2" w:rsidP="00CD7EA2">
            <w:pPr>
              <w:rPr>
                <w:rFonts w:eastAsia="Courier New" w:cs="Arial"/>
                <w:color w:val="000000" w:themeColor="text1"/>
              </w:rPr>
            </w:pPr>
            <w:r w:rsidRPr="007E6A31">
              <w:rPr>
                <w:rFonts w:cs="Arial"/>
                <w:color w:val="000000" w:themeColor="text1"/>
                <w:szCs w:val="22"/>
              </w:rPr>
              <w:t>District</w:t>
            </w:r>
          </w:p>
        </w:tc>
        <w:tc>
          <w:tcPr>
            <w:tcW w:w="1307" w:type="dxa"/>
          </w:tcPr>
          <w:p w14:paraId="25511EEC" w14:textId="77777777" w:rsidR="00CD7EA2" w:rsidRPr="007E6A31" w:rsidRDefault="00CD7EA2" w:rsidP="00CD7EA2">
            <w:pPr>
              <w:snapToGrid w:val="0"/>
              <w:rPr>
                <w:rFonts w:cs="Arial"/>
                <w:color w:val="000000" w:themeColor="text1"/>
              </w:rPr>
            </w:pPr>
            <w:r w:rsidRPr="007E6A31">
              <w:rPr>
                <w:rFonts w:cs="Arial"/>
                <w:color w:val="000000" w:themeColor="text1"/>
              </w:rPr>
              <w:t>Textbox</w:t>
            </w:r>
          </w:p>
        </w:tc>
        <w:tc>
          <w:tcPr>
            <w:tcW w:w="1103" w:type="dxa"/>
          </w:tcPr>
          <w:p w14:paraId="25511EED" w14:textId="77777777" w:rsidR="00CD7EA2" w:rsidRPr="007E6A31" w:rsidRDefault="00CD7EA2" w:rsidP="00CD7EA2">
            <w:pPr>
              <w:snapToGrid w:val="0"/>
              <w:rPr>
                <w:rFonts w:cs="Arial"/>
                <w:color w:val="000000" w:themeColor="text1"/>
              </w:rPr>
            </w:pPr>
            <w:r w:rsidRPr="007E6A31">
              <w:rPr>
                <w:rFonts w:cs="Arial"/>
                <w:color w:val="000000" w:themeColor="text1"/>
              </w:rPr>
              <w:t>Varchar</w:t>
            </w:r>
          </w:p>
        </w:tc>
        <w:tc>
          <w:tcPr>
            <w:tcW w:w="2410" w:type="dxa"/>
          </w:tcPr>
          <w:p w14:paraId="25511EEE" w14:textId="77777777" w:rsidR="00CD7EA2" w:rsidRPr="007E6A31" w:rsidRDefault="00CD7EA2" w:rsidP="00CD7EA2">
            <w:pPr>
              <w:snapToGrid w:val="0"/>
              <w:rPr>
                <w:rFonts w:cs="Arial"/>
                <w:color w:val="000000" w:themeColor="text1"/>
              </w:rPr>
            </w:pPr>
            <w:r w:rsidRPr="007E6A31">
              <w:rPr>
                <w:color w:val="000000" w:themeColor="text1"/>
              </w:rPr>
              <w:t>Gives the district name</w:t>
            </w:r>
          </w:p>
        </w:tc>
        <w:tc>
          <w:tcPr>
            <w:tcW w:w="1701" w:type="dxa"/>
          </w:tcPr>
          <w:p w14:paraId="25511EEF" w14:textId="77777777" w:rsidR="00CD7EA2" w:rsidRPr="007E6A31" w:rsidRDefault="00CD7EA2">
            <w:pPr>
              <w:rPr>
                <w:color w:val="000000" w:themeColor="text1"/>
              </w:rPr>
            </w:pPr>
            <w:r w:rsidRPr="007E6A31">
              <w:rPr>
                <w:color w:val="000000" w:themeColor="text1"/>
              </w:rPr>
              <w:t>Enabled.</w:t>
            </w:r>
          </w:p>
        </w:tc>
        <w:tc>
          <w:tcPr>
            <w:tcW w:w="1002" w:type="dxa"/>
          </w:tcPr>
          <w:p w14:paraId="25511EF0" w14:textId="77777777" w:rsidR="00CD7EA2" w:rsidRPr="007E6A31" w:rsidRDefault="00CD7EA2" w:rsidP="00CD7EA2">
            <w:pPr>
              <w:snapToGrid w:val="0"/>
              <w:rPr>
                <w:rFonts w:cs="Arial"/>
                <w:color w:val="000000" w:themeColor="text1"/>
              </w:rPr>
            </w:pPr>
            <w:r w:rsidRPr="007E6A31">
              <w:rPr>
                <w:rFonts w:cs="Arial"/>
                <w:color w:val="000000" w:themeColor="text1"/>
              </w:rPr>
              <w:t>N/A</w:t>
            </w:r>
          </w:p>
        </w:tc>
      </w:tr>
      <w:tr w:rsidR="007E6A31" w:rsidRPr="007E6A31" w14:paraId="25511EF8" w14:textId="77777777" w:rsidTr="00CD7EA2">
        <w:trPr>
          <w:trHeight w:val="285"/>
        </w:trPr>
        <w:tc>
          <w:tcPr>
            <w:tcW w:w="1843" w:type="dxa"/>
          </w:tcPr>
          <w:p w14:paraId="25511EF2" w14:textId="77777777" w:rsidR="00CD7EA2" w:rsidRPr="007E6A31" w:rsidRDefault="00CD7EA2" w:rsidP="00CD7EA2">
            <w:pPr>
              <w:rPr>
                <w:rFonts w:eastAsia="Courier New" w:cs="Arial"/>
                <w:color w:val="000000" w:themeColor="text1"/>
              </w:rPr>
            </w:pPr>
            <w:r w:rsidRPr="007E6A31">
              <w:rPr>
                <w:rFonts w:cs="Arial"/>
                <w:color w:val="000000" w:themeColor="text1"/>
                <w:szCs w:val="22"/>
              </w:rPr>
              <w:t xml:space="preserve">State </w:t>
            </w:r>
          </w:p>
        </w:tc>
        <w:tc>
          <w:tcPr>
            <w:tcW w:w="1307" w:type="dxa"/>
          </w:tcPr>
          <w:p w14:paraId="25511EF3" w14:textId="77777777" w:rsidR="00CD7EA2" w:rsidRPr="007E6A31" w:rsidRDefault="00CD7EA2" w:rsidP="00CD7EA2">
            <w:pPr>
              <w:snapToGrid w:val="0"/>
              <w:rPr>
                <w:rFonts w:cs="Arial"/>
                <w:color w:val="000000" w:themeColor="text1"/>
              </w:rPr>
            </w:pPr>
            <w:r w:rsidRPr="007E6A31">
              <w:rPr>
                <w:rFonts w:ascii="Calibri" w:hAnsi="Calibri" w:cs="Calibri"/>
                <w:color w:val="000000" w:themeColor="text1"/>
                <w:sz w:val="22"/>
                <w:szCs w:val="22"/>
              </w:rPr>
              <w:t>Dropdown</w:t>
            </w:r>
          </w:p>
        </w:tc>
        <w:tc>
          <w:tcPr>
            <w:tcW w:w="1103" w:type="dxa"/>
          </w:tcPr>
          <w:p w14:paraId="25511EF4" w14:textId="77777777" w:rsidR="00CD7EA2" w:rsidRPr="007E6A31" w:rsidRDefault="00CD7EA2" w:rsidP="00CD7EA2">
            <w:pPr>
              <w:snapToGrid w:val="0"/>
              <w:rPr>
                <w:rFonts w:cs="Arial"/>
                <w:color w:val="000000" w:themeColor="text1"/>
              </w:rPr>
            </w:pPr>
            <w:r w:rsidRPr="007E6A31">
              <w:rPr>
                <w:rFonts w:cs="Arial"/>
                <w:color w:val="000000" w:themeColor="text1"/>
              </w:rPr>
              <w:t>Varchar</w:t>
            </w:r>
          </w:p>
        </w:tc>
        <w:tc>
          <w:tcPr>
            <w:tcW w:w="2410" w:type="dxa"/>
          </w:tcPr>
          <w:p w14:paraId="25511EF5" w14:textId="77777777" w:rsidR="00CD7EA2" w:rsidRPr="007E6A31" w:rsidRDefault="00CD7EA2" w:rsidP="00CD7EA2">
            <w:pPr>
              <w:snapToGrid w:val="0"/>
              <w:rPr>
                <w:rFonts w:cs="Arial"/>
                <w:color w:val="000000" w:themeColor="text1"/>
              </w:rPr>
            </w:pPr>
            <w:r w:rsidRPr="007E6A31">
              <w:rPr>
                <w:color w:val="000000" w:themeColor="text1"/>
              </w:rPr>
              <w:t>Gives the List of States.</w:t>
            </w:r>
          </w:p>
        </w:tc>
        <w:tc>
          <w:tcPr>
            <w:tcW w:w="1701" w:type="dxa"/>
          </w:tcPr>
          <w:p w14:paraId="25511EF6" w14:textId="77777777" w:rsidR="00CD7EA2" w:rsidRPr="007E6A31" w:rsidRDefault="00CD7EA2">
            <w:pPr>
              <w:rPr>
                <w:color w:val="000000" w:themeColor="text1"/>
              </w:rPr>
            </w:pPr>
            <w:r w:rsidRPr="007E6A31">
              <w:rPr>
                <w:color w:val="000000" w:themeColor="text1"/>
              </w:rPr>
              <w:t>Enabled.</w:t>
            </w:r>
          </w:p>
        </w:tc>
        <w:tc>
          <w:tcPr>
            <w:tcW w:w="1002" w:type="dxa"/>
          </w:tcPr>
          <w:p w14:paraId="25511EF7" w14:textId="77777777" w:rsidR="00CD7EA2" w:rsidRPr="007E6A31" w:rsidRDefault="00CD7EA2" w:rsidP="00CD7EA2">
            <w:pPr>
              <w:snapToGrid w:val="0"/>
              <w:rPr>
                <w:rFonts w:cs="Arial"/>
                <w:color w:val="000000" w:themeColor="text1"/>
              </w:rPr>
            </w:pPr>
            <w:r w:rsidRPr="007E6A31">
              <w:rPr>
                <w:rFonts w:cs="Arial"/>
                <w:color w:val="000000" w:themeColor="text1"/>
              </w:rPr>
              <w:t>N/A</w:t>
            </w:r>
          </w:p>
        </w:tc>
      </w:tr>
      <w:tr w:rsidR="007E6A31" w:rsidRPr="007E6A31" w14:paraId="25511EFF" w14:textId="77777777" w:rsidTr="00CD7EA2">
        <w:trPr>
          <w:trHeight w:val="285"/>
        </w:trPr>
        <w:tc>
          <w:tcPr>
            <w:tcW w:w="1843" w:type="dxa"/>
          </w:tcPr>
          <w:p w14:paraId="25511EF9" w14:textId="77777777" w:rsidR="00CD7EA2" w:rsidRPr="007E6A31" w:rsidRDefault="00CD7EA2" w:rsidP="00CD7EA2">
            <w:pPr>
              <w:rPr>
                <w:rFonts w:eastAsia="Courier New" w:cs="Arial"/>
                <w:color w:val="000000" w:themeColor="text1"/>
              </w:rPr>
            </w:pPr>
            <w:r w:rsidRPr="007E6A31">
              <w:rPr>
                <w:rFonts w:cs="Arial"/>
                <w:color w:val="000000" w:themeColor="text1"/>
                <w:szCs w:val="22"/>
              </w:rPr>
              <w:t>Country</w:t>
            </w:r>
          </w:p>
        </w:tc>
        <w:tc>
          <w:tcPr>
            <w:tcW w:w="1307" w:type="dxa"/>
          </w:tcPr>
          <w:p w14:paraId="25511EFA" w14:textId="77777777" w:rsidR="00CD7EA2" w:rsidRPr="007E6A31" w:rsidRDefault="00CD7EA2" w:rsidP="00CD7EA2">
            <w:pPr>
              <w:snapToGrid w:val="0"/>
              <w:rPr>
                <w:rFonts w:cs="Arial"/>
                <w:color w:val="000000" w:themeColor="text1"/>
              </w:rPr>
            </w:pPr>
            <w:r w:rsidRPr="007E6A31">
              <w:rPr>
                <w:rFonts w:ascii="Calibri" w:hAnsi="Calibri" w:cs="Calibri"/>
                <w:color w:val="000000" w:themeColor="text1"/>
                <w:sz w:val="22"/>
                <w:szCs w:val="22"/>
              </w:rPr>
              <w:t>Dropdown</w:t>
            </w:r>
          </w:p>
        </w:tc>
        <w:tc>
          <w:tcPr>
            <w:tcW w:w="1103" w:type="dxa"/>
          </w:tcPr>
          <w:p w14:paraId="25511EFB" w14:textId="77777777" w:rsidR="00CD7EA2" w:rsidRPr="007E6A31" w:rsidRDefault="00CD7EA2" w:rsidP="00CD7EA2">
            <w:pPr>
              <w:snapToGrid w:val="0"/>
              <w:rPr>
                <w:rFonts w:cs="Arial"/>
                <w:color w:val="000000" w:themeColor="text1"/>
              </w:rPr>
            </w:pPr>
            <w:r w:rsidRPr="007E6A31">
              <w:rPr>
                <w:rFonts w:cs="Arial"/>
                <w:color w:val="000000" w:themeColor="text1"/>
              </w:rPr>
              <w:t>Varchar</w:t>
            </w:r>
          </w:p>
        </w:tc>
        <w:tc>
          <w:tcPr>
            <w:tcW w:w="2410" w:type="dxa"/>
          </w:tcPr>
          <w:p w14:paraId="25511EFC" w14:textId="77777777" w:rsidR="00CD7EA2" w:rsidRPr="007E6A31" w:rsidRDefault="00CD7EA2" w:rsidP="00CD7EA2">
            <w:pPr>
              <w:snapToGrid w:val="0"/>
              <w:rPr>
                <w:rFonts w:cs="Arial"/>
                <w:color w:val="000000" w:themeColor="text1"/>
              </w:rPr>
            </w:pPr>
            <w:r w:rsidRPr="007E6A31">
              <w:rPr>
                <w:color w:val="000000" w:themeColor="text1"/>
              </w:rPr>
              <w:t>Gives the country name</w:t>
            </w:r>
          </w:p>
        </w:tc>
        <w:tc>
          <w:tcPr>
            <w:tcW w:w="1701" w:type="dxa"/>
          </w:tcPr>
          <w:p w14:paraId="25511EFD" w14:textId="77777777" w:rsidR="00CD7EA2" w:rsidRPr="007E6A31" w:rsidRDefault="00CD7EA2">
            <w:pPr>
              <w:rPr>
                <w:color w:val="000000" w:themeColor="text1"/>
              </w:rPr>
            </w:pPr>
            <w:r w:rsidRPr="007E6A31">
              <w:rPr>
                <w:color w:val="000000" w:themeColor="text1"/>
              </w:rPr>
              <w:t>Enabled.</w:t>
            </w:r>
          </w:p>
        </w:tc>
        <w:tc>
          <w:tcPr>
            <w:tcW w:w="1002" w:type="dxa"/>
          </w:tcPr>
          <w:p w14:paraId="25511EFE" w14:textId="77777777" w:rsidR="00CD7EA2" w:rsidRPr="007E6A31" w:rsidRDefault="00CD7EA2" w:rsidP="00CD7EA2">
            <w:pPr>
              <w:snapToGrid w:val="0"/>
              <w:rPr>
                <w:rFonts w:cs="Arial"/>
                <w:color w:val="000000" w:themeColor="text1"/>
              </w:rPr>
            </w:pPr>
            <w:r w:rsidRPr="007E6A31">
              <w:rPr>
                <w:rFonts w:cs="Arial"/>
                <w:color w:val="000000" w:themeColor="text1"/>
              </w:rPr>
              <w:t>N/A</w:t>
            </w:r>
          </w:p>
        </w:tc>
      </w:tr>
      <w:tr w:rsidR="007E6A31" w:rsidRPr="007E6A31" w14:paraId="25511F01" w14:textId="77777777" w:rsidTr="00CD7EA2">
        <w:trPr>
          <w:trHeight w:val="285"/>
        </w:trPr>
        <w:tc>
          <w:tcPr>
            <w:tcW w:w="9366" w:type="dxa"/>
            <w:gridSpan w:val="6"/>
          </w:tcPr>
          <w:p w14:paraId="25511F00" w14:textId="77777777" w:rsidR="000A1ABB" w:rsidRPr="007E6A31" w:rsidRDefault="000A1ABB" w:rsidP="00CD7EA2">
            <w:pPr>
              <w:snapToGrid w:val="0"/>
              <w:rPr>
                <w:rFonts w:cs="Arial"/>
                <w:color w:val="000000" w:themeColor="text1"/>
              </w:rPr>
            </w:pPr>
          </w:p>
        </w:tc>
      </w:tr>
      <w:tr w:rsidR="007E6A31" w:rsidRPr="007E6A31" w14:paraId="25511F0A" w14:textId="77777777" w:rsidTr="00CD7EA2">
        <w:trPr>
          <w:trHeight w:val="285"/>
        </w:trPr>
        <w:tc>
          <w:tcPr>
            <w:tcW w:w="1843" w:type="dxa"/>
          </w:tcPr>
          <w:p w14:paraId="25511F02" w14:textId="77777777" w:rsidR="00CD7EA2" w:rsidRPr="007E6A31" w:rsidRDefault="00CD7EA2" w:rsidP="00CD7EA2">
            <w:pPr>
              <w:rPr>
                <w:rFonts w:cs="Arial"/>
                <w:color w:val="000000" w:themeColor="text1"/>
              </w:rPr>
            </w:pPr>
            <w:r w:rsidRPr="007E6A31">
              <w:rPr>
                <w:rFonts w:eastAsia="Courier New" w:cs="Arial"/>
                <w:color w:val="000000" w:themeColor="text1"/>
              </w:rPr>
              <w:t>Phone Number</w:t>
            </w:r>
          </w:p>
          <w:p w14:paraId="25511F03" w14:textId="77777777" w:rsidR="00CD7EA2" w:rsidRPr="007E6A31" w:rsidRDefault="00CD7EA2" w:rsidP="00CD7EA2">
            <w:pPr>
              <w:snapToGrid w:val="0"/>
              <w:rPr>
                <w:rFonts w:cs="Arial"/>
                <w:color w:val="000000" w:themeColor="text1"/>
              </w:rPr>
            </w:pPr>
          </w:p>
        </w:tc>
        <w:tc>
          <w:tcPr>
            <w:tcW w:w="1307" w:type="dxa"/>
          </w:tcPr>
          <w:p w14:paraId="25511F04" w14:textId="77777777" w:rsidR="00CD7EA2" w:rsidRPr="007E6A31" w:rsidRDefault="00CD7EA2" w:rsidP="00CD7EA2">
            <w:pPr>
              <w:snapToGrid w:val="0"/>
              <w:rPr>
                <w:rFonts w:cs="Arial"/>
                <w:color w:val="000000" w:themeColor="text1"/>
              </w:rPr>
            </w:pPr>
            <w:r w:rsidRPr="007E6A31">
              <w:rPr>
                <w:rFonts w:cs="Arial"/>
                <w:color w:val="000000" w:themeColor="text1"/>
              </w:rPr>
              <w:t>Text Box</w:t>
            </w:r>
          </w:p>
          <w:p w14:paraId="25511F05" w14:textId="77777777" w:rsidR="00CD7EA2" w:rsidRPr="007E6A31" w:rsidRDefault="00CD7EA2" w:rsidP="00CD7EA2">
            <w:pPr>
              <w:snapToGrid w:val="0"/>
              <w:rPr>
                <w:rFonts w:cs="Arial"/>
                <w:color w:val="000000" w:themeColor="text1"/>
              </w:rPr>
            </w:pPr>
          </w:p>
        </w:tc>
        <w:tc>
          <w:tcPr>
            <w:tcW w:w="1103" w:type="dxa"/>
          </w:tcPr>
          <w:p w14:paraId="25511F06" w14:textId="77777777" w:rsidR="00CD7EA2" w:rsidRPr="007E6A31" w:rsidRDefault="00CD7EA2" w:rsidP="00CD7EA2">
            <w:pPr>
              <w:snapToGrid w:val="0"/>
              <w:rPr>
                <w:rFonts w:cs="Arial"/>
                <w:color w:val="000000" w:themeColor="text1"/>
              </w:rPr>
            </w:pPr>
            <w:r w:rsidRPr="007E6A31">
              <w:rPr>
                <w:rFonts w:cs="Arial"/>
                <w:color w:val="000000" w:themeColor="text1"/>
              </w:rPr>
              <w:t>Numeric</w:t>
            </w:r>
          </w:p>
        </w:tc>
        <w:tc>
          <w:tcPr>
            <w:tcW w:w="2410" w:type="dxa"/>
          </w:tcPr>
          <w:p w14:paraId="25511F07" w14:textId="77777777" w:rsidR="00CD7EA2" w:rsidRPr="007E6A31" w:rsidRDefault="00CD7EA2" w:rsidP="00CD7EA2">
            <w:pPr>
              <w:rPr>
                <w:rFonts w:cs="Arial"/>
                <w:color w:val="000000" w:themeColor="text1"/>
              </w:rPr>
            </w:pPr>
            <w:r w:rsidRPr="007E6A31">
              <w:rPr>
                <w:rFonts w:cs="Arial"/>
                <w:color w:val="000000" w:themeColor="text1"/>
              </w:rPr>
              <w:t>Gives the phone number details</w:t>
            </w:r>
          </w:p>
        </w:tc>
        <w:tc>
          <w:tcPr>
            <w:tcW w:w="1701" w:type="dxa"/>
          </w:tcPr>
          <w:p w14:paraId="25511F08" w14:textId="77777777" w:rsidR="00CD7EA2" w:rsidRPr="007E6A31" w:rsidRDefault="00CD7EA2">
            <w:pPr>
              <w:rPr>
                <w:color w:val="000000" w:themeColor="text1"/>
              </w:rPr>
            </w:pPr>
            <w:r w:rsidRPr="007E6A31">
              <w:rPr>
                <w:color w:val="000000" w:themeColor="text1"/>
              </w:rPr>
              <w:t>Enabled.</w:t>
            </w:r>
          </w:p>
        </w:tc>
        <w:tc>
          <w:tcPr>
            <w:tcW w:w="1002" w:type="dxa"/>
          </w:tcPr>
          <w:p w14:paraId="25511F09" w14:textId="77777777" w:rsidR="00CD7EA2" w:rsidRPr="007E6A31" w:rsidRDefault="00CD7EA2" w:rsidP="00CD7EA2">
            <w:pPr>
              <w:snapToGrid w:val="0"/>
              <w:rPr>
                <w:rFonts w:cs="Arial"/>
                <w:color w:val="000000" w:themeColor="text1"/>
              </w:rPr>
            </w:pPr>
            <w:r w:rsidRPr="007E6A31">
              <w:rPr>
                <w:rFonts w:cs="Arial"/>
                <w:color w:val="000000" w:themeColor="text1"/>
              </w:rPr>
              <w:t>N/A</w:t>
            </w:r>
          </w:p>
        </w:tc>
      </w:tr>
      <w:tr w:rsidR="007E6A31" w:rsidRPr="007E6A31" w14:paraId="25511F13" w14:textId="77777777" w:rsidTr="00CD7EA2">
        <w:trPr>
          <w:trHeight w:val="285"/>
        </w:trPr>
        <w:tc>
          <w:tcPr>
            <w:tcW w:w="1843" w:type="dxa"/>
          </w:tcPr>
          <w:p w14:paraId="25511F0B" w14:textId="77777777" w:rsidR="00CD7EA2" w:rsidRPr="007E6A31" w:rsidRDefault="00CD7EA2" w:rsidP="00CD7EA2">
            <w:pPr>
              <w:rPr>
                <w:color w:val="000000" w:themeColor="text1"/>
                <w:lang w:val="en-US"/>
              </w:rPr>
            </w:pPr>
            <w:r w:rsidRPr="007E6A31">
              <w:rPr>
                <w:color w:val="000000" w:themeColor="text1"/>
                <w:lang w:val="en-US"/>
              </w:rPr>
              <w:t>Company email</w:t>
            </w:r>
          </w:p>
          <w:p w14:paraId="25511F0C" w14:textId="77777777" w:rsidR="00CD7EA2" w:rsidRPr="007E6A31" w:rsidRDefault="00CD7EA2" w:rsidP="00CD7EA2">
            <w:pPr>
              <w:rPr>
                <w:rFonts w:eastAsia="Courier New" w:cs="Arial"/>
                <w:color w:val="000000" w:themeColor="text1"/>
              </w:rPr>
            </w:pPr>
          </w:p>
        </w:tc>
        <w:tc>
          <w:tcPr>
            <w:tcW w:w="1307" w:type="dxa"/>
          </w:tcPr>
          <w:p w14:paraId="25511F0D" w14:textId="77777777" w:rsidR="00CD7EA2" w:rsidRPr="007E6A31" w:rsidRDefault="00CD7EA2" w:rsidP="00CD7EA2">
            <w:pPr>
              <w:snapToGrid w:val="0"/>
              <w:rPr>
                <w:rFonts w:cs="Arial"/>
                <w:color w:val="000000" w:themeColor="text1"/>
              </w:rPr>
            </w:pPr>
            <w:r w:rsidRPr="007E6A31">
              <w:rPr>
                <w:rFonts w:cs="Arial"/>
                <w:color w:val="000000" w:themeColor="text1"/>
              </w:rPr>
              <w:t>Text Box</w:t>
            </w:r>
          </w:p>
          <w:p w14:paraId="25511F0E" w14:textId="77777777" w:rsidR="00CD7EA2" w:rsidRPr="007E6A31" w:rsidRDefault="00CD7EA2" w:rsidP="00CD7EA2">
            <w:pPr>
              <w:snapToGrid w:val="0"/>
              <w:rPr>
                <w:rFonts w:cs="Arial"/>
                <w:color w:val="000000" w:themeColor="text1"/>
              </w:rPr>
            </w:pPr>
          </w:p>
        </w:tc>
        <w:tc>
          <w:tcPr>
            <w:tcW w:w="1103" w:type="dxa"/>
          </w:tcPr>
          <w:p w14:paraId="25511F0F" w14:textId="77777777" w:rsidR="00CD7EA2" w:rsidRPr="007E6A31" w:rsidRDefault="00CD7EA2" w:rsidP="00CD7EA2">
            <w:pPr>
              <w:snapToGrid w:val="0"/>
              <w:rPr>
                <w:rFonts w:cs="Arial"/>
                <w:color w:val="000000" w:themeColor="text1"/>
              </w:rPr>
            </w:pPr>
            <w:r w:rsidRPr="007E6A31">
              <w:rPr>
                <w:rFonts w:cs="Arial"/>
                <w:color w:val="000000" w:themeColor="text1"/>
              </w:rPr>
              <w:t>Multiple</w:t>
            </w:r>
          </w:p>
        </w:tc>
        <w:tc>
          <w:tcPr>
            <w:tcW w:w="2410" w:type="dxa"/>
          </w:tcPr>
          <w:p w14:paraId="25511F10" w14:textId="77777777" w:rsidR="00CD7EA2" w:rsidRPr="007E6A31" w:rsidRDefault="00CD7EA2" w:rsidP="00CD7EA2">
            <w:pPr>
              <w:snapToGrid w:val="0"/>
              <w:rPr>
                <w:rFonts w:cs="Arial"/>
                <w:color w:val="000000" w:themeColor="text1"/>
              </w:rPr>
            </w:pPr>
            <w:r w:rsidRPr="007E6A31">
              <w:rPr>
                <w:rFonts w:cs="Arial"/>
                <w:color w:val="000000" w:themeColor="text1"/>
              </w:rPr>
              <w:t>Gives the Email address of the Company</w:t>
            </w:r>
          </w:p>
        </w:tc>
        <w:tc>
          <w:tcPr>
            <w:tcW w:w="1701" w:type="dxa"/>
          </w:tcPr>
          <w:p w14:paraId="25511F11" w14:textId="77777777" w:rsidR="00CD7EA2" w:rsidRPr="007E6A31" w:rsidRDefault="00CD7EA2">
            <w:pPr>
              <w:rPr>
                <w:color w:val="000000" w:themeColor="text1"/>
              </w:rPr>
            </w:pPr>
            <w:r w:rsidRPr="007E6A31">
              <w:rPr>
                <w:color w:val="000000" w:themeColor="text1"/>
              </w:rPr>
              <w:t>Enabled.</w:t>
            </w:r>
          </w:p>
        </w:tc>
        <w:tc>
          <w:tcPr>
            <w:tcW w:w="1002" w:type="dxa"/>
          </w:tcPr>
          <w:p w14:paraId="25511F12" w14:textId="77777777" w:rsidR="00CD7EA2" w:rsidRPr="007E6A31" w:rsidRDefault="00CD7EA2" w:rsidP="00CD7EA2">
            <w:pPr>
              <w:snapToGrid w:val="0"/>
              <w:rPr>
                <w:rFonts w:cs="Arial"/>
                <w:color w:val="000000" w:themeColor="text1"/>
              </w:rPr>
            </w:pPr>
            <w:r w:rsidRPr="007E6A31">
              <w:rPr>
                <w:rFonts w:cs="Arial"/>
                <w:color w:val="000000" w:themeColor="text1"/>
              </w:rPr>
              <w:t>N/A</w:t>
            </w:r>
          </w:p>
        </w:tc>
      </w:tr>
      <w:tr w:rsidR="007E6A31" w:rsidRPr="007E6A31" w14:paraId="25511F1F" w14:textId="77777777" w:rsidTr="00CD7EA2">
        <w:trPr>
          <w:trHeight w:val="1502"/>
        </w:trPr>
        <w:tc>
          <w:tcPr>
            <w:tcW w:w="1843" w:type="dxa"/>
          </w:tcPr>
          <w:p w14:paraId="25511F14" w14:textId="77777777" w:rsidR="00CD7EA2" w:rsidRPr="007E6A31" w:rsidRDefault="00CD7EA2" w:rsidP="00CD7EA2">
            <w:pPr>
              <w:rPr>
                <w:color w:val="000000" w:themeColor="text1"/>
                <w:lang w:val="en-US"/>
              </w:rPr>
            </w:pPr>
            <w:r w:rsidRPr="007E6A31">
              <w:rPr>
                <w:color w:val="000000" w:themeColor="text1"/>
                <w:lang w:val="en-US"/>
              </w:rPr>
              <w:t>Type of Company</w:t>
            </w:r>
          </w:p>
          <w:p w14:paraId="25511F15" w14:textId="77777777" w:rsidR="00CD7EA2" w:rsidRPr="007E6A31" w:rsidRDefault="00CD7EA2" w:rsidP="00CD7EA2">
            <w:pPr>
              <w:rPr>
                <w:color w:val="000000" w:themeColor="text1"/>
                <w:lang w:val="en-US"/>
              </w:rPr>
            </w:pPr>
          </w:p>
        </w:tc>
        <w:tc>
          <w:tcPr>
            <w:tcW w:w="1307" w:type="dxa"/>
          </w:tcPr>
          <w:p w14:paraId="25511F16" w14:textId="77777777" w:rsidR="00CD7EA2" w:rsidRPr="007E6A31" w:rsidRDefault="00CD7EA2" w:rsidP="00CD7EA2">
            <w:pPr>
              <w:snapToGrid w:val="0"/>
              <w:rPr>
                <w:rFonts w:cs="Arial"/>
                <w:color w:val="000000" w:themeColor="text1"/>
              </w:rPr>
            </w:pPr>
            <w:r w:rsidRPr="007E6A31">
              <w:rPr>
                <w:rFonts w:cs="Arial"/>
                <w:color w:val="000000" w:themeColor="text1"/>
              </w:rPr>
              <w:t>Dropdown</w:t>
            </w:r>
          </w:p>
        </w:tc>
        <w:tc>
          <w:tcPr>
            <w:tcW w:w="1103" w:type="dxa"/>
          </w:tcPr>
          <w:p w14:paraId="25511F17" w14:textId="77777777" w:rsidR="00CD7EA2" w:rsidRPr="007E6A31" w:rsidRDefault="00CD7EA2" w:rsidP="00CD7EA2">
            <w:pPr>
              <w:snapToGrid w:val="0"/>
              <w:rPr>
                <w:rFonts w:cs="Arial"/>
                <w:color w:val="000000" w:themeColor="text1"/>
              </w:rPr>
            </w:pPr>
            <w:r w:rsidRPr="007E6A31">
              <w:rPr>
                <w:rFonts w:cs="Arial"/>
                <w:color w:val="000000" w:themeColor="text1"/>
              </w:rPr>
              <w:t>Varchar</w:t>
            </w:r>
          </w:p>
        </w:tc>
        <w:tc>
          <w:tcPr>
            <w:tcW w:w="2410" w:type="dxa"/>
          </w:tcPr>
          <w:p w14:paraId="25511F18" w14:textId="77777777" w:rsidR="00CD7EA2" w:rsidRPr="007E6A31" w:rsidRDefault="00CD7EA2" w:rsidP="00CD7EA2">
            <w:pPr>
              <w:snapToGrid w:val="0"/>
              <w:rPr>
                <w:rFonts w:cs="Arial"/>
                <w:color w:val="000000" w:themeColor="text1"/>
              </w:rPr>
            </w:pPr>
            <w:r w:rsidRPr="007E6A31">
              <w:rPr>
                <w:rFonts w:cs="Arial"/>
                <w:color w:val="000000" w:themeColor="text1"/>
              </w:rPr>
              <w:t>Describes the nature of company. Options include</w:t>
            </w:r>
          </w:p>
          <w:p w14:paraId="25511F19" w14:textId="77777777" w:rsidR="00CD7EA2" w:rsidRPr="007E6A31" w:rsidRDefault="00CD7EA2" w:rsidP="00CD7EA2">
            <w:pPr>
              <w:snapToGrid w:val="0"/>
              <w:rPr>
                <w:rFonts w:cs="Arial"/>
                <w:color w:val="000000" w:themeColor="text1"/>
              </w:rPr>
            </w:pPr>
            <w:r w:rsidRPr="007E6A31">
              <w:rPr>
                <w:rFonts w:cs="Arial"/>
                <w:color w:val="000000" w:themeColor="text1"/>
              </w:rPr>
              <w:t>Public Company</w:t>
            </w:r>
          </w:p>
          <w:p w14:paraId="25511F1A" w14:textId="77777777" w:rsidR="00CD7EA2" w:rsidRPr="007E6A31" w:rsidRDefault="00CD7EA2" w:rsidP="00CD7EA2">
            <w:pPr>
              <w:snapToGrid w:val="0"/>
              <w:rPr>
                <w:rFonts w:cs="Arial"/>
                <w:color w:val="000000" w:themeColor="text1"/>
              </w:rPr>
            </w:pPr>
            <w:r w:rsidRPr="007E6A31">
              <w:rPr>
                <w:rFonts w:cs="Arial"/>
                <w:color w:val="000000" w:themeColor="text1"/>
              </w:rPr>
              <w:t>Private Company</w:t>
            </w:r>
          </w:p>
          <w:p w14:paraId="25511F1B" w14:textId="77777777" w:rsidR="00CD7EA2" w:rsidRPr="007E6A31" w:rsidRDefault="00CD7EA2" w:rsidP="00CD7EA2">
            <w:pPr>
              <w:snapToGrid w:val="0"/>
              <w:rPr>
                <w:rFonts w:cs="Arial"/>
                <w:color w:val="000000" w:themeColor="text1"/>
              </w:rPr>
            </w:pPr>
            <w:r w:rsidRPr="007E6A31">
              <w:rPr>
                <w:rFonts w:cs="Arial"/>
                <w:color w:val="000000" w:themeColor="text1"/>
              </w:rPr>
              <w:t>Partnership Firm</w:t>
            </w:r>
          </w:p>
          <w:p w14:paraId="25511F1C" w14:textId="77777777" w:rsidR="00CD7EA2" w:rsidRPr="007E6A31" w:rsidRDefault="00CD7EA2" w:rsidP="00CD7EA2">
            <w:pPr>
              <w:snapToGrid w:val="0"/>
              <w:rPr>
                <w:rFonts w:cs="Arial"/>
                <w:color w:val="000000" w:themeColor="text1"/>
              </w:rPr>
            </w:pPr>
            <w:r w:rsidRPr="007E6A31">
              <w:rPr>
                <w:rFonts w:cs="Arial"/>
                <w:color w:val="000000" w:themeColor="text1"/>
              </w:rPr>
              <w:t>Sole Proprietor ship</w:t>
            </w:r>
          </w:p>
        </w:tc>
        <w:tc>
          <w:tcPr>
            <w:tcW w:w="1701" w:type="dxa"/>
          </w:tcPr>
          <w:p w14:paraId="25511F1D" w14:textId="77777777" w:rsidR="00CD7EA2" w:rsidRPr="007E6A31" w:rsidRDefault="00CD7EA2">
            <w:pPr>
              <w:rPr>
                <w:color w:val="000000" w:themeColor="text1"/>
              </w:rPr>
            </w:pPr>
            <w:r w:rsidRPr="007E6A31">
              <w:rPr>
                <w:color w:val="000000" w:themeColor="text1"/>
              </w:rPr>
              <w:t>Enabled.</w:t>
            </w:r>
          </w:p>
        </w:tc>
        <w:tc>
          <w:tcPr>
            <w:tcW w:w="1002" w:type="dxa"/>
          </w:tcPr>
          <w:p w14:paraId="25511F1E" w14:textId="77777777" w:rsidR="00CD7EA2" w:rsidRPr="007E6A31" w:rsidRDefault="00CD7EA2" w:rsidP="00CD7EA2">
            <w:pPr>
              <w:snapToGrid w:val="0"/>
              <w:rPr>
                <w:rFonts w:cs="Arial"/>
                <w:color w:val="000000" w:themeColor="text1"/>
              </w:rPr>
            </w:pPr>
            <w:r w:rsidRPr="007E6A31">
              <w:rPr>
                <w:rFonts w:cs="Arial"/>
                <w:color w:val="000000" w:themeColor="text1"/>
              </w:rPr>
              <w:t>N/A</w:t>
            </w:r>
          </w:p>
        </w:tc>
      </w:tr>
      <w:tr w:rsidR="000A1ABB" w:rsidRPr="007E6A31" w14:paraId="25511F27" w14:textId="77777777" w:rsidTr="00CD7EA2">
        <w:trPr>
          <w:trHeight w:val="285"/>
        </w:trPr>
        <w:tc>
          <w:tcPr>
            <w:tcW w:w="1843" w:type="dxa"/>
          </w:tcPr>
          <w:p w14:paraId="25511F20" w14:textId="77777777" w:rsidR="000A1ABB" w:rsidRPr="007E6A31" w:rsidRDefault="000A1ABB" w:rsidP="00CD7EA2">
            <w:pPr>
              <w:rPr>
                <w:color w:val="000000" w:themeColor="text1"/>
                <w:lang w:val="en-US"/>
              </w:rPr>
            </w:pPr>
            <w:r w:rsidRPr="007E6A31">
              <w:rPr>
                <w:color w:val="000000" w:themeColor="text1"/>
                <w:lang w:val="en-US"/>
              </w:rPr>
              <w:t>Assignment  Effective date*</w:t>
            </w:r>
          </w:p>
          <w:p w14:paraId="25511F21" w14:textId="77777777" w:rsidR="000A1ABB" w:rsidRPr="007E6A31" w:rsidRDefault="000A1ABB" w:rsidP="00CD7EA2">
            <w:pPr>
              <w:ind w:left="360"/>
              <w:rPr>
                <w:rFonts w:cs="Arial"/>
                <w:color w:val="000000" w:themeColor="text1"/>
              </w:rPr>
            </w:pPr>
          </w:p>
        </w:tc>
        <w:tc>
          <w:tcPr>
            <w:tcW w:w="1307" w:type="dxa"/>
          </w:tcPr>
          <w:p w14:paraId="25511F22" w14:textId="77777777" w:rsidR="000A1ABB" w:rsidRPr="007E6A31" w:rsidRDefault="000A1ABB" w:rsidP="00CD7EA2">
            <w:pPr>
              <w:snapToGrid w:val="0"/>
              <w:rPr>
                <w:rFonts w:cs="Arial"/>
                <w:color w:val="000000" w:themeColor="text1"/>
              </w:rPr>
            </w:pPr>
            <w:r w:rsidRPr="007E6A31">
              <w:rPr>
                <w:rFonts w:cs="Arial"/>
                <w:color w:val="000000" w:themeColor="text1"/>
              </w:rPr>
              <w:t>Text box</w:t>
            </w:r>
          </w:p>
        </w:tc>
        <w:tc>
          <w:tcPr>
            <w:tcW w:w="1103" w:type="dxa"/>
          </w:tcPr>
          <w:p w14:paraId="25511F23" w14:textId="77777777" w:rsidR="000A1ABB" w:rsidRPr="007E6A31" w:rsidRDefault="000A1ABB" w:rsidP="00CD7EA2">
            <w:pPr>
              <w:snapToGrid w:val="0"/>
              <w:rPr>
                <w:rFonts w:cs="Arial"/>
                <w:color w:val="000000" w:themeColor="text1"/>
              </w:rPr>
            </w:pPr>
            <w:r w:rsidRPr="007E6A31">
              <w:rPr>
                <w:rFonts w:cs="Arial"/>
                <w:color w:val="000000" w:themeColor="text1"/>
              </w:rPr>
              <w:t xml:space="preserve">Date </w:t>
            </w:r>
          </w:p>
        </w:tc>
        <w:tc>
          <w:tcPr>
            <w:tcW w:w="2410" w:type="dxa"/>
          </w:tcPr>
          <w:p w14:paraId="25511F24" w14:textId="77777777" w:rsidR="000A1ABB" w:rsidRPr="007E6A31" w:rsidRDefault="000A1ABB" w:rsidP="00CD7EA2">
            <w:pPr>
              <w:rPr>
                <w:rFonts w:cs="Arial"/>
                <w:color w:val="000000" w:themeColor="text1"/>
              </w:rPr>
            </w:pPr>
            <w:r w:rsidRPr="007E6A31">
              <w:rPr>
                <w:rFonts w:cs="Arial"/>
                <w:color w:val="000000" w:themeColor="text1"/>
              </w:rPr>
              <w:t>Gives the effective date of the assignment</w:t>
            </w:r>
          </w:p>
        </w:tc>
        <w:tc>
          <w:tcPr>
            <w:tcW w:w="1701" w:type="dxa"/>
          </w:tcPr>
          <w:p w14:paraId="25511F25" w14:textId="77777777" w:rsidR="000A1ABB" w:rsidRPr="007E6A31" w:rsidRDefault="00CD7EA2" w:rsidP="00CD7EA2">
            <w:pPr>
              <w:snapToGrid w:val="0"/>
              <w:rPr>
                <w:rFonts w:cs="Arial"/>
                <w:color w:val="000000" w:themeColor="text1"/>
              </w:rPr>
            </w:pPr>
            <w:r w:rsidRPr="007E6A31">
              <w:rPr>
                <w:color w:val="000000" w:themeColor="text1"/>
              </w:rPr>
              <w:t>Disabled.</w:t>
            </w:r>
          </w:p>
        </w:tc>
        <w:tc>
          <w:tcPr>
            <w:tcW w:w="1002" w:type="dxa"/>
          </w:tcPr>
          <w:p w14:paraId="25511F26" w14:textId="77777777" w:rsidR="000A1ABB" w:rsidRPr="007E6A31" w:rsidRDefault="000A1ABB" w:rsidP="00CD7EA2">
            <w:pPr>
              <w:snapToGrid w:val="0"/>
              <w:rPr>
                <w:rFonts w:cs="Arial"/>
                <w:color w:val="000000" w:themeColor="text1"/>
              </w:rPr>
            </w:pPr>
            <w:r w:rsidRPr="007E6A31">
              <w:rPr>
                <w:rFonts w:cs="Arial"/>
                <w:color w:val="000000" w:themeColor="text1"/>
              </w:rPr>
              <w:t>N/A</w:t>
            </w:r>
          </w:p>
        </w:tc>
      </w:tr>
    </w:tbl>
    <w:p w14:paraId="25511F28" w14:textId="77777777" w:rsidR="000A1ABB" w:rsidRPr="007E6A31" w:rsidRDefault="000A1ABB">
      <w:pPr>
        <w:rPr>
          <w:color w:val="000000" w:themeColor="text1"/>
        </w:rPr>
      </w:pPr>
    </w:p>
    <w:p w14:paraId="25511F29" w14:textId="77777777" w:rsidR="007F37C8" w:rsidRPr="007E6A31" w:rsidRDefault="007F37C8">
      <w:pPr>
        <w:rPr>
          <w:color w:val="000000" w:themeColor="text1"/>
        </w:rPr>
      </w:pPr>
    </w:p>
    <w:p w14:paraId="25511F2A" w14:textId="77777777" w:rsidR="00906CE6" w:rsidRPr="007E6A31" w:rsidRDefault="00906CE6" w:rsidP="00906CE6">
      <w:pPr>
        <w:rPr>
          <w:b/>
          <w:color w:val="000000" w:themeColor="text1"/>
          <w:u w:val="single"/>
          <w:lang w:val="en-US"/>
        </w:rPr>
      </w:pPr>
      <w:r w:rsidRPr="007E6A31">
        <w:rPr>
          <w:b/>
          <w:color w:val="000000" w:themeColor="text1"/>
          <w:u w:val="single"/>
          <w:lang w:val="en-US"/>
        </w:rPr>
        <w:t>Hyperlinks, Buttons and Options :</w:t>
      </w:r>
    </w:p>
    <w:p w14:paraId="25511F2B" w14:textId="77777777" w:rsidR="006D501E" w:rsidRPr="007E6A31" w:rsidRDefault="006D501E" w:rsidP="00906CE6">
      <w:pPr>
        <w:rPr>
          <w:b/>
          <w:color w:val="000000" w:themeColor="text1"/>
          <w:lang w:val="en-US"/>
        </w:rPr>
      </w:pPr>
    </w:p>
    <w:p w14:paraId="25511F2C" w14:textId="77777777" w:rsidR="00906CE6" w:rsidRPr="007E6A31" w:rsidRDefault="00906CE6" w:rsidP="00906CE6">
      <w:pPr>
        <w:rPr>
          <w:color w:val="000000" w:themeColor="text1"/>
          <w:lang w:val="en-US"/>
        </w:rPr>
      </w:pPr>
      <w:r w:rsidRPr="007E6A31">
        <w:rPr>
          <w:b/>
          <w:color w:val="000000" w:themeColor="text1"/>
          <w:lang w:val="en-US"/>
        </w:rPr>
        <w:t>Back</w:t>
      </w:r>
      <w:r w:rsidRPr="007E6A31">
        <w:rPr>
          <w:color w:val="000000" w:themeColor="text1"/>
          <w:lang w:val="en-US"/>
        </w:rPr>
        <w:t xml:space="preserve"> – Button   : Allows going back to </w:t>
      </w:r>
      <w:r w:rsidR="008C37A8" w:rsidRPr="007E6A31">
        <w:rPr>
          <w:color w:val="000000" w:themeColor="text1"/>
          <w:lang w:val="en-US"/>
        </w:rPr>
        <w:t>the approver dashboard screen</w:t>
      </w:r>
      <w:r w:rsidRPr="007E6A31">
        <w:rPr>
          <w:color w:val="000000" w:themeColor="text1"/>
          <w:lang w:val="en-US"/>
        </w:rPr>
        <w:t>.</w:t>
      </w:r>
    </w:p>
    <w:p w14:paraId="25511F2D" w14:textId="77777777" w:rsidR="00906CE6" w:rsidRPr="007E6A31" w:rsidRDefault="00906CE6" w:rsidP="00906CE6">
      <w:pPr>
        <w:rPr>
          <w:color w:val="000000" w:themeColor="text1"/>
          <w:lang w:val="en-US"/>
        </w:rPr>
      </w:pPr>
    </w:p>
    <w:p w14:paraId="25511F2E" w14:textId="77777777" w:rsidR="00906CE6" w:rsidRPr="007E6A31" w:rsidRDefault="00906CE6" w:rsidP="00906CE6">
      <w:pPr>
        <w:rPr>
          <w:color w:val="000000" w:themeColor="text1"/>
          <w:lang w:val="en-US"/>
        </w:rPr>
      </w:pPr>
      <w:r w:rsidRPr="007E6A31">
        <w:rPr>
          <w:b/>
          <w:color w:val="000000" w:themeColor="text1"/>
          <w:lang w:val="en-US"/>
        </w:rPr>
        <w:t>Approve</w:t>
      </w:r>
      <w:r w:rsidRPr="007E6A31">
        <w:rPr>
          <w:color w:val="000000" w:themeColor="text1"/>
          <w:lang w:val="en-US"/>
        </w:rPr>
        <w:t xml:space="preserve"> – Button   : Clicking on Approve button, the Assignment request will be approved.</w:t>
      </w:r>
    </w:p>
    <w:p w14:paraId="25511F2F" w14:textId="77777777" w:rsidR="00906CE6" w:rsidRPr="007E6A31" w:rsidRDefault="00906CE6" w:rsidP="00906CE6">
      <w:pPr>
        <w:rPr>
          <w:color w:val="000000" w:themeColor="text1"/>
          <w:lang w:val="en-US"/>
        </w:rPr>
      </w:pPr>
    </w:p>
    <w:p w14:paraId="25511F30" w14:textId="77777777" w:rsidR="00DB4CB1" w:rsidRPr="007E6A31" w:rsidRDefault="00DB4CB1" w:rsidP="00DB4CB1">
      <w:pPr>
        <w:rPr>
          <w:color w:val="000000" w:themeColor="text1"/>
          <w:lang w:val="en-US"/>
        </w:rPr>
      </w:pPr>
      <w:r w:rsidRPr="007E6A31">
        <w:rPr>
          <w:b/>
          <w:color w:val="000000" w:themeColor="text1"/>
          <w:lang w:val="en-US"/>
        </w:rPr>
        <w:t xml:space="preserve">Reject – </w:t>
      </w:r>
      <w:r w:rsidR="006226EE" w:rsidRPr="007E6A31">
        <w:rPr>
          <w:color w:val="000000" w:themeColor="text1"/>
          <w:lang w:val="en-US"/>
        </w:rPr>
        <w:t>Button: Allows rejecting the assignment request. In case of reject button is clicked, then system will give a message “Are you sure to reject the Assignment Request” with Yes and No Options. If Yes is clicked, then Assignment Rejection Letter generation trigger will be initiated.</w:t>
      </w:r>
    </w:p>
    <w:p w14:paraId="25511F31" w14:textId="77777777" w:rsidR="002E3E67" w:rsidRPr="007E6A31" w:rsidRDefault="002E3E67" w:rsidP="002E3E67">
      <w:pPr>
        <w:rPr>
          <w:b/>
          <w:color w:val="000000" w:themeColor="text1"/>
          <w:lang w:val="en-US"/>
        </w:rPr>
      </w:pPr>
    </w:p>
    <w:p w14:paraId="25511F32" w14:textId="77777777" w:rsidR="007F37C8" w:rsidRPr="007E6A31" w:rsidRDefault="00906CE6">
      <w:pPr>
        <w:rPr>
          <w:b/>
          <w:color w:val="000000" w:themeColor="text1"/>
        </w:rPr>
      </w:pPr>
      <w:r w:rsidRPr="007E6A31">
        <w:rPr>
          <w:b/>
          <w:color w:val="000000" w:themeColor="text1"/>
          <w:lang w:val="en-US"/>
        </w:rPr>
        <w:t>Send for Print</w:t>
      </w:r>
      <w:r w:rsidRPr="007E6A31">
        <w:rPr>
          <w:color w:val="000000" w:themeColor="text1"/>
          <w:lang w:val="en-US"/>
        </w:rPr>
        <w:t xml:space="preserve"> - Button: </w:t>
      </w:r>
      <w:r w:rsidR="006226EE" w:rsidRPr="007E6A31">
        <w:rPr>
          <w:color w:val="000000" w:themeColor="text1"/>
          <w:lang w:val="en-US"/>
        </w:rPr>
        <w:t>Allows printing the Endorsement letter for Assignment .It will be enabled in case the Assignment request   is approved or rejected.</w:t>
      </w:r>
    </w:p>
    <w:p w14:paraId="25511F33" w14:textId="77777777" w:rsidR="006226EE" w:rsidRPr="007E6A31" w:rsidRDefault="006226EE">
      <w:pPr>
        <w:rPr>
          <w:b/>
          <w:color w:val="000000" w:themeColor="text1"/>
        </w:rPr>
      </w:pPr>
    </w:p>
    <w:p w14:paraId="25511F34" w14:textId="77777777" w:rsidR="007F37C8" w:rsidRPr="007E6A31" w:rsidRDefault="006D501E">
      <w:pPr>
        <w:rPr>
          <w:color w:val="000000" w:themeColor="text1"/>
        </w:rPr>
      </w:pPr>
      <w:r w:rsidRPr="007E6A31">
        <w:rPr>
          <w:b/>
          <w:color w:val="000000" w:themeColor="text1"/>
        </w:rPr>
        <w:t xml:space="preserve">View </w:t>
      </w:r>
      <w:r w:rsidR="008C37A8" w:rsidRPr="007E6A31">
        <w:rPr>
          <w:b/>
          <w:color w:val="000000" w:themeColor="text1"/>
        </w:rPr>
        <w:t>Documents</w:t>
      </w:r>
      <w:r w:rsidR="008C37A8" w:rsidRPr="007E6A31">
        <w:rPr>
          <w:color w:val="000000" w:themeColor="text1"/>
        </w:rPr>
        <w:t xml:space="preserve"> -</w:t>
      </w:r>
      <w:r w:rsidR="007470D4" w:rsidRPr="007E6A31">
        <w:rPr>
          <w:color w:val="000000" w:themeColor="text1"/>
        </w:rPr>
        <w:t>Button:</w:t>
      </w:r>
      <w:r w:rsidRPr="007E6A31">
        <w:rPr>
          <w:color w:val="000000" w:themeColor="text1"/>
        </w:rPr>
        <w:t xml:space="preserve"> Allows </w:t>
      </w:r>
      <w:r w:rsidR="007470D4" w:rsidRPr="007E6A31">
        <w:rPr>
          <w:color w:val="000000" w:themeColor="text1"/>
        </w:rPr>
        <w:t>viewing</w:t>
      </w:r>
      <w:r w:rsidRPr="007E6A31">
        <w:rPr>
          <w:color w:val="000000" w:themeColor="text1"/>
        </w:rPr>
        <w:t xml:space="preserve"> the documents submitted.</w:t>
      </w:r>
    </w:p>
    <w:p w14:paraId="25511F35" w14:textId="77777777" w:rsidR="006D501E" w:rsidRPr="007E6A31" w:rsidRDefault="006D501E">
      <w:pPr>
        <w:rPr>
          <w:color w:val="000000" w:themeColor="text1"/>
        </w:rPr>
      </w:pPr>
    </w:p>
    <w:p w14:paraId="25511F36" w14:textId="77777777" w:rsidR="006D501E" w:rsidRPr="007E6A31" w:rsidRDefault="006D501E">
      <w:pPr>
        <w:rPr>
          <w:color w:val="000000" w:themeColor="text1"/>
        </w:rPr>
      </w:pPr>
      <w:r w:rsidRPr="007E6A31">
        <w:rPr>
          <w:b/>
          <w:color w:val="000000" w:themeColor="text1"/>
        </w:rPr>
        <w:lastRenderedPageBreak/>
        <w:t>Request for Documents</w:t>
      </w:r>
      <w:r w:rsidRPr="007E6A31">
        <w:rPr>
          <w:color w:val="000000" w:themeColor="text1"/>
        </w:rPr>
        <w:t xml:space="preserve"> – </w:t>
      </w:r>
      <w:r w:rsidR="007470D4" w:rsidRPr="007E6A31">
        <w:rPr>
          <w:color w:val="000000" w:themeColor="text1"/>
        </w:rPr>
        <w:t>Button:</w:t>
      </w:r>
      <w:r w:rsidRPr="007E6A31">
        <w:rPr>
          <w:color w:val="000000" w:themeColor="text1"/>
        </w:rPr>
        <w:t xml:space="preserve"> Allows </w:t>
      </w:r>
      <w:r w:rsidR="007470D4" w:rsidRPr="007E6A31">
        <w:rPr>
          <w:color w:val="000000" w:themeColor="text1"/>
        </w:rPr>
        <w:t>requesting</w:t>
      </w:r>
      <w:r w:rsidR="003D0AB4" w:rsidRPr="007E6A31">
        <w:rPr>
          <w:color w:val="000000" w:themeColor="text1"/>
        </w:rPr>
        <w:t xml:space="preserve"> </w:t>
      </w:r>
      <w:r w:rsidR="007470D4" w:rsidRPr="007E6A31">
        <w:rPr>
          <w:color w:val="000000" w:themeColor="text1"/>
        </w:rPr>
        <w:t>for documents, if</w:t>
      </w:r>
      <w:r w:rsidR="00D871FE" w:rsidRPr="007E6A31">
        <w:rPr>
          <w:color w:val="000000" w:themeColor="text1"/>
        </w:rPr>
        <w:t xml:space="preserve"> required.</w:t>
      </w:r>
    </w:p>
    <w:p w14:paraId="25511F37" w14:textId="77777777" w:rsidR="007F37C8" w:rsidRPr="007E6A31" w:rsidRDefault="007F37C8">
      <w:pPr>
        <w:rPr>
          <w:color w:val="000000" w:themeColor="text1"/>
        </w:rPr>
      </w:pPr>
    </w:p>
    <w:p w14:paraId="25511F38" w14:textId="77777777" w:rsidR="00B12D7C" w:rsidRPr="007E6A31" w:rsidRDefault="00B12D7C">
      <w:pPr>
        <w:rPr>
          <w:color w:val="000000" w:themeColor="text1"/>
        </w:rPr>
      </w:pPr>
    </w:p>
    <w:p w14:paraId="25511F39" w14:textId="52E63492" w:rsidR="00780965" w:rsidRPr="007E6A31" w:rsidRDefault="00780965" w:rsidP="00780965">
      <w:pPr>
        <w:pStyle w:val="Heading3"/>
        <w:numPr>
          <w:ilvl w:val="0"/>
          <w:numId w:val="0"/>
        </w:numPr>
        <w:ind w:left="180"/>
        <w:rPr>
          <w:rStyle w:val="Strong"/>
          <w:color w:val="000000" w:themeColor="text1"/>
        </w:rPr>
      </w:pPr>
      <w:bookmarkStart w:id="14" w:name="_Toc347933718"/>
      <w:r w:rsidRPr="007E6A31">
        <w:rPr>
          <w:rStyle w:val="Strong"/>
          <w:color w:val="000000" w:themeColor="text1"/>
        </w:rPr>
        <w:t>Add Assignee-Trust</w:t>
      </w:r>
      <w:bookmarkEnd w:id="14"/>
    </w:p>
    <w:p w14:paraId="25511F3A" w14:textId="77777777" w:rsidR="00780965" w:rsidRPr="007E6A31" w:rsidRDefault="00780965" w:rsidP="00780965">
      <w:pPr>
        <w:rPr>
          <w:b/>
          <w:color w:val="000000" w:themeColor="text1"/>
          <w:lang w:val="en-US"/>
        </w:rPr>
      </w:pPr>
    </w:p>
    <w:p w14:paraId="25511F3B" w14:textId="77777777" w:rsidR="00780965" w:rsidRPr="007E6A31" w:rsidRDefault="00780965" w:rsidP="00780965">
      <w:pPr>
        <w:rPr>
          <w:color w:val="000000" w:themeColor="text1"/>
          <w:lang w:val="en-US"/>
        </w:rPr>
      </w:pPr>
      <w:r w:rsidRPr="007E6A31">
        <w:rPr>
          <w:color w:val="000000" w:themeColor="text1"/>
          <w:lang w:val="en-US"/>
        </w:rPr>
        <w:t xml:space="preserve">Selecting the option “Trust” from the </w:t>
      </w:r>
      <w:r w:rsidR="005341F5" w:rsidRPr="007E6A31">
        <w:rPr>
          <w:color w:val="000000" w:themeColor="text1"/>
          <w:lang w:val="en-US"/>
        </w:rPr>
        <w:t>“</w:t>
      </w:r>
      <w:r w:rsidRPr="007E6A31">
        <w:rPr>
          <w:color w:val="000000" w:themeColor="text1"/>
          <w:lang w:val="en-US"/>
        </w:rPr>
        <w:t xml:space="preserve">Assignee </w:t>
      </w:r>
      <w:r w:rsidR="005341F5" w:rsidRPr="007E6A31">
        <w:rPr>
          <w:color w:val="000000" w:themeColor="text1"/>
          <w:lang w:val="en-US"/>
        </w:rPr>
        <w:t xml:space="preserve">Type” drop down </w:t>
      </w:r>
      <w:r w:rsidR="00003CDA" w:rsidRPr="007E6A31">
        <w:rPr>
          <w:color w:val="000000" w:themeColor="text1"/>
          <w:lang w:val="en-US"/>
        </w:rPr>
        <w:t>list allows</w:t>
      </w:r>
      <w:r w:rsidR="007D56CE" w:rsidRPr="007E6A31">
        <w:rPr>
          <w:color w:val="000000" w:themeColor="text1"/>
          <w:lang w:val="en-US"/>
        </w:rPr>
        <w:t xml:space="preserve"> user to e</w:t>
      </w:r>
      <w:r w:rsidR="005341F5" w:rsidRPr="007E6A31">
        <w:rPr>
          <w:color w:val="000000" w:themeColor="text1"/>
          <w:lang w:val="en-US"/>
        </w:rPr>
        <w:t>nter</w:t>
      </w:r>
      <w:r w:rsidR="00003CDA" w:rsidRPr="007E6A31">
        <w:rPr>
          <w:color w:val="000000" w:themeColor="text1"/>
          <w:lang w:val="en-US"/>
        </w:rPr>
        <w:t xml:space="preserve"> </w:t>
      </w:r>
      <w:r w:rsidR="005341F5" w:rsidRPr="007E6A31">
        <w:rPr>
          <w:color w:val="000000" w:themeColor="text1"/>
          <w:lang w:val="en-US"/>
        </w:rPr>
        <w:t xml:space="preserve"> the trust details</w:t>
      </w:r>
      <w:r w:rsidRPr="007E6A31">
        <w:rPr>
          <w:color w:val="000000" w:themeColor="text1"/>
          <w:lang w:val="en-US"/>
        </w:rPr>
        <w:t xml:space="preserve">. To enter the data on the Screen the User will click on the </w:t>
      </w:r>
      <w:r w:rsidR="00B12D7C" w:rsidRPr="007E6A31">
        <w:rPr>
          <w:b/>
          <w:color w:val="000000" w:themeColor="text1"/>
          <w:lang w:val="en-US"/>
        </w:rPr>
        <w:t xml:space="preserve">View </w:t>
      </w:r>
      <w:r w:rsidRPr="007E6A31">
        <w:rPr>
          <w:b/>
          <w:color w:val="000000" w:themeColor="text1"/>
          <w:lang w:val="en-US"/>
        </w:rPr>
        <w:t>Documents</w:t>
      </w:r>
      <w:r w:rsidRPr="007E6A31">
        <w:rPr>
          <w:color w:val="000000" w:themeColor="text1"/>
          <w:lang w:val="en-US"/>
        </w:rPr>
        <w:t xml:space="preserve"> button. The Click will allow the User access to Assignment form which is scanned and saved in the File Server of Enterprise Content management.</w:t>
      </w:r>
    </w:p>
    <w:p w14:paraId="25511F3C" w14:textId="77777777" w:rsidR="00780965" w:rsidRPr="007E6A31" w:rsidRDefault="00780965" w:rsidP="00780965">
      <w:pPr>
        <w:rPr>
          <w:color w:val="000000" w:themeColor="text1"/>
          <w:lang w:val="en-US"/>
        </w:rPr>
      </w:pPr>
    </w:p>
    <w:p w14:paraId="25511F3D" w14:textId="77777777" w:rsidR="004A3A54" w:rsidRPr="007E6A31" w:rsidRDefault="00003CDA" w:rsidP="00780965">
      <w:pPr>
        <w:rPr>
          <w:color w:val="000000" w:themeColor="text1"/>
          <w:lang w:val="en-US"/>
        </w:rPr>
      </w:pPr>
      <w:r w:rsidRPr="007E6A31">
        <w:rPr>
          <w:noProof/>
          <w:color w:val="000000" w:themeColor="text1"/>
          <w:lang w:val="en-US" w:eastAsia="en-US"/>
        </w:rPr>
        <w:drawing>
          <wp:inline distT="0" distB="0" distL="0" distR="0" wp14:anchorId="255123F6" wp14:editId="255123F7">
            <wp:extent cx="5800725" cy="3714750"/>
            <wp:effectExtent l="19050" t="19050" r="28575" b="190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00725" cy="3714750"/>
                    </a:xfrm>
                    <a:prstGeom prst="rect">
                      <a:avLst/>
                    </a:prstGeom>
                    <a:noFill/>
                    <a:ln>
                      <a:solidFill>
                        <a:schemeClr val="tx1"/>
                      </a:solidFill>
                    </a:ln>
                  </pic:spPr>
                </pic:pic>
              </a:graphicData>
            </a:graphic>
          </wp:inline>
        </w:drawing>
      </w:r>
    </w:p>
    <w:p w14:paraId="25511F3E" w14:textId="77777777" w:rsidR="000A3C2E" w:rsidRPr="007E6A31" w:rsidRDefault="000A3C2E" w:rsidP="000A3C2E">
      <w:pPr>
        <w:rPr>
          <w:ins w:id="15" w:author="Viswanath K01" w:date="2013-02-06T16:46:00Z"/>
          <w:color w:val="000000" w:themeColor="text1"/>
          <w:lang w:val="en-US"/>
        </w:rPr>
      </w:pPr>
    </w:p>
    <w:p w14:paraId="25511F3F" w14:textId="77777777" w:rsidR="000A3C2E" w:rsidRPr="007E6A31" w:rsidRDefault="000A3C2E" w:rsidP="000A3C2E">
      <w:pPr>
        <w:rPr>
          <w:color w:val="000000" w:themeColor="text1"/>
          <w:lang w:val="en-US"/>
        </w:rPr>
      </w:pPr>
      <w:r w:rsidRPr="007E6A31">
        <w:rPr>
          <w:color w:val="000000" w:themeColor="text1"/>
          <w:lang w:val="en-US"/>
        </w:rPr>
        <w:t xml:space="preserve">When user double clicks on the empty row, he will be allowed to enter the details in the </w:t>
      </w:r>
      <w:r w:rsidR="00394A89" w:rsidRPr="007E6A31">
        <w:rPr>
          <w:color w:val="000000" w:themeColor="text1"/>
          <w:lang w:val="en-US"/>
        </w:rPr>
        <w:t>screen:</w:t>
      </w:r>
    </w:p>
    <w:p w14:paraId="25511F40" w14:textId="77777777" w:rsidR="004A3A54" w:rsidRPr="007E6A31" w:rsidRDefault="004A3A54" w:rsidP="00780965">
      <w:pPr>
        <w:rPr>
          <w:color w:val="000000" w:themeColor="text1"/>
          <w:lang w:val="en-US"/>
        </w:rPr>
      </w:pPr>
    </w:p>
    <w:p w14:paraId="25511F41" w14:textId="77777777" w:rsidR="00780965" w:rsidRPr="007E6A31" w:rsidRDefault="00780965" w:rsidP="00780965">
      <w:pPr>
        <w:rPr>
          <w:color w:val="000000" w:themeColor="text1"/>
          <w:lang w:val="en-US"/>
        </w:rPr>
      </w:pPr>
      <w:r w:rsidRPr="007E6A31">
        <w:rPr>
          <w:color w:val="000000" w:themeColor="text1"/>
          <w:lang w:val="en-US"/>
        </w:rPr>
        <w:t>Following fields need to be filled:</w:t>
      </w:r>
    </w:p>
    <w:p w14:paraId="25511F42" w14:textId="77777777" w:rsidR="00780965" w:rsidRPr="007E6A31" w:rsidRDefault="00780965" w:rsidP="00780965">
      <w:pPr>
        <w:rPr>
          <w:color w:val="000000" w:themeColor="text1"/>
          <w:lang w:val="en-US"/>
        </w:rPr>
      </w:pPr>
    </w:p>
    <w:p w14:paraId="25511F43"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Customer ID</w:t>
      </w:r>
    </w:p>
    <w:p w14:paraId="25511F44"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Trust Name</w:t>
      </w:r>
    </w:p>
    <w:p w14:paraId="25511F45" w14:textId="77777777" w:rsidR="000C55D3" w:rsidRPr="007E6A31" w:rsidRDefault="000C55D3" w:rsidP="00632CB1">
      <w:pPr>
        <w:pStyle w:val="ListParagraph"/>
        <w:numPr>
          <w:ilvl w:val="0"/>
          <w:numId w:val="11"/>
        </w:numPr>
        <w:rPr>
          <w:color w:val="000000" w:themeColor="text1"/>
          <w:lang w:val="en-US"/>
        </w:rPr>
      </w:pPr>
      <w:r w:rsidRPr="007E6A31">
        <w:rPr>
          <w:color w:val="000000" w:themeColor="text1"/>
          <w:lang w:val="en-US"/>
        </w:rPr>
        <w:t>Assignment  Status</w:t>
      </w:r>
    </w:p>
    <w:p w14:paraId="25511F46" w14:textId="77777777" w:rsidR="000C55D3" w:rsidRPr="007E6A31" w:rsidRDefault="000C55D3" w:rsidP="00632CB1">
      <w:pPr>
        <w:pStyle w:val="ListParagraph"/>
        <w:numPr>
          <w:ilvl w:val="0"/>
          <w:numId w:val="11"/>
        </w:numPr>
        <w:rPr>
          <w:color w:val="000000" w:themeColor="text1"/>
          <w:lang w:val="en-US"/>
        </w:rPr>
      </w:pPr>
      <w:r w:rsidRPr="007E6A31">
        <w:rPr>
          <w:color w:val="000000" w:themeColor="text1"/>
          <w:lang w:val="en-US"/>
        </w:rPr>
        <w:t>Type of Assignment</w:t>
      </w:r>
    </w:p>
    <w:p w14:paraId="25511F47" w14:textId="77777777" w:rsidR="000C55D3" w:rsidRPr="007E6A31" w:rsidRDefault="000C55D3" w:rsidP="00632CB1">
      <w:pPr>
        <w:pStyle w:val="ListParagraph"/>
        <w:numPr>
          <w:ilvl w:val="0"/>
          <w:numId w:val="11"/>
        </w:numPr>
        <w:rPr>
          <w:color w:val="000000" w:themeColor="text1"/>
          <w:lang w:val="en-US"/>
        </w:rPr>
      </w:pPr>
      <w:r w:rsidRPr="007E6A31">
        <w:rPr>
          <w:color w:val="000000" w:themeColor="text1"/>
          <w:lang w:val="en-US"/>
        </w:rPr>
        <w:t>Consideration Amount(Applicable only when the Type of Assignment is Conditional)</w:t>
      </w:r>
    </w:p>
    <w:p w14:paraId="25511F48" w14:textId="77777777" w:rsidR="000C55D3" w:rsidRPr="007E6A31" w:rsidRDefault="00780965" w:rsidP="00632CB1">
      <w:pPr>
        <w:pStyle w:val="ListParagraph"/>
        <w:numPr>
          <w:ilvl w:val="0"/>
          <w:numId w:val="11"/>
        </w:numPr>
        <w:rPr>
          <w:color w:val="000000" w:themeColor="text1"/>
          <w:lang w:val="en-US"/>
        </w:rPr>
      </w:pPr>
      <w:r w:rsidRPr="007E6A31">
        <w:rPr>
          <w:color w:val="000000" w:themeColor="text1"/>
          <w:lang w:val="en-US"/>
        </w:rPr>
        <w:t>Trust registration Number</w:t>
      </w:r>
    </w:p>
    <w:p w14:paraId="25511F49" w14:textId="77777777" w:rsidR="000C55D3" w:rsidRPr="007E6A31" w:rsidRDefault="000C55D3" w:rsidP="00632CB1">
      <w:pPr>
        <w:pStyle w:val="ListParagraph"/>
        <w:numPr>
          <w:ilvl w:val="0"/>
          <w:numId w:val="11"/>
        </w:numPr>
        <w:rPr>
          <w:color w:val="000000" w:themeColor="text1"/>
          <w:lang w:val="en-US"/>
        </w:rPr>
      </w:pPr>
      <w:r w:rsidRPr="007E6A31">
        <w:rPr>
          <w:color w:val="000000" w:themeColor="text1"/>
          <w:lang w:val="en-US"/>
        </w:rPr>
        <w:t>Trust Address</w:t>
      </w:r>
      <w:r w:rsidR="007F37C8" w:rsidRPr="007E6A31">
        <w:rPr>
          <w:color w:val="000000" w:themeColor="text1"/>
          <w:lang w:val="en-US"/>
        </w:rPr>
        <w:t>(Multiple fields in Address are explained in the control table below.)</w:t>
      </w:r>
    </w:p>
    <w:p w14:paraId="25511F4A" w14:textId="77777777" w:rsidR="008C691C" w:rsidRPr="007E6A31" w:rsidRDefault="008C691C" w:rsidP="00632CB1">
      <w:pPr>
        <w:pStyle w:val="ListParagraph"/>
        <w:numPr>
          <w:ilvl w:val="0"/>
          <w:numId w:val="11"/>
        </w:numPr>
        <w:rPr>
          <w:color w:val="000000" w:themeColor="text1"/>
          <w:lang w:val="en-US"/>
        </w:rPr>
      </w:pPr>
      <w:r w:rsidRPr="007E6A31">
        <w:rPr>
          <w:color w:val="000000" w:themeColor="text1"/>
          <w:lang w:val="en-US"/>
        </w:rPr>
        <w:t>Policyholder Relationship to Trust</w:t>
      </w:r>
    </w:p>
    <w:p w14:paraId="25511F4B"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Phone Number</w:t>
      </w:r>
    </w:p>
    <w:p w14:paraId="25511F4C"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Assignment  Effective date</w:t>
      </w:r>
    </w:p>
    <w:p w14:paraId="25511F4D" w14:textId="77777777" w:rsidR="00780965" w:rsidRPr="007E6A31" w:rsidRDefault="00780965" w:rsidP="00780965">
      <w:pPr>
        <w:rPr>
          <w:color w:val="000000" w:themeColor="text1"/>
          <w:lang w:val="en-US"/>
        </w:rPr>
      </w:pPr>
    </w:p>
    <w:p w14:paraId="25511F4E" w14:textId="77777777" w:rsidR="007F37C8" w:rsidRPr="007E6A31" w:rsidRDefault="00176F9A" w:rsidP="00176F9A">
      <w:pPr>
        <w:rPr>
          <w:color w:val="000000" w:themeColor="text1"/>
          <w:lang w:val="en-US"/>
        </w:rPr>
      </w:pPr>
      <w:r w:rsidRPr="007E6A31">
        <w:rPr>
          <w:b/>
          <w:color w:val="000000" w:themeColor="text1"/>
          <w:lang w:val="en-US"/>
        </w:rPr>
        <w:t xml:space="preserve">Search – </w:t>
      </w:r>
      <w:r w:rsidRPr="007E6A31">
        <w:rPr>
          <w:color w:val="000000" w:themeColor="text1"/>
          <w:lang w:val="en-US"/>
        </w:rPr>
        <w:t xml:space="preserve">Button: Allows </w:t>
      </w:r>
      <w:r w:rsidR="0019654A" w:rsidRPr="007E6A31">
        <w:rPr>
          <w:color w:val="000000" w:themeColor="text1"/>
          <w:lang w:val="en-US"/>
        </w:rPr>
        <w:t>searching</w:t>
      </w:r>
      <w:r w:rsidRPr="007E6A31">
        <w:rPr>
          <w:color w:val="000000" w:themeColor="text1"/>
          <w:lang w:val="en-US"/>
        </w:rPr>
        <w:t xml:space="preserve"> for any Customer details based on the search criteria (Trust Name, </w:t>
      </w:r>
      <w:r w:rsidR="0019654A" w:rsidRPr="007E6A31">
        <w:rPr>
          <w:color w:val="000000" w:themeColor="text1"/>
          <w:lang w:val="en-US"/>
        </w:rPr>
        <w:lastRenderedPageBreak/>
        <w:t>etc.</w:t>
      </w:r>
      <w:r w:rsidRPr="007E6A31">
        <w:rPr>
          <w:color w:val="000000" w:themeColor="text1"/>
          <w:lang w:val="en-US"/>
        </w:rPr>
        <w:t>).. If the Customer record is present in the system it is tagged to the Customer ID and the same will be retrieved. If Customer ID is not present system will generate the Customer ID for the respective Custome</w:t>
      </w:r>
      <w:r w:rsidR="00003CDA" w:rsidRPr="007E6A31">
        <w:rPr>
          <w:color w:val="000000" w:themeColor="text1"/>
          <w:lang w:val="en-US"/>
        </w:rPr>
        <w:t>r by using Generate Customer ID. If customer ID is not present in the system, in that case once the Assignment request is approved, then system will auto assign Customer ID to the client.</w:t>
      </w:r>
    </w:p>
    <w:p w14:paraId="25511F4F" w14:textId="77777777" w:rsidR="00003CDA" w:rsidRPr="007E6A31" w:rsidRDefault="00003CDA" w:rsidP="007F37C8">
      <w:pPr>
        <w:rPr>
          <w:b/>
          <w:color w:val="000000" w:themeColor="text1"/>
          <w:lang w:val="en-US"/>
        </w:rPr>
      </w:pPr>
    </w:p>
    <w:p w14:paraId="25511F50" w14:textId="77777777" w:rsidR="007F37C8" w:rsidRPr="007E6A31" w:rsidRDefault="00A6481E" w:rsidP="007F37C8">
      <w:pPr>
        <w:rPr>
          <w:color w:val="000000" w:themeColor="text1"/>
          <w:lang w:val="en-US"/>
        </w:rPr>
      </w:pPr>
      <w:r w:rsidRPr="007E6A31">
        <w:rPr>
          <w:b/>
          <w:color w:val="000000" w:themeColor="text1"/>
          <w:lang w:val="en-US"/>
        </w:rPr>
        <w:t xml:space="preserve">Save and </w:t>
      </w:r>
      <w:r w:rsidR="00B12D7C" w:rsidRPr="007E6A31">
        <w:rPr>
          <w:b/>
          <w:color w:val="000000" w:themeColor="text1"/>
          <w:lang w:val="en-US"/>
        </w:rPr>
        <w:t>Submit -</w:t>
      </w:r>
      <w:r w:rsidR="007F37C8" w:rsidRPr="007E6A31">
        <w:rPr>
          <w:color w:val="000000" w:themeColor="text1"/>
          <w:lang w:val="en-US"/>
        </w:rPr>
        <w:t xml:space="preserve"> Button- </w:t>
      </w:r>
      <w:r w:rsidRPr="007E6A31">
        <w:rPr>
          <w:color w:val="000000" w:themeColor="text1"/>
          <w:lang w:val="en-US"/>
        </w:rPr>
        <w:t>Used to save the details and submit for approval</w:t>
      </w:r>
    </w:p>
    <w:p w14:paraId="25511F51" w14:textId="77777777" w:rsidR="007F37C8" w:rsidRPr="007E6A31" w:rsidRDefault="007F37C8" w:rsidP="00176F9A">
      <w:pPr>
        <w:rPr>
          <w:b/>
          <w:color w:val="000000" w:themeColor="text1"/>
          <w:lang w:val="en-US"/>
        </w:rPr>
      </w:pPr>
    </w:p>
    <w:p w14:paraId="25511F52" w14:textId="77777777" w:rsidR="00176F9A" w:rsidRPr="007E6A31" w:rsidRDefault="00A6481E" w:rsidP="00176F9A">
      <w:pPr>
        <w:rPr>
          <w:color w:val="000000" w:themeColor="text1"/>
          <w:lang w:val="en-US"/>
        </w:rPr>
      </w:pPr>
      <w:r w:rsidRPr="007E6A31">
        <w:rPr>
          <w:b/>
          <w:color w:val="000000" w:themeColor="text1"/>
          <w:lang w:val="en-US"/>
        </w:rPr>
        <w:t xml:space="preserve">View </w:t>
      </w:r>
      <w:r w:rsidR="00176F9A" w:rsidRPr="007E6A31">
        <w:rPr>
          <w:b/>
          <w:color w:val="000000" w:themeColor="text1"/>
          <w:lang w:val="en-US"/>
        </w:rPr>
        <w:t xml:space="preserve">Documents – </w:t>
      </w:r>
      <w:r w:rsidR="00176F9A" w:rsidRPr="007E6A31">
        <w:rPr>
          <w:color w:val="000000" w:themeColor="text1"/>
          <w:lang w:val="en-US"/>
        </w:rPr>
        <w:t>Button- Allows to view the documents (like Assignment form etc.)</w:t>
      </w:r>
    </w:p>
    <w:p w14:paraId="25511F53" w14:textId="77777777" w:rsidR="00176F9A" w:rsidRPr="007E6A31" w:rsidRDefault="00176F9A" w:rsidP="00176F9A">
      <w:pPr>
        <w:rPr>
          <w:b/>
          <w:color w:val="000000" w:themeColor="text1"/>
          <w:lang w:val="en-US"/>
        </w:rPr>
      </w:pPr>
    </w:p>
    <w:p w14:paraId="25511F54" w14:textId="77777777" w:rsidR="00780965" w:rsidRPr="007E6A31" w:rsidRDefault="00780965" w:rsidP="00780965">
      <w:pPr>
        <w:rPr>
          <w:b/>
          <w:color w:val="000000" w:themeColor="text1"/>
          <w:lang w:val="en-US"/>
        </w:rPr>
      </w:pPr>
      <w:r w:rsidRPr="007E6A31">
        <w:rPr>
          <w:b/>
          <w:color w:val="000000" w:themeColor="text1"/>
          <w:lang w:val="en-US"/>
        </w:rPr>
        <w:t>Control Table</w:t>
      </w:r>
      <w:r w:rsidR="003262DB" w:rsidRPr="007E6A31">
        <w:rPr>
          <w:b/>
          <w:color w:val="000000" w:themeColor="text1"/>
          <w:lang w:val="en-US"/>
        </w:rPr>
        <w:t xml:space="preserve"> </w:t>
      </w:r>
      <w:r w:rsidR="00176F9A" w:rsidRPr="007E6A31">
        <w:rPr>
          <w:b/>
          <w:color w:val="000000" w:themeColor="text1"/>
          <w:lang w:val="en-US"/>
        </w:rPr>
        <w:t>for Add</w:t>
      </w:r>
      <w:r w:rsidRPr="007E6A31">
        <w:rPr>
          <w:b/>
          <w:color w:val="000000" w:themeColor="text1"/>
          <w:lang w:val="en-US"/>
        </w:rPr>
        <w:t xml:space="preserve"> Assignee – </w:t>
      </w:r>
      <w:r w:rsidR="005C1ADF" w:rsidRPr="007E6A31">
        <w:rPr>
          <w:b/>
          <w:color w:val="000000" w:themeColor="text1"/>
          <w:lang w:val="en-US"/>
        </w:rPr>
        <w:t>Trust</w:t>
      </w:r>
    </w:p>
    <w:p w14:paraId="25511F55" w14:textId="77777777" w:rsidR="00780965" w:rsidRPr="007E6A31" w:rsidRDefault="00780965" w:rsidP="00780965">
      <w:pPr>
        <w:rPr>
          <w:color w:val="000000" w:themeColor="text1"/>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1217"/>
        <w:gridCol w:w="1193"/>
        <w:gridCol w:w="2410"/>
        <w:gridCol w:w="1701"/>
        <w:gridCol w:w="1002"/>
      </w:tblGrid>
      <w:tr w:rsidR="007E6A31" w:rsidRPr="007E6A31" w14:paraId="25511F5C" w14:textId="77777777" w:rsidTr="001A28D3">
        <w:trPr>
          <w:cantSplit/>
          <w:tblHeader/>
        </w:trPr>
        <w:tc>
          <w:tcPr>
            <w:tcW w:w="1843" w:type="dxa"/>
            <w:shd w:val="clear" w:color="auto" w:fill="B8CCE4" w:themeFill="accent1" w:themeFillTint="66"/>
          </w:tcPr>
          <w:p w14:paraId="25511F56"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Field Name</w:t>
            </w:r>
          </w:p>
        </w:tc>
        <w:tc>
          <w:tcPr>
            <w:tcW w:w="1217" w:type="dxa"/>
            <w:shd w:val="clear" w:color="auto" w:fill="B8CCE4" w:themeFill="accent1" w:themeFillTint="66"/>
          </w:tcPr>
          <w:p w14:paraId="25511F57"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Control Type</w:t>
            </w:r>
          </w:p>
        </w:tc>
        <w:tc>
          <w:tcPr>
            <w:tcW w:w="1193" w:type="dxa"/>
            <w:shd w:val="clear" w:color="auto" w:fill="B8CCE4" w:themeFill="accent1" w:themeFillTint="66"/>
          </w:tcPr>
          <w:p w14:paraId="25511F58"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Data Type</w:t>
            </w:r>
          </w:p>
        </w:tc>
        <w:tc>
          <w:tcPr>
            <w:tcW w:w="2410" w:type="dxa"/>
            <w:shd w:val="clear" w:color="auto" w:fill="B8CCE4" w:themeFill="accent1" w:themeFillTint="66"/>
          </w:tcPr>
          <w:p w14:paraId="25511F59"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Description</w:t>
            </w:r>
          </w:p>
        </w:tc>
        <w:tc>
          <w:tcPr>
            <w:tcW w:w="1701" w:type="dxa"/>
            <w:shd w:val="clear" w:color="auto" w:fill="B8CCE4" w:themeFill="accent1" w:themeFillTint="66"/>
          </w:tcPr>
          <w:p w14:paraId="25511F5A"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UI Display</w:t>
            </w:r>
          </w:p>
        </w:tc>
        <w:tc>
          <w:tcPr>
            <w:tcW w:w="1002" w:type="dxa"/>
            <w:shd w:val="clear" w:color="auto" w:fill="B8CCE4" w:themeFill="accent1" w:themeFillTint="66"/>
          </w:tcPr>
          <w:p w14:paraId="25511F5B"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Default Value</w:t>
            </w:r>
          </w:p>
        </w:tc>
      </w:tr>
      <w:tr w:rsidR="007E6A31" w:rsidRPr="007E6A31" w14:paraId="25511F65" w14:textId="77777777" w:rsidTr="001A28D3">
        <w:trPr>
          <w:trHeight w:val="285"/>
        </w:trPr>
        <w:tc>
          <w:tcPr>
            <w:tcW w:w="1843" w:type="dxa"/>
          </w:tcPr>
          <w:p w14:paraId="25511F5D" w14:textId="77777777" w:rsidR="00780965" w:rsidRPr="007E6A31" w:rsidRDefault="00780965" w:rsidP="007D56CE">
            <w:pPr>
              <w:rPr>
                <w:rFonts w:cs="Arial"/>
                <w:color w:val="000000" w:themeColor="text1"/>
              </w:rPr>
            </w:pPr>
            <w:r w:rsidRPr="007E6A31">
              <w:rPr>
                <w:rFonts w:eastAsia="Courier New" w:cs="Arial"/>
                <w:color w:val="000000" w:themeColor="text1"/>
              </w:rPr>
              <w:t>Customer ID</w:t>
            </w:r>
          </w:p>
          <w:p w14:paraId="25511F5E" w14:textId="77777777" w:rsidR="00780965" w:rsidRPr="007E6A31" w:rsidRDefault="00780965" w:rsidP="007D56CE">
            <w:pPr>
              <w:snapToGrid w:val="0"/>
              <w:rPr>
                <w:rFonts w:cs="Arial"/>
                <w:color w:val="000000" w:themeColor="text1"/>
              </w:rPr>
            </w:pPr>
          </w:p>
        </w:tc>
        <w:tc>
          <w:tcPr>
            <w:tcW w:w="1217" w:type="dxa"/>
          </w:tcPr>
          <w:p w14:paraId="25511F5F" w14:textId="77777777" w:rsidR="00780965" w:rsidRPr="007E6A31" w:rsidRDefault="005C1ADF" w:rsidP="007D56CE">
            <w:pPr>
              <w:snapToGrid w:val="0"/>
              <w:rPr>
                <w:rFonts w:cs="Arial"/>
                <w:color w:val="000000" w:themeColor="text1"/>
              </w:rPr>
            </w:pPr>
            <w:r w:rsidRPr="007E6A31">
              <w:rPr>
                <w:rFonts w:cs="Arial"/>
                <w:color w:val="000000" w:themeColor="text1"/>
              </w:rPr>
              <w:t>Text Box</w:t>
            </w:r>
          </w:p>
          <w:p w14:paraId="25511F60" w14:textId="77777777" w:rsidR="00780965" w:rsidRPr="007E6A31" w:rsidRDefault="00780965" w:rsidP="007D56CE">
            <w:pPr>
              <w:snapToGrid w:val="0"/>
              <w:rPr>
                <w:rFonts w:cs="Arial"/>
                <w:color w:val="000000" w:themeColor="text1"/>
              </w:rPr>
            </w:pPr>
          </w:p>
        </w:tc>
        <w:tc>
          <w:tcPr>
            <w:tcW w:w="1193" w:type="dxa"/>
          </w:tcPr>
          <w:p w14:paraId="25511F61" w14:textId="77777777" w:rsidR="00780965" w:rsidRPr="007E6A31" w:rsidRDefault="00780965" w:rsidP="007D56CE">
            <w:pPr>
              <w:snapToGrid w:val="0"/>
              <w:rPr>
                <w:rFonts w:cs="Arial"/>
                <w:color w:val="000000" w:themeColor="text1"/>
              </w:rPr>
            </w:pPr>
            <w:r w:rsidRPr="007E6A31">
              <w:rPr>
                <w:rFonts w:cs="Arial"/>
                <w:color w:val="000000" w:themeColor="text1"/>
              </w:rPr>
              <w:t>String</w:t>
            </w:r>
          </w:p>
        </w:tc>
        <w:tc>
          <w:tcPr>
            <w:tcW w:w="2410" w:type="dxa"/>
          </w:tcPr>
          <w:p w14:paraId="25511F62" w14:textId="77777777" w:rsidR="00780965" w:rsidRPr="007E6A31" w:rsidRDefault="00780965" w:rsidP="007D56CE">
            <w:pPr>
              <w:snapToGrid w:val="0"/>
              <w:rPr>
                <w:rFonts w:cs="Arial"/>
                <w:color w:val="000000" w:themeColor="text1"/>
              </w:rPr>
            </w:pPr>
            <w:r w:rsidRPr="007E6A31">
              <w:rPr>
                <w:rFonts w:cs="Arial"/>
                <w:color w:val="000000" w:themeColor="text1"/>
              </w:rPr>
              <w:t>Gives the Customer ID number</w:t>
            </w:r>
          </w:p>
        </w:tc>
        <w:tc>
          <w:tcPr>
            <w:tcW w:w="1701" w:type="dxa"/>
          </w:tcPr>
          <w:p w14:paraId="25511F63" w14:textId="77777777" w:rsidR="00780965" w:rsidRPr="007E6A31" w:rsidRDefault="00650352" w:rsidP="007D56CE">
            <w:pPr>
              <w:snapToGrid w:val="0"/>
              <w:rPr>
                <w:color w:val="000000" w:themeColor="text1"/>
              </w:rPr>
            </w:pPr>
            <w:r w:rsidRPr="007E6A31">
              <w:rPr>
                <w:color w:val="000000" w:themeColor="text1"/>
              </w:rPr>
              <w:t>Populated by system</w:t>
            </w:r>
          </w:p>
        </w:tc>
        <w:tc>
          <w:tcPr>
            <w:tcW w:w="1002" w:type="dxa"/>
          </w:tcPr>
          <w:p w14:paraId="25511F64" w14:textId="77777777" w:rsidR="00780965" w:rsidRPr="007E6A31" w:rsidRDefault="00780965" w:rsidP="007D56CE">
            <w:pPr>
              <w:snapToGrid w:val="0"/>
              <w:rPr>
                <w:color w:val="000000" w:themeColor="text1"/>
              </w:rPr>
            </w:pPr>
            <w:r w:rsidRPr="007E6A31">
              <w:rPr>
                <w:color w:val="000000" w:themeColor="text1"/>
              </w:rPr>
              <w:t>N/A</w:t>
            </w:r>
          </w:p>
        </w:tc>
      </w:tr>
      <w:tr w:rsidR="007E6A31" w:rsidRPr="007E6A31" w14:paraId="25511F6E" w14:textId="77777777" w:rsidTr="001A28D3">
        <w:trPr>
          <w:trHeight w:val="285"/>
        </w:trPr>
        <w:tc>
          <w:tcPr>
            <w:tcW w:w="1843" w:type="dxa"/>
          </w:tcPr>
          <w:p w14:paraId="25511F66" w14:textId="77777777" w:rsidR="00780965" w:rsidRPr="007E6A31" w:rsidRDefault="007470D4" w:rsidP="007D56CE">
            <w:pPr>
              <w:rPr>
                <w:rFonts w:cs="Arial"/>
                <w:color w:val="000000" w:themeColor="text1"/>
              </w:rPr>
            </w:pPr>
            <w:r w:rsidRPr="007E6A31">
              <w:rPr>
                <w:rFonts w:eastAsia="Courier New" w:cs="Arial"/>
                <w:color w:val="000000" w:themeColor="text1"/>
              </w:rPr>
              <w:t>**</w:t>
            </w:r>
            <w:r w:rsidR="00780965" w:rsidRPr="007E6A31">
              <w:rPr>
                <w:rFonts w:eastAsia="Courier New" w:cs="Arial"/>
                <w:color w:val="000000" w:themeColor="text1"/>
              </w:rPr>
              <w:t xml:space="preserve">Trust  name </w:t>
            </w:r>
          </w:p>
          <w:p w14:paraId="25511F67" w14:textId="77777777" w:rsidR="00780965" w:rsidRPr="007E6A31" w:rsidRDefault="00780965" w:rsidP="007D56CE">
            <w:pPr>
              <w:snapToGrid w:val="0"/>
              <w:rPr>
                <w:rFonts w:cs="Arial"/>
                <w:color w:val="000000" w:themeColor="text1"/>
              </w:rPr>
            </w:pPr>
          </w:p>
        </w:tc>
        <w:tc>
          <w:tcPr>
            <w:tcW w:w="1217" w:type="dxa"/>
          </w:tcPr>
          <w:p w14:paraId="25511F68" w14:textId="77777777" w:rsidR="00780965" w:rsidRPr="007E6A31" w:rsidRDefault="005C1ADF" w:rsidP="007D56CE">
            <w:pPr>
              <w:snapToGrid w:val="0"/>
              <w:rPr>
                <w:rFonts w:cs="Arial"/>
                <w:color w:val="000000" w:themeColor="text1"/>
              </w:rPr>
            </w:pPr>
            <w:r w:rsidRPr="007E6A31">
              <w:rPr>
                <w:rFonts w:cs="Arial"/>
                <w:color w:val="000000" w:themeColor="text1"/>
              </w:rPr>
              <w:t>Text Box</w:t>
            </w:r>
          </w:p>
          <w:p w14:paraId="25511F69" w14:textId="77777777" w:rsidR="00780965" w:rsidRPr="007E6A31" w:rsidRDefault="00780965" w:rsidP="007D56CE">
            <w:pPr>
              <w:snapToGrid w:val="0"/>
              <w:rPr>
                <w:rFonts w:cs="Arial"/>
                <w:color w:val="000000" w:themeColor="text1"/>
              </w:rPr>
            </w:pPr>
          </w:p>
        </w:tc>
        <w:tc>
          <w:tcPr>
            <w:tcW w:w="1193" w:type="dxa"/>
          </w:tcPr>
          <w:p w14:paraId="25511F6A" w14:textId="77777777" w:rsidR="00780965" w:rsidRPr="007E6A31" w:rsidRDefault="00780965" w:rsidP="007D56CE">
            <w:pPr>
              <w:snapToGrid w:val="0"/>
              <w:rPr>
                <w:rFonts w:cs="Arial"/>
                <w:color w:val="000000" w:themeColor="text1"/>
              </w:rPr>
            </w:pPr>
            <w:r w:rsidRPr="007E6A31">
              <w:rPr>
                <w:rFonts w:cs="Arial"/>
                <w:color w:val="000000" w:themeColor="text1"/>
              </w:rPr>
              <w:t>Varchar</w:t>
            </w:r>
          </w:p>
        </w:tc>
        <w:tc>
          <w:tcPr>
            <w:tcW w:w="2410" w:type="dxa"/>
          </w:tcPr>
          <w:p w14:paraId="25511F6B" w14:textId="77777777" w:rsidR="00780965" w:rsidRPr="007E6A31" w:rsidRDefault="00780965" w:rsidP="007D56CE">
            <w:pPr>
              <w:snapToGrid w:val="0"/>
              <w:rPr>
                <w:rFonts w:cs="Arial"/>
                <w:color w:val="000000" w:themeColor="text1"/>
              </w:rPr>
            </w:pPr>
            <w:r w:rsidRPr="007E6A31">
              <w:rPr>
                <w:rFonts w:cs="Arial"/>
                <w:color w:val="000000" w:themeColor="text1"/>
              </w:rPr>
              <w:t>Gives the trust name.</w:t>
            </w:r>
          </w:p>
        </w:tc>
        <w:tc>
          <w:tcPr>
            <w:tcW w:w="1701" w:type="dxa"/>
          </w:tcPr>
          <w:p w14:paraId="25511F6C" w14:textId="77777777" w:rsidR="00780965" w:rsidRPr="007E6A31" w:rsidRDefault="00ED05F4" w:rsidP="007D56CE">
            <w:pPr>
              <w:snapToGrid w:val="0"/>
              <w:rPr>
                <w:color w:val="000000" w:themeColor="text1"/>
              </w:rPr>
            </w:pPr>
            <w:r w:rsidRPr="007E6A31">
              <w:rPr>
                <w:color w:val="000000" w:themeColor="text1"/>
              </w:rPr>
              <w:t>Enabled and blank.</w:t>
            </w:r>
          </w:p>
        </w:tc>
        <w:tc>
          <w:tcPr>
            <w:tcW w:w="1002" w:type="dxa"/>
          </w:tcPr>
          <w:p w14:paraId="25511F6D" w14:textId="77777777" w:rsidR="00780965" w:rsidRPr="007E6A31" w:rsidRDefault="00780965" w:rsidP="007D56CE">
            <w:pPr>
              <w:snapToGrid w:val="0"/>
              <w:rPr>
                <w:color w:val="000000" w:themeColor="text1"/>
              </w:rPr>
            </w:pPr>
            <w:r w:rsidRPr="007E6A31">
              <w:rPr>
                <w:color w:val="000000" w:themeColor="text1"/>
              </w:rPr>
              <w:t>N/A</w:t>
            </w:r>
          </w:p>
        </w:tc>
      </w:tr>
      <w:tr w:rsidR="007E6A31" w:rsidRPr="007E6A31" w14:paraId="25511F77" w14:textId="77777777" w:rsidTr="001A28D3">
        <w:trPr>
          <w:trHeight w:val="285"/>
        </w:trPr>
        <w:tc>
          <w:tcPr>
            <w:tcW w:w="1843" w:type="dxa"/>
          </w:tcPr>
          <w:p w14:paraId="25511F6F" w14:textId="77777777" w:rsidR="000C55D3" w:rsidRPr="007E6A31" w:rsidRDefault="000C55D3" w:rsidP="007D56CE">
            <w:pPr>
              <w:rPr>
                <w:rFonts w:cs="Arial"/>
                <w:color w:val="000000" w:themeColor="text1"/>
              </w:rPr>
            </w:pPr>
            <w:r w:rsidRPr="007E6A31">
              <w:rPr>
                <w:color w:val="000000" w:themeColor="text1"/>
                <w:lang w:val="en-US"/>
              </w:rPr>
              <w:t>Assignment</w:t>
            </w:r>
            <w:r w:rsidRPr="007E6A31">
              <w:rPr>
                <w:rFonts w:eastAsia="Courier New" w:cs="Arial"/>
                <w:color w:val="000000" w:themeColor="text1"/>
              </w:rPr>
              <w:t xml:space="preserve"> Status</w:t>
            </w:r>
          </w:p>
          <w:p w14:paraId="25511F70" w14:textId="77777777" w:rsidR="000C55D3" w:rsidRPr="007E6A31" w:rsidRDefault="000C55D3" w:rsidP="007D56CE">
            <w:pPr>
              <w:rPr>
                <w:rFonts w:eastAsia="Courier New" w:cs="Arial"/>
                <w:color w:val="000000" w:themeColor="text1"/>
              </w:rPr>
            </w:pPr>
          </w:p>
        </w:tc>
        <w:tc>
          <w:tcPr>
            <w:tcW w:w="1217" w:type="dxa"/>
          </w:tcPr>
          <w:p w14:paraId="25511F71" w14:textId="77777777" w:rsidR="000C55D3" w:rsidRPr="007E6A31" w:rsidRDefault="000C55D3" w:rsidP="007D56CE">
            <w:pPr>
              <w:snapToGrid w:val="0"/>
              <w:rPr>
                <w:rFonts w:cs="Arial"/>
                <w:color w:val="000000" w:themeColor="text1"/>
              </w:rPr>
            </w:pPr>
            <w:r w:rsidRPr="007E6A31">
              <w:rPr>
                <w:rFonts w:cs="Arial"/>
                <w:color w:val="000000" w:themeColor="text1"/>
              </w:rPr>
              <w:t>Dropdown</w:t>
            </w:r>
          </w:p>
        </w:tc>
        <w:tc>
          <w:tcPr>
            <w:tcW w:w="1193" w:type="dxa"/>
          </w:tcPr>
          <w:p w14:paraId="25511F72" w14:textId="77777777" w:rsidR="000C55D3" w:rsidRPr="007E6A31" w:rsidRDefault="000C55D3" w:rsidP="007D56CE">
            <w:pPr>
              <w:snapToGrid w:val="0"/>
              <w:rPr>
                <w:rFonts w:cs="Arial"/>
                <w:color w:val="000000" w:themeColor="text1"/>
              </w:rPr>
            </w:pPr>
            <w:r w:rsidRPr="007E6A31">
              <w:rPr>
                <w:rFonts w:cs="Arial"/>
                <w:color w:val="000000" w:themeColor="text1"/>
              </w:rPr>
              <w:t>Varchar</w:t>
            </w:r>
          </w:p>
        </w:tc>
        <w:tc>
          <w:tcPr>
            <w:tcW w:w="2410" w:type="dxa"/>
          </w:tcPr>
          <w:p w14:paraId="25511F73" w14:textId="77777777" w:rsidR="000C55D3" w:rsidRPr="007E6A31" w:rsidRDefault="000C55D3" w:rsidP="007D56CE">
            <w:pPr>
              <w:snapToGrid w:val="0"/>
              <w:rPr>
                <w:rFonts w:cs="Arial"/>
                <w:color w:val="000000" w:themeColor="text1"/>
              </w:rPr>
            </w:pPr>
            <w:r w:rsidRPr="007E6A31">
              <w:rPr>
                <w:rFonts w:cs="Arial"/>
                <w:color w:val="000000" w:themeColor="text1"/>
              </w:rPr>
              <w:t>Contains the status of the assignment on given date</w:t>
            </w:r>
          </w:p>
          <w:p w14:paraId="25511F74" w14:textId="77777777" w:rsidR="000C55D3" w:rsidRPr="007E6A31" w:rsidRDefault="000C55D3" w:rsidP="007D56CE">
            <w:pPr>
              <w:snapToGrid w:val="0"/>
              <w:rPr>
                <w:rFonts w:cs="Arial"/>
                <w:color w:val="000000" w:themeColor="text1"/>
              </w:rPr>
            </w:pPr>
            <w:r w:rsidRPr="007E6A31">
              <w:rPr>
                <w:rFonts w:cs="Arial"/>
                <w:color w:val="000000" w:themeColor="text1"/>
              </w:rPr>
              <w:t xml:space="preserve">The fields include </w:t>
            </w:r>
            <w:r w:rsidRPr="007E6A31">
              <w:rPr>
                <w:color w:val="000000" w:themeColor="text1"/>
              </w:rPr>
              <w:t>Assigned</w:t>
            </w:r>
            <w:r w:rsidRPr="007E6A31">
              <w:rPr>
                <w:color w:val="000000" w:themeColor="text1"/>
              </w:rPr>
              <w:br/>
              <w:t>Reassigned</w:t>
            </w:r>
            <w:r w:rsidRPr="007E6A31">
              <w:rPr>
                <w:color w:val="000000" w:themeColor="text1"/>
              </w:rPr>
              <w:br/>
            </w:r>
          </w:p>
        </w:tc>
        <w:tc>
          <w:tcPr>
            <w:tcW w:w="1701" w:type="dxa"/>
          </w:tcPr>
          <w:p w14:paraId="25511F75" w14:textId="77777777" w:rsidR="000C55D3" w:rsidRPr="007E6A31" w:rsidRDefault="00C45D56" w:rsidP="007D56CE">
            <w:pPr>
              <w:snapToGrid w:val="0"/>
              <w:rPr>
                <w:color w:val="000000" w:themeColor="text1"/>
              </w:rPr>
            </w:pPr>
            <w:r w:rsidRPr="007E6A31">
              <w:rPr>
                <w:color w:val="000000" w:themeColor="text1"/>
              </w:rPr>
              <w:t>Disabled and Populated by system</w:t>
            </w:r>
          </w:p>
        </w:tc>
        <w:tc>
          <w:tcPr>
            <w:tcW w:w="1002" w:type="dxa"/>
          </w:tcPr>
          <w:p w14:paraId="25511F76" w14:textId="77777777" w:rsidR="000C55D3" w:rsidRPr="007E6A31" w:rsidRDefault="000C55D3" w:rsidP="007D56CE">
            <w:pPr>
              <w:snapToGrid w:val="0"/>
              <w:rPr>
                <w:color w:val="000000" w:themeColor="text1"/>
              </w:rPr>
            </w:pPr>
            <w:r w:rsidRPr="007E6A31">
              <w:rPr>
                <w:rFonts w:cs="Arial"/>
                <w:color w:val="000000" w:themeColor="text1"/>
              </w:rPr>
              <w:t>N/A</w:t>
            </w:r>
          </w:p>
        </w:tc>
      </w:tr>
      <w:tr w:rsidR="007E6A31" w:rsidRPr="007E6A31" w14:paraId="25511F7F" w14:textId="77777777" w:rsidTr="001A28D3">
        <w:trPr>
          <w:trHeight w:val="285"/>
        </w:trPr>
        <w:tc>
          <w:tcPr>
            <w:tcW w:w="1843" w:type="dxa"/>
          </w:tcPr>
          <w:p w14:paraId="25511F78" w14:textId="77777777" w:rsidR="000C55D3" w:rsidRPr="007E6A31" w:rsidRDefault="007470D4" w:rsidP="007D56CE">
            <w:pPr>
              <w:rPr>
                <w:rFonts w:cs="Arial"/>
                <w:color w:val="000000" w:themeColor="text1"/>
              </w:rPr>
            </w:pPr>
            <w:r w:rsidRPr="007E6A31">
              <w:rPr>
                <w:rFonts w:eastAsia="Courier New" w:cs="Arial"/>
                <w:color w:val="000000" w:themeColor="text1"/>
              </w:rPr>
              <w:t>**</w:t>
            </w:r>
            <w:r w:rsidR="000C55D3" w:rsidRPr="007E6A31">
              <w:rPr>
                <w:rFonts w:eastAsia="Courier New" w:cs="Arial"/>
                <w:color w:val="000000" w:themeColor="text1"/>
              </w:rPr>
              <w:t>Type of Assignment</w:t>
            </w:r>
          </w:p>
          <w:p w14:paraId="25511F79" w14:textId="77777777" w:rsidR="000C55D3" w:rsidRPr="007E6A31" w:rsidRDefault="000C55D3" w:rsidP="007D56CE">
            <w:pPr>
              <w:rPr>
                <w:color w:val="000000" w:themeColor="text1"/>
                <w:lang w:val="en-US"/>
              </w:rPr>
            </w:pPr>
          </w:p>
        </w:tc>
        <w:tc>
          <w:tcPr>
            <w:tcW w:w="1217" w:type="dxa"/>
          </w:tcPr>
          <w:p w14:paraId="25511F7A" w14:textId="77777777" w:rsidR="000C55D3" w:rsidRPr="007E6A31" w:rsidRDefault="000C55D3" w:rsidP="007D56CE">
            <w:pPr>
              <w:snapToGrid w:val="0"/>
              <w:rPr>
                <w:rFonts w:cs="Arial"/>
                <w:color w:val="000000" w:themeColor="text1"/>
              </w:rPr>
            </w:pPr>
            <w:r w:rsidRPr="007E6A31">
              <w:rPr>
                <w:rFonts w:cs="Arial"/>
                <w:color w:val="000000" w:themeColor="text1"/>
              </w:rPr>
              <w:t>Dropdown</w:t>
            </w:r>
          </w:p>
        </w:tc>
        <w:tc>
          <w:tcPr>
            <w:tcW w:w="1193" w:type="dxa"/>
          </w:tcPr>
          <w:p w14:paraId="25511F7B" w14:textId="77777777" w:rsidR="000C55D3" w:rsidRPr="007E6A31" w:rsidRDefault="000C55D3" w:rsidP="007D56CE">
            <w:pPr>
              <w:snapToGrid w:val="0"/>
              <w:rPr>
                <w:rFonts w:cs="Arial"/>
                <w:color w:val="000000" w:themeColor="text1"/>
              </w:rPr>
            </w:pPr>
            <w:r w:rsidRPr="007E6A31">
              <w:rPr>
                <w:rFonts w:cs="Arial"/>
                <w:color w:val="000000" w:themeColor="text1"/>
              </w:rPr>
              <w:t>Varchar</w:t>
            </w:r>
          </w:p>
        </w:tc>
        <w:tc>
          <w:tcPr>
            <w:tcW w:w="2410" w:type="dxa"/>
          </w:tcPr>
          <w:p w14:paraId="25511F7C" w14:textId="77777777" w:rsidR="000C55D3" w:rsidRPr="007E6A31" w:rsidRDefault="000C55D3" w:rsidP="007D56CE">
            <w:pPr>
              <w:snapToGrid w:val="0"/>
              <w:rPr>
                <w:rFonts w:cs="Arial"/>
                <w:color w:val="000000" w:themeColor="text1"/>
              </w:rPr>
            </w:pPr>
            <w:r w:rsidRPr="007E6A31">
              <w:rPr>
                <w:rFonts w:cs="Arial"/>
                <w:color w:val="000000" w:themeColor="text1"/>
              </w:rPr>
              <w:t>Dropdown with Type of assignment (Absolute/Conditional)</w:t>
            </w:r>
          </w:p>
        </w:tc>
        <w:tc>
          <w:tcPr>
            <w:tcW w:w="1701" w:type="dxa"/>
          </w:tcPr>
          <w:p w14:paraId="25511F7D" w14:textId="77777777" w:rsidR="000C55D3" w:rsidRPr="007E6A31" w:rsidRDefault="00ED05F4" w:rsidP="007D56CE">
            <w:pPr>
              <w:snapToGrid w:val="0"/>
              <w:rPr>
                <w:color w:val="000000" w:themeColor="text1"/>
              </w:rPr>
            </w:pPr>
            <w:r w:rsidRPr="007E6A31">
              <w:rPr>
                <w:color w:val="000000" w:themeColor="text1"/>
              </w:rPr>
              <w:t>Enabled and blank.</w:t>
            </w:r>
          </w:p>
        </w:tc>
        <w:tc>
          <w:tcPr>
            <w:tcW w:w="1002" w:type="dxa"/>
          </w:tcPr>
          <w:p w14:paraId="25511F7E" w14:textId="77777777" w:rsidR="000C55D3" w:rsidRPr="007E6A31" w:rsidRDefault="000C55D3" w:rsidP="007D56CE">
            <w:pPr>
              <w:snapToGrid w:val="0"/>
              <w:rPr>
                <w:rFonts w:cs="Arial"/>
                <w:color w:val="000000" w:themeColor="text1"/>
              </w:rPr>
            </w:pPr>
            <w:r w:rsidRPr="007E6A31">
              <w:rPr>
                <w:rFonts w:cs="Arial"/>
                <w:color w:val="000000" w:themeColor="text1"/>
              </w:rPr>
              <w:t>N/A</w:t>
            </w:r>
          </w:p>
        </w:tc>
      </w:tr>
      <w:tr w:rsidR="007E6A31" w:rsidRPr="007E6A31" w14:paraId="25511F87" w14:textId="77777777" w:rsidTr="001A28D3">
        <w:trPr>
          <w:trHeight w:val="285"/>
        </w:trPr>
        <w:tc>
          <w:tcPr>
            <w:tcW w:w="1843" w:type="dxa"/>
          </w:tcPr>
          <w:p w14:paraId="25511F80" w14:textId="77777777" w:rsidR="005C1ADF" w:rsidRPr="007E6A31" w:rsidRDefault="005C1ADF" w:rsidP="007D56CE">
            <w:pPr>
              <w:rPr>
                <w:rFonts w:eastAsia="Courier New" w:cs="Arial"/>
                <w:color w:val="000000" w:themeColor="text1"/>
              </w:rPr>
            </w:pPr>
            <w:r w:rsidRPr="007E6A31">
              <w:rPr>
                <w:rFonts w:eastAsia="Courier New" w:cs="Arial"/>
                <w:color w:val="000000" w:themeColor="text1"/>
              </w:rPr>
              <w:t>Consideration amount</w:t>
            </w:r>
          </w:p>
        </w:tc>
        <w:tc>
          <w:tcPr>
            <w:tcW w:w="1217" w:type="dxa"/>
          </w:tcPr>
          <w:p w14:paraId="25511F81" w14:textId="77777777" w:rsidR="005C1ADF" w:rsidRPr="007E6A31" w:rsidRDefault="005C1ADF" w:rsidP="007D56CE">
            <w:pPr>
              <w:snapToGrid w:val="0"/>
              <w:rPr>
                <w:rFonts w:cs="Arial"/>
                <w:color w:val="000000" w:themeColor="text1"/>
              </w:rPr>
            </w:pPr>
            <w:r w:rsidRPr="007E6A31">
              <w:rPr>
                <w:rFonts w:cs="Arial"/>
                <w:color w:val="000000" w:themeColor="text1"/>
              </w:rPr>
              <w:t xml:space="preserve">Text Box </w:t>
            </w:r>
          </w:p>
          <w:p w14:paraId="25511F82" w14:textId="77777777" w:rsidR="005C1ADF" w:rsidRPr="007E6A31" w:rsidRDefault="005C1ADF" w:rsidP="007D56CE">
            <w:pPr>
              <w:snapToGrid w:val="0"/>
              <w:rPr>
                <w:rFonts w:cs="Arial"/>
                <w:color w:val="000000" w:themeColor="text1"/>
              </w:rPr>
            </w:pPr>
          </w:p>
        </w:tc>
        <w:tc>
          <w:tcPr>
            <w:tcW w:w="1193" w:type="dxa"/>
          </w:tcPr>
          <w:p w14:paraId="25511F83" w14:textId="77777777" w:rsidR="005C1ADF" w:rsidRPr="007E6A31" w:rsidRDefault="005C1ADF" w:rsidP="007D56CE">
            <w:pPr>
              <w:snapToGrid w:val="0"/>
              <w:rPr>
                <w:rFonts w:cs="Arial"/>
                <w:color w:val="000000" w:themeColor="text1"/>
              </w:rPr>
            </w:pPr>
            <w:r w:rsidRPr="007E6A31">
              <w:rPr>
                <w:rFonts w:cs="Arial"/>
                <w:color w:val="000000" w:themeColor="text1"/>
              </w:rPr>
              <w:t>Numeric</w:t>
            </w:r>
          </w:p>
        </w:tc>
        <w:tc>
          <w:tcPr>
            <w:tcW w:w="2410" w:type="dxa"/>
          </w:tcPr>
          <w:p w14:paraId="25511F84" w14:textId="77777777" w:rsidR="005C1ADF" w:rsidRPr="007E6A31" w:rsidRDefault="005C1ADF" w:rsidP="007D56CE">
            <w:pPr>
              <w:snapToGrid w:val="0"/>
              <w:rPr>
                <w:rFonts w:cs="Arial"/>
                <w:color w:val="000000" w:themeColor="text1"/>
              </w:rPr>
            </w:pPr>
            <w:r w:rsidRPr="007E6A31">
              <w:rPr>
                <w:rFonts w:cs="Arial"/>
                <w:color w:val="000000" w:themeColor="text1"/>
              </w:rPr>
              <w:t>Gives the amount  applicable to the assignee in case of Conditional Assignment</w:t>
            </w:r>
          </w:p>
        </w:tc>
        <w:tc>
          <w:tcPr>
            <w:tcW w:w="1701" w:type="dxa"/>
          </w:tcPr>
          <w:p w14:paraId="25511F85" w14:textId="77777777" w:rsidR="005C1ADF" w:rsidRPr="007E6A31" w:rsidRDefault="00ED05F4" w:rsidP="00ED05F4">
            <w:pPr>
              <w:snapToGrid w:val="0"/>
              <w:rPr>
                <w:color w:val="000000" w:themeColor="text1"/>
              </w:rPr>
            </w:pPr>
            <w:r w:rsidRPr="007E6A31">
              <w:rPr>
                <w:color w:val="000000" w:themeColor="text1"/>
              </w:rPr>
              <w:t>Enabled only when Type of Assignment is conditional.</w:t>
            </w:r>
          </w:p>
        </w:tc>
        <w:tc>
          <w:tcPr>
            <w:tcW w:w="1002" w:type="dxa"/>
          </w:tcPr>
          <w:p w14:paraId="25511F86" w14:textId="77777777" w:rsidR="005C1ADF" w:rsidRPr="007E6A31" w:rsidRDefault="005C1ADF" w:rsidP="007D56CE">
            <w:pPr>
              <w:snapToGrid w:val="0"/>
              <w:rPr>
                <w:rFonts w:cs="Arial"/>
                <w:color w:val="000000" w:themeColor="text1"/>
              </w:rPr>
            </w:pPr>
            <w:r w:rsidRPr="007E6A31">
              <w:rPr>
                <w:rFonts w:cs="Arial"/>
                <w:color w:val="000000" w:themeColor="text1"/>
              </w:rPr>
              <w:t>N/A</w:t>
            </w:r>
          </w:p>
        </w:tc>
      </w:tr>
      <w:tr w:rsidR="007E6A31" w:rsidRPr="007E6A31" w14:paraId="25511F90" w14:textId="77777777" w:rsidTr="001A28D3">
        <w:trPr>
          <w:trHeight w:val="285"/>
        </w:trPr>
        <w:tc>
          <w:tcPr>
            <w:tcW w:w="1843" w:type="dxa"/>
          </w:tcPr>
          <w:p w14:paraId="25511F88" w14:textId="77777777" w:rsidR="005C1ADF" w:rsidRPr="007E6A31" w:rsidRDefault="007470D4" w:rsidP="007D56CE">
            <w:pPr>
              <w:rPr>
                <w:rFonts w:cs="Arial"/>
                <w:color w:val="000000" w:themeColor="text1"/>
              </w:rPr>
            </w:pPr>
            <w:r w:rsidRPr="007E6A31">
              <w:rPr>
                <w:rFonts w:eastAsia="Courier New" w:cs="Arial"/>
                <w:color w:val="000000" w:themeColor="text1"/>
              </w:rPr>
              <w:t>**</w:t>
            </w:r>
            <w:r w:rsidR="005C1ADF" w:rsidRPr="007E6A31">
              <w:rPr>
                <w:rFonts w:eastAsia="Courier New" w:cs="Arial"/>
                <w:color w:val="000000" w:themeColor="text1"/>
              </w:rPr>
              <w:t>Trust Registration  Number</w:t>
            </w:r>
          </w:p>
          <w:p w14:paraId="25511F89" w14:textId="77777777" w:rsidR="005C1ADF" w:rsidRPr="007E6A31" w:rsidRDefault="005C1ADF" w:rsidP="007D56CE">
            <w:pPr>
              <w:snapToGrid w:val="0"/>
              <w:rPr>
                <w:rFonts w:cs="Arial"/>
                <w:color w:val="000000" w:themeColor="text1"/>
              </w:rPr>
            </w:pPr>
          </w:p>
        </w:tc>
        <w:tc>
          <w:tcPr>
            <w:tcW w:w="1217" w:type="dxa"/>
          </w:tcPr>
          <w:p w14:paraId="25511F8A" w14:textId="77777777" w:rsidR="005C1ADF" w:rsidRPr="007E6A31" w:rsidRDefault="005C1ADF" w:rsidP="007D56CE">
            <w:pPr>
              <w:snapToGrid w:val="0"/>
              <w:rPr>
                <w:rFonts w:cs="Arial"/>
                <w:color w:val="000000" w:themeColor="text1"/>
              </w:rPr>
            </w:pPr>
            <w:r w:rsidRPr="007E6A31">
              <w:rPr>
                <w:rFonts w:cs="Arial"/>
                <w:color w:val="000000" w:themeColor="text1"/>
              </w:rPr>
              <w:t xml:space="preserve">Text Box </w:t>
            </w:r>
          </w:p>
          <w:p w14:paraId="25511F8B" w14:textId="77777777" w:rsidR="005C1ADF" w:rsidRPr="007E6A31" w:rsidRDefault="005C1ADF" w:rsidP="007D56CE">
            <w:pPr>
              <w:snapToGrid w:val="0"/>
              <w:rPr>
                <w:rFonts w:cs="Arial"/>
                <w:color w:val="000000" w:themeColor="text1"/>
              </w:rPr>
            </w:pPr>
          </w:p>
        </w:tc>
        <w:tc>
          <w:tcPr>
            <w:tcW w:w="1193" w:type="dxa"/>
          </w:tcPr>
          <w:p w14:paraId="25511F8C" w14:textId="77777777" w:rsidR="005C1ADF" w:rsidRPr="007E6A31" w:rsidRDefault="005C1ADF" w:rsidP="007D56CE">
            <w:pPr>
              <w:snapToGrid w:val="0"/>
              <w:rPr>
                <w:rFonts w:cs="Arial"/>
                <w:color w:val="000000" w:themeColor="text1"/>
              </w:rPr>
            </w:pPr>
            <w:r w:rsidRPr="007E6A31">
              <w:rPr>
                <w:rFonts w:cs="Arial"/>
                <w:color w:val="000000" w:themeColor="text1"/>
              </w:rPr>
              <w:t>Multiple</w:t>
            </w:r>
          </w:p>
        </w:tc>
        <w:tc>
          <w:tcPr>
            <w:tcW w:w="2410" w:type="dxa"/>
          </w:tcPr>
          <w:p w14:paraId="25511F8D" w14:textId="77777777" w:rsidR="005C1ADF" w:rsidRPr="007E6A31" w:rsidRDefault="005C1ADF" w:rsidP="007D56CE">
            <w:pPr>
              <w:snapToGrid w:val="0"/>
              <w:rPr>
                <w:rFonts w:cs="Arial"/>
                <w:color w:val="000000" w:themeColor="text1"/>
              </w:rPr>
            </w:pPr>
            <w:r w:rsidRPr="007E6A31">
              <w:rPr>
                <w:rFonts w:cs="Arial"/>
                <w:color w:val="000000" w:themeColor="text1"/>
              </w:rPr>
              <w:t>Gives unique Identification Number of the Trust</w:t>
            </w:r>
          </w:p>
        </w:tc>
        <w:tc>
          <w:tcPr>
            <w:tcW w:w="1701" w:type="dxa"/>
          </w:tcPr>
          <w:p w14:paraId="25511F8E" w14:textId="77777777" w:rsidR="005C1ADF" w:rsidRPr="007E6A31" w:rsidRDefault="00ED05F4" w:rsidP="007D56CE">
            <w:pPr>
              <w:snapToGrid w:val="0"/>
              <w:rPr>
                <w:rFonts w:cs="Arial"/>
                <w:color w:val="000000" w:themeColor="text1"/>
              </w:rPr>
            </w:pPr>
            <w:r w:rsidRPr="007E6A31">
              <w:rPr>
                <w:color w:val="000000" w:themeColor="text1"/>
              </w:rPr>
              <w:t>Enabled and blank.</w:t>
            </w:r>
          </w:p>
        </w:tc>
        <w:tc>
          <w:tcPr>
            <w:tcW w:w="1002" w:type="dxa"/>
          </w:tcPr>
          <w:p w14:paraId="25511F8F" w14:textId="77777777" w:rsidR="005C1ADF" w:rsidRPr="007E6A31" w:rsidRDefault="005C1ADF" w:rsidP="007D56CE">
            <w:pPr>
              <w:snapToGrid w:val="0"/>
              <w:rPr>
                <w:rFonts w:cs="Arial"/>
                <w:color w:val="000000" w:themeColor="text1"/>
              </w:rPr>
            </w:pPr>
            <w:r w:rsidRPr="007E6A31">
              <w:rPr>
                <w:rFonts w:cs="Arial"/>
                <w:color w:val="000000" w:themeColor="text1"/>
              </w:rPr>
              <w:t>N/A</w:t>
            </w:r>
          </w:p>
        </w:tc>
      </w:tr>
      <w:tr w:rsidR="007E6A31" w:rsidRPr="007E6A31" w14:paraId="25511F92" w14:textId="77777777" w:rsidTr="001A28D3">
        <w:trPr>
          <w:trHeight w:val="285"/>
        </w:trPr>
        <w:tc>
          <w:tcPr>
            <w:tcW w:w="9366" w:type="dxa"/>
            <w:gridSpan w:val="6"/>
          </w:tcPr>
          <w:p w14:paraId="25511F91" w14:textId="77777777" w:rsidR="00E62AC0" w:rsidRPr="007E6A31" w:rsidRDefault="00E62AC0" w:rsidP="007D56CE">
            <w:pPr>
              <w:snapToGrid w:val="0"/>
              <w:rPr>
                <w:rFonts w:cs="Arial"/>
                <w:b/>
                <w:color w:val="000000" w:themeColor="text1"/>
              </w:rPr>
            </w:pPr>
            <w:r w:rsidRPr="007E6A31">
              <w:rPr>
                <w:rFonts w:cs="Arial"/>
                <w:b/>
                <w:color w:val="000000" w:themeColor="text1"/>
              </w:rPr>
              <w:t>Address</w:t>
            </w:r>
          </w:p>
        </w:tc>
      </w:tr>
      <w:tr w:rsidR="007E6A31" w:rsidRPr="007E6A31" w14:paraId="25511F99" w14:textId="77777777" w:rsidTr="001A28D3">
        <w:trPr>
          <w:trHeight w:val="285"/>
        </w:trPr>
        <w:tc>
          <w:tcPr>
            <w:tcW w:w="1843" w:type="dxa"/>
          </w:tcPr>
          <w:p w14:paraId="25511F93" w14:textId="77777777" w:rsidR="00E62AC0" w:rsidRPr="007E6A31" w:rsidRDefault="007470D4" w:rsidP="007D56CE">
            <w:pPr>
              <w:rPr>
                <w:rFonts w:eastAsia="Courier New" w:cs="Arial"/>
                <w:color w:val="000000" w:themeColor="text1"/>
              </w:rPr>
            </w:pPr>
            <w:r w:rsidRPr="007E6A31">
              <w:rPr>
                <w:rFonts w:eastAsia="Courier New" w:cs="Arial"/>
                <w:color w:val="000000" w:themeColor="text1"/>
              </w:rPr>
              <w:t>**</w:t>
            </w:r>
            <w:r w:rsidR="00E62AC0" w:rsidRPr="007E6A31">
              <w:rPr>
                <w:rFonts w:eastAsia="Courier New" w:cs="Arial"/>
                <w:color w:val="000000" w:themeColor="text1"/>
              </w:rPr>
              <w:t>Address Line 1</w:t>
            </w:r>
          </w:p>
        </w:tc>
        <w:tc>
          <w:tcPr>
            <w:tcW w:w="1217" w:type="dxa"/>
          </w:tcPr>
          <w:p w14:paraId="25511F94" w14:textId="77777777" w:rsidR="00E62AC0" w:rsidRPr="007E6A31" w:rsidRDefault="00E62AC0" w:rsidP="007D56CE">
            <w:pPr>
              <w:snapToGrid w:val="0"/>
              <w:rPr>
                <w:rFonts w:cs="Arial"/>
                <w:color w:val="000000" w:themeColor="text1"/>
              </w:rPr>
            </w:pPr>
            <w:r w:rsidRPr="007E6A31">
              <w:rPr>
                <w:rFonts w:cs="Arial"/>
                <w:color w:val="000000" w:themeColor="text1"/>
              </w:rPr>
              <w:t>Text Box</w:t>
            </w:r>
          </w:p>
        </w:tc>
        <w:tc>
          <w:tcPr>
            <w:tcW w:w="1193" w:type="dxa"/>
          </w:tcPr>
          <w:p w14:paraId="25511F95" w14:textId="77777777" w:rsidR="00E62AC0" w:rsidRPr="007E6A31" w:rsidRDefault="00E62AC0" w:rsidP="007D56CE">
            <w:pPr>
              <w:snapToGrid w:val="0"/>
              <w:rPr>
                <w:rFonts w:cs="Arial"/>
                <w:color w:val="000000" w:themeColor="text1"/>
              </w:rPr>
            </w:pPr>
            <w:r w:rsidRPr="007E6A31">
              <w:rPr>
                <w:rFonts w:cs="Arial"/>
                <w:color w:val="000000" w:themeColor="text1"/>
              </w:rPr>
              <w:t>Multiple</w:t>
            </w:r>
          </w:p>
        </w:tc>
        <w:tc>
          <w:tcPr>
            <w:tcW w:w="2410" w:type="dxa"/>
          </w:tcPr>
          <w:p w14:paraId="25511F96" w14:textId="77777777" w:rsidR="00E62AC0" w:rsidRPr="007E6A31" w:rsidRDefault="00E62AC0" w:rsidP="007D56CE">
            <w:pPr>
              <w:snapToGrid w:val="0"/>
              <w:rPr>
                <w:rFonts w:cs="Arial"/>
                <w:color w:val="000000" w:themeColor="text1"/>
              </w:rPr>
            </w:pPr>
            <w:r w:rsidRPr="007E6A31">
              <w:rPr>
                <w:color w:val="000000" w:themeColor="text1"/>
              </w:rPr>
              <w:t>Gives the address of the assignee.</w:t>
            </w:r>
          </w:p>
        </w:tc>
        <w:tc>
          <w:tcPr>
            <w:tcW w:w="1701" w:type="dxa"/>
          </w:tcPr>
          <w:p w14:paraId="25511F97" w14:textId="77777777" w:rsidR="00E62AC0" w:rsidRPr="007E6A31" w:rsidRDefault="00E62AC0" w:rsidP="007D56CE">
            <w:pPr>
              <w:snapToGrid w:val="0"/>
              <w:rPr>
                <w:color w:val="000000" w:themeColor="text1"/>
              </w:rPr>
            </w:pPr>
            <w:r w:rsidRPr="007E6A31">
              <w:rPr>
                <w:color w:val="000000" w:themeColor="text1"/>
              </w:rPr>
              <w:t>Enabled and Blank.</w:t>
            </w:r>
          </w:p>
        </w:tc>
        <w:tc>
          <w:tcPr>
            <w:tcW w:w="1002" w:type="dxa"/>
          </w:tcPr>
          <w:p w14:paraId="25511F98" w14:textId="77777777" w:rsidR="00E62AC0" w:rsidRPr="007E6A31" w:rsidRDefault="00E62AC0" w:rsidP="007D56CE">
            <w:pPr>
              <w:snapToGrid w:val="0"/>
              <w:rPr>
                <w:rFonts w:cs="Arial"/>
                <w:color w:val="000000" w:themeColor="text1"/>
              </w:rPr>
            </w:pPr>
            <w:r w:rsidRPr="007E6A31">
              <w:rPr>
                <w:rFonts w:cs="Arial"/>
                <w:color w:val="000000" w:themeColor="text1"/>
              </w:rPr>
              <w:t>N/A</w:t>
            </w:r>
          </w:p>
        </w:tc>
      </w:tr>
      <w:tr w:rsidR="007E6A31" w:rsidRPr="007E6A31" w14:paraId="25511FA0" w14:textId="77777777" w:rsidTr="001A28D3">
        <w:trPr>
          <w:trHeight w:val="285"/>
        </w:trPr>
        <w:tc>
          <w:tcPr>
            <w:tcW w:w="1843" w:type="dxa"/>
          </w:tcPr>
          <w:p w14:paraId="25511F9A" w14:textId="77777777" w:rsidR="00E62AC0" w:rsidRPr="007E6A31" w:rsidRDefault="007470D4" w:rsidP="007470D4">
            <w:pPr>
              <w:rPr>
                <w:rFonts w:eastAsia="Courier New" w:cs="Arial"/>
                <w:color w:val="000000" w:themeColor="text1"/>
              </w:rPr>
            </w:pPr>
            <w:r w:rsidRPr="007E6A31">
              <w:rPr>
                <w:rFonts w:eastAsia="Courier New" w:cs="Arial"/>
                <w:color w:val="000000" w:themeColor="text1"/>
              </w:rPr>
              <w:t>**</w:t>
            </w:r>
            <w:r w:rsidR="00E62AC0" w:rsidRPr="007E6A31">
              <w:rPr>
                <w:rFonts w:eastAsia="Courier New" w:cs="Arial"/>
                <w:color w:val="000000" w:themeColor="text1"/>
              </w:rPr>
              <w:t>Address Line 2</w:t>
            </w:r>
          </w:p>
        </w:tc>
        <w:tc>
          <w:tcPr>
            <w:tcW w:w="1217" w:type="dxa"/>
          </w:tcPr>
          <w:p w14:paraId="25511F9B" w14:textId="77777777" w:rsidR="00E62AC0" w:rsidRPr="007E6A31" w:rsidRDefault="00E62AC0" w:rsidP="007D56CE">
            <w:pPr>
              <w:snapToGrid w:val="0"/>
              <w:rPr>
                <w:rFonts w:cs="Arial"/>
                <w:color w:val="000000" w:themeColor="text1"/>
              </w:rPr>
            </w:pPr>
            <w:r w:rsidRPr="007E6A31">
              <w:rPr>
                <w:rFonts w:cs="Arial"/>
                <w:color w:val="000000" w:themeColor="text1"/>
              </w:rPr>
              <w:t>Text Box</w:t>
            </w:r>
          </w:p>
        </w:tc>
        <w:tc>
          <w:tcPr>
            <w:tcW w:w="1193" w:type="dxa"/>
          </w:tcPr>
          <w:p w14:paraId="25511F9C" w14:textId="77777777" w:rsidR="00E62AC0" w:rsidRPr="007E6A31" w:rsidRDefault="00E62AC0" w:rsidP="007D56CE">
            <w:pPr>
              <w:snapToGrid w:val="0"/>
              <w:rPr>
                <w:rFonts w:cs="Arial"/>
                <w:color w:val="000000" w:themeColor="text1"/>
              </w:rPr>
            </w:pPr>
            <w:r w:rsidRPr="007E6A31">
              <w:rPr>
                <w:rFonts w:cs="Arial"/>
                <w:color w:val="000000" w:themeColor="text1"/>
              </w:rPr>
              <w:t>Multiple</w:t>
            </w:r>
          </w:p>
        </w:tc>
        <w:tc>
          <w:tcPr>
            <w:tcW w:w="2410" w:type="dxa"/>
          </w:tcPr>
          <w:p w14:paraId="25511F9D" w14:textId="77777777" w:rsidR="00E62AC0" w:rsidRPr="007E6A31" w:rsidRDefault="00E62AC0" w:rsidP="007D56CE">
            <w:pPr>
              <w:snapToGrid w:val="0"/>
              <w:rPr>
                <w:rFonts w:cs="Arial"/>
                <w:color w:val="000000" w:themeColor="text1"/>
              </w:rPr>
            </w:pPr>
            <w:r w:rsidRPr="007E6A31">
              <w:rPr>
                <w:color w:val="000000" w:themeColor="text1"/>
              </w:rPr>
              <w:t>Gives the address</w:t>
            </w:r>
          </w:p>
        </w:tc>
        <w:tc>
          <w:tcPr>
            <w:tcW w:w="1701" w:type="dxa"/>
          </w:tcPr>
          <w:p w14:paraId="25511F9E" w14:textId="77777777" w:rsidR="00E62AC0" w:rsidRPr="007E6A31" w:rsidRDefault="00E62AC0" w:rsidP="007D56CE">
            <w:pPr>
              <w:snapToGrid w:val="0"/>
              <w:rPr>
                <w:color w:val="000000" w:themeColor="text1"/>
              </w:rPr>
            </w:pPr>
            <w:r w:rsidRPr="007E6A31">
              <w:rPr>
                <w:color w:val="000000" w:themeColor="text1"/>
              </w:rPr>
              <w:t>Enabled and Blank.</w:t>
            </w:r>
          </w:p>
        </w:tc>
        <w:tc>
          <w:tcPr>
            <w:tcW w:w="1002" w:type="dxa"/>
          </w:tcPr>
          <w:p w14:paraId="25511F9F" w14:textId="77777777" w:rsidR="00E62AC0" w:rsidRPr="007E6A31" w:rsidRDefault="00E62AC0" w:rsidP="007D56CE">
            <w:pPr>
              <w:snapToGrid w:val="0"/>
              <w:rPr>
                <w:rFonts w:cs="Arial"/>
                <w:color w:val="000000" w:themeColor="text1"/>
              </w:rPr>
            </w:pPr>
            <w:r w:rsidRPr="007E6A31">
              <w:rPr>
                <w:rFonts w:cs="Arial"/>
                <w:color w:val="000000" w:themeColor="text1"/>
              </w:rPr>
              <w:t>N/A</w:t>
            </w:r>
          </w:p>
        </w:tc>
      </w:tr>
      <w:tr w:rsidR="007E6A31" w:rsidRPr="007E6A31" w14:paraId="25511FA7" w14:textId="77777777" w:rsidTr="001A28D3">
        <w:trPr>
          <w:trHeight w:val="285"/>
        </w:trPr>
        <w:tc>
          <w:tcPr>
            <w:tcW w:w="1843" w:type="dxa"/>
          </w:tcPr>
          <w:p w14:paraId="25511FA1" w14:textId="77777777" w:rsidR="00E62AC0" w:rsidRPr="007E6A31" w:rsidRDefault="007470D4" w:rsidP="007D56CE">
            <w:pPr>
              <w:rPr>
                <w:rFonts w:eastAsia="Courier New" w:cs="Arial"/>
                <w:color w:val="000000" w:themeColor="text1"/>
              </w:rPr>
            </w:pPr>
            <w:r w:rsidRPr="007E6A31">
              <w:rPr>
                <w:rFonts w:eastAsia="Courier New" w:cs="Arial"/>
                <w:color w:val="000000" w:themeColor="text1"/>
              </w:rPr>
              <w:t>**</w:t>
            </w:r>
            <w:r w:rsidR="00E62AC0" w:rsidRPr="007E6A31">
              <w:rPr>
                <w:rFonts w:eastAsia="Courier New" w:cs="Arial"/>
                <w:color w:val="000000" w:themeColor="text1"/>
              </w:rPr>
              <w:t>Address Line 3</w:t>
            </w:r>
          </w:p>
        </w:tc>
        <w:tc>
          <w:tcPr>
            <w:tcW w:w="1217" w:type="dxa"/>
          </w:tcPr>
          <w:p w14:paraId="25511FA2" w14:textId="77777777" w:rsidR="00E62AC0" w:rsidRPr="007E6A31" w:rsidRDefault="00E62AC0" w:rsidP="007D56CE">
            <w:pPr>
              <w:snapToGrid w:val="0"/>
              <w:rPr>
                <w:rFonts w:cs="Arial"/>
                <w:color w:val="000000" w:themeColor="text1"/>
              </w:rPr>
            </w:pPr>
            <w:r w:rsidRPr="007E6A31">
              <w:rPr>
                <w:rFonts w:cs="Arial"/>
                <w:color w:val="000000" w:themeColor="text1"/>
              </w:rPr>
              <w:t>Text Box</w:t>
            </w:r>
          </w:p>
        </w:tc>
        <w:tc>
          <w:tcPr>
            <w:tcW w:w="1193" w:type="dxa"/>
          </w:tcPr>
          <w:p w14:paraId="25511FA3" w14:textId="77777777" w:rsidR="00E62AC0" w:rsidRPr="007E6A31" w:rsidRDefault="00E62AC0" w:rsidP="007D56CE">
            <w:pPr>
              <w:snapToGrid w:val="0"/>
              <w:rPr>
                <w:rFonts w:cs="Arial"/>
                <w:color w:val="000000" w:themeColor="text1"/>
              </w:rPr>
            </w:pPr>
            <w:r w:rsidRPr="007E6A31">
              <w:rPr>
                <w:rFonts w:cs="Arial"/>
                <w:color w:val="000000" w:themeColor="text1"/>
              </w:rPr>
              <w:t>Multiple</w:t>
            </w:r>
          </w:p>
        </w:tc>
        <w:tc>
          <w:tcPr>
            <w:tcW w:w="2410" w:type="dxa"/>
          </w:tcPr>
          <w:p w14:paraId="25511FA4" w14:textId="77777777" w:rsidR="00E62AC0" w:rsidRPr="007E6A31" w:rsidRDefault="00E62AC0" w:rsidP="007D56CE">
            <w:pPr>
              <w:snapToGrid w:val="0"/>
              <w:rPr>
                <w:rFonts w:cs="Arial"/>
                <w:color w:val="000000" w:themeColor="text1"/>
              </w:rPr>
            </w:pPr>
            <w:r w:rsidRPr="007E6A31">
              <w:rPr>
                <w:color w:val="000000" w:themeColor="text1"/>
              </w:rPr>
              <w:t>Gives the address</w:t>
            </w:r>
          </w:p>
        </w:tc>
        <w:tc>
          <w:tcPr>
            <w:tcW w:w="1701" w:type="dxa"/>
          </w:tcPr>
          <w:p w14:paraId="25511FA5" w14:textId="77777777" w:rsidR="00E62AC0" w:rsidRPr="007E6A31" w:rsidRDefault="00E62AC0" w:rsidP="007D56CE">
            <w:pPr>
              <w:snapToGrid w:val="0"/>
              <w:rPr>
                <w:color w:val="000000" w:themeColor="text1"/>
              </w:rPr>
            </w:pPr>
            <w:r w:rsidRPr="007E6A31">
              <w:rPr>
                <w:color w:val="000000" w:themeColor="text1"/>
              </w:rPr>
              <w:t>Enabled and Blank.</w:t>
            </w:r>
          </w:p>
        </w:tc>
        <w:tc>
          <w:tcPr>
            <w:tcW w:w="1002" w:type="dxa"/>
          </w:tcPr>
          <w:p w14:paraId="25511FA6" w14:textId="77777777" w:rsidR="00E62AC0" w:rsidRPr="007E6A31" w:rsidRDefault="00E62AC0" w:rsidP="007D56CE">
            <w:pPr>
              <w:snapToGrid w:val="0"/>
              <w:rPr>
                <w:rFonts w:cs="Arial"/>
                <w:color w:val="000000" w:themeColor="text1"/>
              </w:rPr>
            </w:pPr>
            <w:r w:rsidRPr="007E6A31">
              <w:rPr>
                <w:rFonts w:cs="Arial"/>
                <w:color w:val="000000" w:themeColor="text1"/>
              </w:rPr>
              <w:t>N/A</w:t>
            </w:r>
          </w:p>
        </w:tc>
      </w:tr>
      <w:tr w:rsidR="007E6A31" w:rsidRPr="007E6A31" w14:paraId="25511FAE" w14:textId="77777777" w:rsidTr="001A28D3">
        <w:trPr>
          <w:trHeight w:val="285"/>
        </w:trPr>
        <w:tc>
          <w:tcPr>
            <w:tcW w:w="1843" w:type="dxa"/>
          </w:tcPr>
          <w:p w14:paraId="25511FA8" w14:textId="77777777" w:rsidR="00E62AC0" w:rsidRPr="007E6A31" w:rsidRDefault="00E62AC0" w:rsidP="007D56CE">
            <w:pPr>
              <w:rPr>
                <w:rFonts w:eastAsia="Courier New" w:cs="Arial"/>
                <w:color w:val="000000" w:themeColor="text1"/>
              </w:rPr>
            </w:pPr>
            <w:r w:rsidRPr="007E6A31">
              <w:rPr>
                <w:rFonts w:cs="Arial"/>
                <w:color w:val="000000" w:themeColor="text1"/>
              </w:rPr>
              <w:t>Village</w:t>
            </w:r>
          </w:p>
        </w:tc>
        <w:tc>
          <w:tcPr>
            <w:tcW w:w="1217" w:type="dxa"/>
          </w:tcPr>
          <w:p w14:paraId="25511FA9" w14:textId="77777777" w:rsidR="00E62AC0" w:rsidRPr="007E6A31" w:rsidRDefault="00E62AC0" w:rsidP="007D56CE">
            <w:pPr>
              <w:snapToGrid w:val="0"/>
              <w:rPr>
                <w:rFonts w:cs="Arial"/>
                <w:color w:val="000000" w:themeColor="text1"/>
              </w:rPr>
            </w:pPr>
            <w:r w:rsidRPr="007E6A31">
              <w:rPr>
                <w:rFonts w:cs="Arial"/>
                <w:color w:val="000000" w:themeColor="text1"/>
              </w:rPr>
              <w:t>Text Box</w:t>
            </w:r>
          </w:p>
        </w:tc>
        <w:tc>
          <w:tcPr>
            <w:tcW w:w="1193" w:type="dxa"/>
          </w:tcPr>
          <w:p w14:paraId="25511FAA" w14:textId="77777777" w:rsidR="00E62AC0" w:rsidRPr="007E6A31" w:rsidRDefault="00E62AC0" w:rsidP="007D56CE">
            <w:pPr>
              <w:snapToGrid w:val="0"/>
              <w:rPr>
                <w:rFonts w:cs="Arial"/>
                <w:color w:val="000000" w:themeColor="text1"/>
              </w:rPr>
            </w:pPr>
            <w:r w:rsidRPr="007E6A31">
              <w:rPr>
                <w:rFonts w:cs="Arial"/>
                <w:color w:val="000000" w:themeColor="text1"/>
              </w:rPr>
              <w:t>Varchar</w:t>
            </w:r>
          </w:p>
        </w:tc>
        <w:tc>
          <w:tcPr>
            <w:tcW w:w="2410" w:type="dxa"/>
          </w:tcPr>
          <w:p w14:paraId="25511FAB" w14:textId="77777777" w:rsidR="00E62AC0" w:rsidRPr="007E6A31" w:rsidRDefault="00E62AC0" w:rsidP="007D56CE">
            <w:pPr>
              <w:snapToGrid w:val="0"/>
              <w:rPr>
                <w:rFonts w:cs="Arial"/>
                <w:color w:val="000000" w:themeColor="text1"/>
              </w:rPr>
            </w:pPr>
            <w:r w:rsidRPr="007E6A31">
              <w:rPr>
                <w:color w:val="000000" w:themeColor="text1"/>
              </w:rPr>
              <w:t xml:space="preserve">Gives the </w:t>
            </w:r>
            <w:r w:rsidR="00BB2D6A" w:rsidRPr="007E6A31">
              <w:rPr>
                <w:color w:val="000000" w:themeColor="text1"/>
              </w:rPr>
              <w:t>Village name (If available)</w:t>
            </w:r>
          </w:p>
        </w:tc>
        <w:tc>
          <w:tcPr>
            <w:tcW w:w="1701" w:type="dxa"/>
          </w:tcPr>
          <w:p w14:paraId="25511FAC" w14:textId="77777777" w:rsidR="00E62AC0" w:rsidRPr="007E6A31" w:rsidRDefault="00E62AC0" w:rsidP="007D56CE">
            <w:pPr>
              <w:snapToGrid w:val="0"/>
              <w:rPr>
                <w:color w:val="000000" w:themeColor="text1"/>
              </w:rPr>
            </w:pPr>
            <w:r w:rsidRPr="007E6A31">
              <w:rPr>
                <w:color w:val="000000" w:themeColor="text1"/>
              </w:rPr>
              <w:t>Enabled and Blank.</w:t>
            </w:r>
          </w:p>
        </w:tc>
        <w:tc>
          <w:tcPr>
            <w:tcW w:w="1002" w:type="dxa"/>
          </w:tcPr>
          <w:p w14:paraId="25511FAD" w14:textId="77777777" w:rsidR="00E62AC0" w:rsidRPr="007E6A31" w:rsidRDefault="00E62AC0" w:rsidP="007D56CE">
            <w:pPr>
              <w:snapToGrid w:val="0"/>
              <w:rPr>
                <w:rFonts w:cs="Arial"/>
                <w:color w:val="000000" w:themeColor="text1"/>
              </w:rPr>
            </w:pPr>
            <w:r w:rsidRPr="007E6A31">
              <w:rPr>
                <w:rFonts w:cs="Arial"/>
                <w:color w:val="000000" w:themeColor="text1"/>
              </w:rPr>
              <w:t>N/A</w:t>
            </w:r>
          </w:p>
        </w:tc>
      </w:tr>
      <w:tr w:rsidR="007E6A31" w:rsidRPr="007E6A31" w14:paraId="25511FB5" w14:textId="77777777" w:rsidTr="001A28D3">
        <w:trPr>
          <w:trHeight w:val="285"/>
        </w:trPr>
        <w:tc>
          <w:tcPr>
            <w:tcW w:w="1843" w:type="dxa"/>
          </w:tcPr>
          <w:p w14:paraId="25511FAF" w14:textId="77777777" w:rsidR="00E62AC0" w:rsidRPr="007E6A31" w:rsidRDefault="00E62AC0" w:rsidP="007D56CE">
            <w:pPr>
              <w:rPr>
                <w:rFonts w:eastAsia="Courier New" w:cs="Arial"/>
                <w:color w:val="000000" w:themeColor="text1"/>
              </w:rPr>
            </w:pPr>
            <w:r w:rsidRPr="007E6A31">
              <w:rPr>
                <w:rFonts w:cs="Arial"/>
                <w:color w:val="000000" w:themeColor="text1"/>
                <w:szCs w:val="22"/>
              </w:rPr>
              <w:t>Taluka</w:t>
            </w:r>
          </w:p>
        </w:tc>
        <w:tc>
          <w:tcPr>
            <w:tcW w:w="1217" w:type="dxa"/>
          </w:tcPr>
          <w:p w14:paraId="25511FB0" w14:textId="77777777" w:rsidR="00E62AC0" w:rsidRPr="007E6A31" w:rsidRDefault="00E62AC0" w:rsidP="007D56CE">
            <w:pPr>
              <w:snapToGrid w:val="0"/>
              <w:rPr>
                <w:rFonts w:cs="Arial"/>
                <w:color w:val="000000" w:themeColor="text1"/>
              </w:rPr>
            </w:pPr>
            <w:r w:rsidRPr="007E6A31">
              <w:rPr>
                <w:rFonts w:cs="Arial"/>
                <w:color w:val="000000" w:themeColor="text1"/>
              </w:rPr>
              <w:t>Text Box</w:t>
            </w:r>
          </w:p>
        </w:tc>
        <w:tc>
          <w:tcPr>
            <w:tcW w:w="1193" w:type="dxa"/>
          </w:tcPr>
          <w:p w14:paraId="25511FB1" w14:textId="77777777" w:rsidR="00E62AC0" w:rsidRPr="007E6A31" w:rsidRDefault="00E62AC0" w:rsidP="007D56CE">
            <w:pPr>
              <w:snapToGrid w:val="0"/>
              <w:rPr>
                <w:rFonts w:cs="Arial"/>
                <w:color w:val="000000" w:themeColor="text1"/>
              </w:rPr>
            </w:pPr>
            <w:r w:rsidRPr="007E6A31">
              <w:rPr>
                <w:rFonts w:cs="Arial"/>
                <w:color w:val="000000" w:themeColor="text1"/>
              </w:rPr>
              <w:t>Varchar</w:t>
            </w:r>
          </w:p>
        </w:tc>
        <w:tc>
          <w:tcPr>
            <w:tcW w:w="2410" w:type="dxa"/>
          </w:tcPr>
          <w:p w14:paraId="25511FB2" w14:textId="77777777" w:rsidR="00E62AC0" w:rsidRPr="007E6A31" w:rsidRDefault="00E62AC0" w:rsidP="007D56CE">
            <w:pPr>
              <w:snapToGrid w:val="0"/>
              <w:rPr>
                <w:rFonts w:cs="Arial"/>
                <w:color w:val="000000" w:themeColor="text1"/>
              </w:rPr>
            </w:pPr>
            <w:r w:rsidRPr="007E6A31">
              <w:rPr>
                <w:color w:val="000000" w:themeColor="text1"/>
              </w:rPr>
              <w:t xml:space="preserve">Gives the </w:t>
            </w:r>
            <w:r w:rsidR="00BB2D6A" w:rsidRPr="007E6A31">
              <w:rPr>
                <w:color w:val="000000" w:themeColor="text1"/>
              </w:rPr>
              <w:t>Taluka name (If available)</w:t>
            </w:r>
          </w:p>
        </w:tc>
        <w:tc>
          <w:tcPr>
            <w:tcW w:w="1701" w:type="dxa"/>
          </w:tcPr>
          <w:p w14:paraId="25511FB3" w14:textId="77777777" w:rsidR="00E62AC0" w:rsidRPr="007E6A31" w:rsidRDefault="00E62AC0" w:rsidP="007D56CE">
            <w:pPr>
              <w:snapToGrid w:val="0"/>
              <w:rPr>
                <w:color w:val="000000" w:themeColor="text1"/>
              </w:rPr>
            </w:pPr>
            <w:r w:rsidRPr="007E6A31">
              <w:rPr>
                <w:color w:val="000000" w:themeColor="text1"/>
              </w:rPr>
              <w:t>Enabled and Blank.</w:t>
            </w:r>
          </w:p>
        </w:tc>
        <w:tc>
          <w:tcPr>
            <w:tcW w:w="1002" w:type="dxa"/>
          </w:tcPr>
          <w:p w14:paraId="25511FB4" w14:textId="77777777" w:rsidR="00E62AC0" w:rsidRPr="007E6A31" w:rsidRDefault="00E62AC0" w:rsidP="007D56CE">
            <w:pPr>
              <w:snapToGrid w:val="0"/>
              <w:rPr>
                <w:rFonts w:cs="Arial"/>
                <w:color w:val="000000" w:themeColor="text1"/>
              </w:rPr>
            </w:pPr>
            <w:r w:rsidRPr="007E6A31">
              <w:rPr>
                <w:rFonts w:cs="Arial"/>
                <w:color w:val="000000" w:themeColor="text1"/>
              </w:rPr>
              <w:t>N/A</w:t>
            </w:r>
          </w:p>
        </w:tc>
      </w:tr>
      <w:tr w:rsidR="007E6A31" w:rsidRPr="007E6A31" w14:paraId="25511FBC" w14:textId="77777777" w:rsidTr="001A28D3">
        <w:trPr>
          <w:trHeight w:val="285"/>
        </w:trPr>
        <w:tc>
          <w:tcPr>
            <w:tcW w:w="1843" w:type="dxa"/>
          </w:tcPr>
          <w:p w14:paraId="25511FB6" w14:textId="77777777" w:rsidR="00E62AC0" w:rsidRPr="007E6A31" w:rsidRDefault="007470D4" w:rsidP="007D56CE">
            <w:pPr>
              <w:rPr>
                <w:rFonts w:eastAsia="Courier New" w:cs="Arial"/>
                <w:color w:val="000000" w:themeColor="text1"/>
              </w:rPr>
            </w:pPr>
            <w:r w:rsidRPr="007E6A31">
              <w:rPr>
                <w:rFonts w:cs="Arial"/>
                <w:color w:val="000000" w:themeColor="text1"/>
                <w:szCs w:val="22"/>
              </w:rPr>
              <w:t>**</w:t>
            </w:r>
            <w:r w:rsidR="00E62AC0" w:rsidRPr="007E6A31">
              <w:rPr>
                <w:rFonts w:cs="Arial"/>
                <w:color w:val="000000" w:themeColor="text1"/>
                <w:szCs w:val="22"/>
              </w:rPr>
              <w:t>City</w:t>
            </w:r>
          </w:p>
        </w:tc>
        <w:tc>
          <w:tcPr>
            <w:tcW w:w="1217" w:type="dxa"/>
          </w:tcPr>
          <w:p w14:paraId="25511FB7" w14:textId="77777777" w:rsidR="00E62AC0" w:rsidRPr="007E6A31" w:rsidRDefault="00E62AC0" w:rsidP="007D56CE">
            <w:pPr>
              <w:snapToGrid w:val="0"/>
              <w:rPr>
                <w:rFonts w:cs="Arial"/>
                <w:color w:val="000000" w:themeColor="text1"/>
              </w:rPr>
            </w:pPr>
            <w:r w:rsidRPr="007E6A31">
              <w:rPr>
                <w:rFonts w:cs="Arial"/>
                <w:color w:val="000000" w:themeColor="text1"/>
              </w:rPr>
              <w:t>Text Box</w:t>
            </w:r>
          </w:p>
        </w:tc>
        <w:tc>
          <w:tcPr>
            <w:tcW w:w="1193" w:type="dxa"/>
          </w:tcPr>
          <w:p w14:paraId="25511FB8" w14:textId="77777777" w:rsidR="00E62AC0" w:rsidRPr="007E6A31" w:rsidRDefault="00E62AC0" w:rsidP="007D56CE">
            <w:pPr>
              <w:snapToGrid w:val="0"/>
              <w:rPr>
                <w:rFonts w:cs="Arial"/>
                <w:color w:val="000000" w:themeColor="text1"/>
              </w:rPr>
            </w:pPr>
            <w:r w:rsidRPr="007E6A31">
              <w:rPr>
                <w:rFonts w:cs="Arial"/>
                <w:color w:val="000000" w:themeColor="text1"/>
              </w:rPr>
              <w:t>Varchar</w:t>
            </w:r>
          </w:p>
        </w:tc>
        <w:tc>
          <w:tcPr>
            <w:tcW w:w="2410" w:type="dxa"/>
          </w:tcPr>
          <w:p w14:paraId="25511FB9" w14:textId="77777777" w:rsidR="00E62AC0" w:rsidRPr="007E6A31" w:rsidRDefault="00E62AC0" w:rsidP="007D56CE">
            <w:pPr>
              <w:snapToGrid w:val="0"/>
              <w:rPr>
                <w:rFonts w:cs="Arial"/>
                <w:color w:val="000000" w:themeColor="text1"/>
              </w:rPr>
            </w:pPr>
            <w:r w:rsidRPr="007E6A31">
              <w:rPr>
                <w:color w:val="000000" w:themeColor="text1"/>
              </w:rPr>
              <w:t xml:space="preserve">Gives the City name </w:t>
            </w:r>
          </w:p>
        </w:tc>
        <w:tc>
          <w:tcPr>
            <w:tcW w:w="1701" w:type="dxa"/>
          </w:tcPr>
          <w:p w14:paraId="25511FBA" w14:textId="77777777" w:rsidR="00E62AC0" w:rsidRPr="007E6A31" w:rsidRDefault="00E62AC0" w:rsidP="007D56CE">
            <w:pPr>
              <w:snapToGrid w:val="0"/>
              <w:rPr>
                <w:color w:val="000000" w:themeColor="text1"/>
              </w:rPr>
            </w:pPr>
            <w:r w:rsidRPr="007E6A31">
              <w:rPr>
                <w:color w:val="000000" w:themeColor="text1"/>
              </w:rPr>
              <w:t>Enabled and Blank.</w:t>
            </w:r>
          </w:p>
        </w:tc>
        <w:tc>
          <w:tcPr>
            <w:tcW w:w="1002" w:type="dxa"/>
          </w:tcPr>
          <w:p w14:paraId="25511FBB" w14:textId="77777777" w:rsidR="00E62AC0" w:rsidRPr="007E6A31" w:rsidRDefault="00E62AC0" w:rsidP="007D56CE">
            <w:pPr>
              <w:snapToGrid w:val="0"/>
              <w:rPr>
                <w:rFonts w:cs="Arial"/>
                <w:color w:val="000000" w:themeColor="text1"/>
              </w:rPr>
            </w:pPr>
            <w:r w:rsidRPr="007E6A31">
              <w:rPr>
                <w:rFonts w:cs="Arial"/>
                <w:color w:val="000000" w:themeColor="text1"/>
              </w:rPr>
              <w:t>N/A</w:t>
            </w:r>
          </w:p>
        </w:tc>
      </w:tr>
      <w:tr w:rsidR="007E6A31" w:rsidRPr="007E6A31" w14:paraId="25511FC3" w14:textId="77777777" w:rsidTr="001A28D3">
        <w:trPr>
          <w:trHeight w:val="285"/>
        </w:trPr>
        <w:tc>
          <w:tcPr>
            <w:tcW w:w="1843" w:type="dxa"/>
          </w:tcPr>
          <w:p w14:paraId="25511FBD" w14:textId="77777777" w:rsidR="00E62AC0" w:rsidRPr="007E6A31" w:rsidRDefault="007470D4" w:rsidP="007D56CE">
            <w:pPr>
              <w:rPr>
                <w:rFonts w:eastAsia="Courier New" w:cs="Arial"/>
                <w:color w:val="000000" w:themeColor="text1"/>
              </w:rPr>
            </w:pPr>
            <w:r w:rsidRPr="007E6A31">
              <w:rPr>
                <w:rFonts w:cs="Arial"/>
                <w:color w:val="000000" w:themeColor="text1"/>
                <w:szCs w:val="22"/>
              </w:rPr>
              <w:t>**</w:t>
            </w:r>
            <w:r w:rsidR="00E62AC0" w:rsidRPr="007E6A31">
              <w:rPr>
                <w:rFonts w:cs="Arial"/>
                <w:color w:val="000000" w:themeColor="text1"/>
                <w:szCs w:val="22"/>
              </w:rPr>
              <w:t>District</w:t>
            </w:r>
          </w:p>
        </w:tc>
        <w:tc>
          <w:tcPr>
            <w:tcW w:w="1217" w:type="dxa"/>
          </w:tcPr>
          <w:p w14:paraId="25511FBE" w14:textId="77777777" w:rsidR="00E62AC0" w:rsidRPr="007E6A31" w:rsidRDefault="00E62AC0" w:rsidP="007D56CE">
            <w:pPr>
              <w:snapToGrid w:val="0"/>
              <w:rPr>
                <w:rFonts w:cs="Arial"/>
                <w:color w:val="000000" w:themeColor="text1"/>
              </w:rPr>
            </w:pPr>
            <w:r w:rsidRPr="007E6A31">
              <w:rPr>
                <w:rFonts w:cs="Arial"/>
                <w:color w:val="000000" w:themeColor="text1"/>
              </w:rPr>
              <w:t>Textbox</w:t>
            </w:r>
          </w:p>
        </w:tc>
        <w:tc>
          <w:tcPr>
            <w:tcW w:w="1193" w:type="dxa"/>
          </w:tcPr>
          <w:p w14:paraId="25511FBF" w14:textId="77777777" w:rsidR="00E62AC0" w:rsidRPr="007E6A31" w:rsidRDefault="00E62AC0" w:rsidP="007D56CE">
            <w:pPr>
              <w:snapToGrid w:val="0"/>
              <w:rPr>
                <w:rFonts w:cs="Arial"/>
                <w:color w:val="000000" w:themeColor="text1"/>
              </w:rPr>
            </w:pPr>
            <w:r w:rsidRPr="007E6A31">
              <w:rPr>
                <w:rFonts w:cs="Arial"/>
                <w:color w:val="000000" w:themeColor="text1"/>
              </w:rPr>
              <w:t>Varchar</w:t>
            </w:r>
          </w:p>
        </w:tc>
        <w:tc>
          <w:tcPr>
            <w:tcW w:w="2410" w:type="dxa"/>
          </w:tcPr>
          <w:p w14:paraId="25511FC0" w14:textId="77777777" w:rsidR="00E62AC0" w:rsidRPr="007E6A31" w:rsidRDefault="00E62AC0" w:rsidP="007D56CE">
            <w:pPr>
              <w:snapToGrid w:val="0"/>
              <w:rPr>
                <w:rFonts w:cs="Arial"/>
                <w:color w:val="000000" w:themeColor="text1"/>
              </w:rPr>
            </w:pPr>
            <w:r w:rsidRPr="007E6A31">
              <w:rPr>
                <w:color w:val="000000" w:themeColor="text1"/>
              </w:rPr>
              <w:t>Gives the district name</w:t>
            </w:r>
          </w:p>
        </w:tc>
        <w:tc>
          <w:tcPr>
            <w:tcW w:w="1701" w:type="dxa"/>
          </w:tcPr>
          <w:p w14:paraId="25511FC1" w14:textId="77777777" w:rsidR="00E62AC0" w:rsidRPr="007E6A31" w:rsidRDefault="00E62AC0" w:rsidP="007D56CE">
            <w:pPr>
              <w:snapToGrid w:val="0"/>
              <w:rPr>
                <w:color w:val="000000" w:themeColor="text1"/>
              </w:rPr>
            </w:pPr>
            <w:r w:rsidRPr="007E6A31">
              <w:rPr>
                <w:color w:val="000000" w:themeColor="text1"/>
              </w:rPr>
              <w:t>Enabled and Blank.</w:t>
            </w:r>
          </w:p>
        </w:tc>
        <w:tc>
          <w:tcPr>
            <w:tcW w:w="1002" w:type="dxa"/>
          </w:tcPr>
          <w:p w14:paraId="25511FC2" w14:textId="77777777" w:rsidR="00E62AC0" w:rsidRPr="007E6A31" w:rsidRDefault="00E62AC0" w:rsidP="007D56CE">
            <w:pPr>
              <w:snapToGrid w:val="0"/>
              <w:rPr>
                <w:rFonts w:cs="Arial"/>
                <w:color w:val="000000" w:themeColor="text1"/>
              </w:rPr>
            </w:pPr>
            <w:r w:rsidRPr="007E6A31">
              <w:rPr>
                <w:rFonts w:cs="Arial"/>
                <w:color w:val="000000" w:themeColor="text1"/>
              </w:rPr>
              <w:t>N/A</w:t>
            </w:r>
          </w:p>
        </w:tc>
      </w:tr>
      <w:tr w:rsidR="007E6A31" w:rsidRPr="007E6A31" w14:paraId="25511FCA" w14:textId="77777777" w:rsidTr="001A28D3">
        <w:trPr>
          <w:trHeight w:val="285"/>
        </w:trPr>
        <w:tc>
          <w:tcPr>
            <w:tcW w:w="1843" w:type="dxa"/>
          </w:tcPr>
          <w:p w14:paraId="25511FC4" w14:textId="77777777" w:rsidR="00E62AC0" w:rsidRPr="007E6A31" w:rsidRDefault="007470D4" w:rsidP="007D56CE">
            <w:pPr>
              <w:rPr>
                <w:rFonts w:eastAsia="Courier New" w:cs="Arial"/>
                <w:color w:val="000000" w:themeColor="text1"/>
              </w:rPr>
            </w:pPr>
            <w:r w:rsidRPr="007E6A31">
              <w:rPr>
                <w:rFonts w:cs="Arial"/>
                <w:color w:val="000000" w:themeColor="text1"/>
                <w:szCs w:val="22"/>
              </w:rPr>
              <w:t>**</w:t>
            </w:r>
            <w:r w:rsidR="00E62AC0" w:rsidRPr="007E6A31">
              <w:rPr>
                <w:rFonts w:cs="Arial"/>
                <w:color w:val="000000" w:themeColor="text1"/>
                <w:szCs w:val="22"/>
              </w:rPr>
              <w:t xml:space="preserve">State </w:t>
            </w:r>
          </w:p>
        </w:tc>
        <w:tc>
          <w:tcPr>
            <w:tcW w:w="1217" w:type="dxa"/>
          </w:tcPr>
          <w:p w14:paraId="25511FC5" w14:textId="77777777" w:rsidR="00E62AC0" w:rsidRPr="007E6A31" w:rsidRDefault="00E62AC0" w:rsidP="007D56CE">
            <w:pPr>
              <w:snapToGrid w:val="0"/>
              <w:rPr>
                <w:rFonts w:cs="Arial"/>
                <w:color w:val="000000" w:themeColor="text1"/>
              </w:rPr>
            </w:pPr>
            <w:r w:rsidRPr="007E6A31">
              <w:rPr>
                <w:rFonts w:ascii="Calibri" w:hAnsi="Calibri" w:cs="Calibri"/>
                <w:color w:val="000000" w:themeColor="text1"/>
                <w:sz w:val="22"/>
                <w:szCs w:val="22"/>
              </w:rPr>
              <w:t>Dropdown</w:t>
            </w:r>
          </w:p>
        </w:tc>
        <w:tc>
          <w:tcPr>
            <w:tcW w:w="1193" w:type="dxa"/>
          </w:tcPr>
          <w:p w14:paraId="25511FC6" w14:textId="77777777" w:rsidR="00E62AC0" w:rsidRPr="007E6A31" w:rsidRDefault="00E62AC0" w:rsidP="007D56CE">
            <w:pPr>
              <w:snapToGrid w:val="0"/>
              <w:rPr>
                <w:rFonts w:cs="Arial"/>
                <w:color w:val="000000" w:themeColor="text1"/>
              </w:rPr>
            </w:pPr>
            <w:r w:rsidRPr="007E6A31">
              <w:rPr>
                <w:rFonts w:cs="Arial"/>
                <w:color w:val="000000" w:themeColor="text1"/>
              </w:rPr>
              <w:t>Varchar</w:t>
            </w:r>
          </w:p>
        </w:tc>
        <w:tc>
          <w:tcPr>
            <w:tcW w:w="2410" w:type="dxa"/>
          </w:tcPr>
          <w:p w14:paraId="25511FC7" w14:textId="77777777" w:rsidR="00E62AC0" w:rsidRPr="007E6A31" w:rsidRDefault="00E62AC0" w:rsidP="007D56CE">
            <w:pPr>
              <w:snapToGrid w:val="0"/>
              <w:rPr>
                <w:rFonts w:cs="Arial"/>
                <w:color w:val="000000" w:themeColor="text1"/>
              </w:rPr>
            </w:pPr>
            <w:r w:rsidRPr="007E6A31">
              <w:rPr>
                <w:color w:val="000000" w:themeColor="text1"/>
              </w:rPr>
              <w:t>Gives the List of States.</w:t>
            </w:r>
          </w:p>
        </w:tc>
        <w:tc>
          <w:tcPr>
            <w:tcW w:w="1701" w:type="dxa"/>
          </w:tcPr>
          <w:p w14:paraId="25511FC8" w14:textId="77777777" w:rsidR="00E62AC0" w:rsidRPr="007E6A31" w:rsidRDefault="00E62AC0" w:rsidP="007D56CE">
            <w:pPr>
              <w:snapToGrid w:val="0"/>
              <w:rPr>
                <w:color w:val="000000" w:themeColor="text1"/>
              </w:rPr>
            </w:pPr>
            <w:r w:rsidRPr="007E6A31">
              <w:rPr>
                <w:color w:val="000000" w:themeColor="text1"/>
              </w:rPr>
              <w:t>Enabled and Blank.</w:t>
            </w:r>
          </w:p>
        </w:tc>
        <w:tc>
          <w:tcPr>
            <w:tcW w:w="1002" w:type="dxa"/>
          </w:tcPr>
          <w:p w14:paraId="25511FC9" w14:textId="77777777" w:rsidR="00E62AC0" w:rsidRPr="007E6A31" w:rsidRDefault="00E62AC0" w:rsidP="007D56CE">
            <w:pPr>
              <w:snapToGrid w:val="0"/>
              <w:rPr>
                <w:rFonts w:cs="Arial"/>
                <w:color w:val="000000" w:themeColor="text1"/>
              </w:rPr>
            </w:pPr>
            <w:r w:rsidRPr="007E6A31">
              <w:rPr>
                <w:rFonts w:cs="Arial"/>
                <w:color w:val="000000" w:themeColor="text1"/>
              </w:rPr>
              <w:t>N/A</w:t>
            </w:r>
          </w:p>
        </w:tc>
      </w:tr>
      <w:tr w:rsidR="007E6A31" w:rsidRPr="007E6A31" w14:paraId="25511FD1" w14:textId="77777777" w:rsidTr="001A28D3">
        <w:trPr>
          <w:trHeight w:val="285"/>
        </w:trPr>
        <w:tc>
          <w:tcPr>
            <w:tcW w:w="1843" w:type="dxa"/>
          </w:tcPr>
          <w:p w14:paraId="25511FCB" w14:textId="77777777" w:rsidR="00E62AC0" w:rsidRPr="007E6A31" w:rsidRDefault="007470D4" w:rsidP="007D56CE">
            <w:pPr>
              <w:rPr>
                <w:rFonts w:eastAsia="Courier New" w:cs="Arial"/>
                <w:color w:val="000000" w:themeColor="text1"/>
              </w:rPr>
            </w:pPr>
            <w:r w:rsidRPr="007E6A31">
              <w:rPr>
                <w:rFonts w:cs="Arial"/>
                <w:color w:val="000000" w:themeColor="text1"/>
                <w:szCs w:val="22"/>
              </w:rPr>
              <w:lastRenderedPageBreak/>
              <w:t>**</w:t>
            </w:r>
            <w:r w:rsidR="00E62AC0" w:rsidRPr="007E6A31">
              <w:rPr>
                <w:rFonts w:cs="Arial"/>
                <w:color w:val="000000" w:themeColor="text1"/>
                <w:szCs w:val="22"/>
              </w:rPr>
              <w:t>Country</w:t>
            </w:r>
          </w:p>
        </w:tc>
        <w:tc>
          <w:tcPr>
            <w:tcW w:w="1217" w:type="dxa"/>
          </w:tcPr>
          <w:p w14:paraId="25511FCC" w14:textId="77777777" w:rsidR="00E62AC0" w:rsidRPr="007E6A31" w:rsidRDefault="00E62AC0" w:rsidP="007D56CE">
            <w:pPr>
              <w:snapToGrid w:val="0"/>
              <w:rPr>
                <w:rFonts w:cs="Arial"/>
                <w:color w:val="000000" w:themeColor="text1"/>
              </w:rPr>
            </w:pPr>
            <w:r w:rsidRPr="007E6A31">
              <w:rPr>
                <w:rFonts w:ascii="Calibri" w:hAnsi="Calibri" w:cs="Calibri"/>
                <w:color w:val="000000" w:themeColor="text1"/>
                <w:sz w:val="22"/>
                <w:szCs w:val="22"/>
              </w:rPr>
              <w:t>Dropdown</w:t>
            </w:r>
          </w:p>
        </w:tc>
        <w:tc>
          <w:tcPr>
            <w:tcW w:w="1193" w:type="dxa"/>
          </w:tcPr>
          <w:p w14:paraId="25511FCD" w14:textId="77777777" w:rsidR="00E62AC0" w:rsidRPr="007E6A31" w:rsidRDefault="00E62AC0" w:rsidP="007D56CE">
            <w:pPr>
              <w:snapToGrid w:val="0"/>
              <w:rPr>
                <w:rFonts w:cs="Arial"/>
                <w:color w:val="000000" w:themeColor="text1"/>
              </w:rPr>
            </w:pPr>
            <w:r w:rsidRPr="007E6A31">
              <w:rPr>
                <w:rFonts w:cs="Arial"/>
                <w:color w:val="000000" w:themeColor="text1"/>
              </w:rPr>
              <w:t>Varchar</w:t>
            </w:r>
          </w:p>
        </w:tc>
        <w:tc>
          <w:tcPr>
            <w:tcW w:w="2410" w:type="dxa"/>
          </w:tcPr>
          <w:p w14:paraId="25511FCE" w14:textId="77777777" w:rsidR="00E62AC0" w:rsidRPr="007E6A31" w:rsidRDefault="00E62AC0" w:rsidP="007D56CE">
            <w:pPr>
              <w:snapToGrid w:val="0"/>
              <w:rPr>
                <w:rFonts w:cs="Arial"/>
                <w:color w:val="000000" w:themeColor="text1"/>
              </w:rPr>
            </w:pPr>
            <w:r w:rsidRPr="007E6A31">
              <w:rPr>
                <w:color w:val="000000" w:themeColor="text1"/>
              </w:rPr>
              <w:t>Gives the country name</w:t>
            </w:r>
          </w:p>
        </w:tc>
        <w:tc>
          <w:tcPr>
            <w:tcW w:w="1701" w:type="dxa"/>
          </w:tcPr>
          <w:p w14:paraId="25511FCF" w14:textId="77777777" w:rsidR="00E62AC0" w:rsidRPr="007E6A31" w:rsidRDefault="00E62AC0" w:rsidP="007D56CE">
            <w:pPr>
              <w:snapToGrid w:val="0"/>
              <w:rPr>
                <w:color w:val="000000" w:themeColor="text1"/>
              </w:rPr>
            </w:pPr>
            <w:r w:rsidRPr="007E6A31">
              <w:rPr>
                <w:color w:val="000000" w:themeColor="text1"/>
              </w:rPr>
              <w:t>Enabled and blank.</w:t>
            </w:r>
          </w:p>
        </w:tc>
        <w:tc>
          <w:tcPr>
            <w:tcW w:w="1002" w:type="dxa"/>
          </w:tcPr>
          <w:p w14:paraId="25511FD0" w14:textId="77777777" w:rsidR="00E62AC0" w:rsidRPr="007E6A31" w:rsidRDefault="00E62AC0" w:rsidP="007D56CE">
            <w:pPr>
              <w:snapToGrid w:val="0"/>
              <w:rPr>
                <w:rFonts w:cs="Arial"/>
                <w:color w:val="000000" w:themeColor="text1"/>
              </w:rPr>
            </w:pPr>
            <w:r w:rsidRPr="007E6A31">
              <w:rPr>
                <w:rFonts w:cs="Arial"/>
                <w:color w:val="000000" w:themeColor="text1"/>
              </w:rPr>
              <w:t>N/A</w:t>
            </w:r>
          </w:p>
        </w:tc>
      </w:tr>
      <w:tr w:rsidR="007E6A31" w:rsidRPr="007E6A31" w14:paraId="25511FD8" w14:textId="77777777" w:rsidTr="001A28D3">
        <w:trPr>
          <w:trHeight w:val="70"/>
        </w:trPr>
        <w:tc>
          <w:tcPr>
            <w:tcW w:w="1843" w:type="dxa"/>
          </w:tcPr>
          <w:p w14:paraId="25511FD2" w14:textId="77777777" w:rsidR="00E62AC0" w:rsidRPr="007E6A31" w:rsidRDefault="007470D4" w:rsidP="00E26014">
            <w:pPr>
              <w:rPr>
                <w:rFonts w:cs="Arial"/>
                <w:color w:val="000000" w:themeColor="text1"/>
              </w:rPr>
            </w:pPr>
            <w:r w:rsidRPr="007E6A31">
              <w:rPr>
                <w:color w:val="000000" w:themeColor="text1"/>
                <w:lang w:val="en-US"/>
              </w:rPr>
              <w:t>**</w:t>
            </w:r>
            <w:r w:rsidR="00E62AC0" w:rsidRPr="007E6A31">
              <w:rPr>
                <w:color w:val="000000" w:themeColor="text1"/>
                <w:lang w:val="en-US"/>
              </w:rPr>
              <w:t>Policy holder relationship to trust</w:t>
            </w:r>
          </w:p>
        </w:tc>
        <w:tc>
          <w:tcPr>
            <w:tcW w:w="1217" w:type="dxa"/>
          </w:tcPr>
          <w:p w14:paraId="25511FD3" w14:textId="77777777" w:rsidR="00E62AC0" w:rsidRPr="007E6A31" w:rsidRDefault="00E62AC0" w:rsidP="007D56CE">
            <w:pPr>
              <w:snapToGrid w:val="0"/>
              <w:rPr>
                <w:rFonts w:cs="Arial"/>
                <w:color w:val="000000" w:themeColor="text1"/>
              </w:rPr>
            </w:pPr>
            <w:r w:rsidRPr="007E6A31">
              <w:rPr>
                <w:rFonts w:cs="Arial"/>
                <w:color w:val="000000" w:themeColor="text1"/>
              </w:rPr>
              <w:t>Drop down</w:t>
            </w:r>
          </w:p>
        </w:tc>
        <w:tc>
          <w:tcPr>
            <w:tcW w:w="1193" w:type="dxa"/>
          </w:tcPr>
          <w:p w14:paraId="25511FD4" w14:textId="77777777" w:rsidR="00E62AC0" w:rsidRPr="007E6A31" w:rsidRDefault="00E62AC0" w:rsidP="007D56CE">
            <w:pPr>
              <w:snapToGrid w:val="0"/>
              <w:rPr>
                <w:rFonts w:cs="Arial"/>
                <w:color w:val="000000" w:themeColor="text1"/>
              </w:rPr>
            </w:pPr>
            <w:r w:rsidRPr="007E6A31">
              <w:rPr>
                <w:rFonts w:cs="Arial"/>
                <w:color w:val="000000" w:themeColor="text1"/>
              </w:rPr>
              <w:t>Varchar</w:t>
            </w:r>
          </w:p>
        </w:tc>
        <w:tc>
          <w:tcPr>
            <w:tcW w:w="2410" w:type="dxa"/>
          </w:tcPr>
          <w:p w14:paraId="25511FD5" w14:textId="77777777" w:rsidR="00E62AC0" w:rsidRPr="007E6A31" w:rsidRDefault="008C691C" w:rsidP="007D56CE">
            <w:pPr>
              <w:rPr>
                <w:rFonts w:cs="Arial"/>
                <w:color w:val="000000" w:themeColor="text1"/>
              </w:rPr>
            </w:pPr>
            <w:r w:rsidRPr="007E6A31">
              <w:rPr>
                <w:rFonts w:cs="Arial"/>
                <w:color w:val="000000" w:themeColor="text1"/>
              </w:rPr>
              <w:t xml:space="preserve">Gives the relationship of the policyholder to the trust. The values would be   </w:t>
            </w:r>
            <w:r w:rsidRPr="007E6A31">
              <w:rPr>
                <w:rFonts w:cs="Arial"/>
                <w:color w:val="000000" w:themeColor="text1"/>
              </w:rPr>
              <w:br/>
              <w:t>Settler ,Beneficiary  and Trustee</w:t>
            </w:r>
          </w:p>
        </w:tc>
        <w:tc>
          <w:tcPr>
            <w:tcW w:w="1701" w:type="dxa"/>
          </w:tcPr>
          <w:p w14:paraId="25511FD6" w14:textId="77777777" w:rsidR="00E62AC0" w:rsidRPr="007E6A31" w:rsidRDefault="00E62AC0" w:rsidP="007D56CE">
            <w:pPr>
              <w:snapToGrid w:val="0"/>
              <w:rPr>
                <w:rFonts w:cs="Arial"/>
                <w:color w:val="000000" w:themeColor="text1"/>
              </w:rPr>
            </w:pPr>
            <w:r w:rsidRPr="007E6A31">
              <w:rPr>
                <w:color w:val="000000" w:themeColor="text1"/>
              </w:rPr>
              <w:t>Enabled and blank.</w:t>
            </w:r>
          </w:p>
        </w:tc>
        <w:tc>
          <w:tcPr>
            <w:tcW w:w="1002" w:type="dxa"/>
          </w:tcPr>
          <w:p w14:paraId="25511FD7" w14:textId="77777777" w:rsidR="00E62AC0" w:rsidRPr="007E6A31" w:rsidRDefault="00E62AC0" w:rsidP="007D56CE">
            <w:pPr>
              <w:snapToGrid w:val="0"/>
              <w:rPr>
                <w:rFonts w:cs="Arial"/>
                <w:color w:val="000000" w:themeColor="text1"/>
              </w:rPr>
            </w:pPr>
            <w:r w:rsidRPr="007E6A31">
              <w:rPr>
                <w:rFonts w:cs="Arial"/>
                <w:color w:val="000000" w:themeColor="text1"/>
              </w:rPr>
              <w:t>N/A</w:t>
            </w:r>
          </w:p>
        </w:tc>
      </w:tr>
      <w:tr w:rsidR="007E6A31" w:rsidRPr="007E6A31" w14:paraId="25511FE0" w14:textId="77777777" w:rsidTr="001A28D3">
        <w:trPr>
          <w:trHeight w:val="285"/>
        </w:trPr>
        <w:tc>
          <w:tcPr>
            <w:tcW w:w="1843" w:type="dxa"/>
          </w:tcPr>
          <w:p w14:paraId="25511FD9" w14:textId="77777777" w:rsidR="00E62AC0" w:rsidRPr="007E6A31" w:rsidRDefault="007470D4" w:rsidP="007D56CE">
            <w:pPr>
              <w:rPr>
                <w:rFonts w:cs="Arial"/>
                <w:color w:val="000000" w:themeColor="text1"/>
              </w:rPr>
            </w:pPr>
            <w:r w:rsidRPr="007E6A31">
              <w:rPr>
                <w:rFonts w:eastAsia="Courier New" w:cs="Arial"/>
                <w:color w:val="000000" w:themeColor="text1"/>
              </w:rPr>
              <w:t>**</w:t>
            </w:r>
            <w:r w:rsidR="00E62AC0" w:rsidRPr="007E6A31">
              <w:rPr>
                <w:rFonts w:eastAsia="Courier New" w:cs="Arial"/>
                <w:color w:val="000000" w:themeColor="text1"/>
              </w:rPr>
              <w:t>Phone Number</w:t>
            </w:r>
          </w:p>
          <w:p w14:paraId="25511FDA" w14:textId="77777777" w:rsidR="00E62AC0" w:rsidRPr="007E6A31" w:rsidRDefault="00E62AC0" w:rsidP="007D56CE">
            <w:pPr>
              <w:snapToGrid w:val="0"/>
              <w:rPr>
                <w:rFonts w:cs="Arial"/>
                <w:color w:val="000000" w:themeColor="text1"/>
              </w:rPr>
            </w:pPr>
          </w:p>
        </w:tc>
        <w:tc>
          <w:tcPr>
            <w:tcW w:w="1217" w:type="dxa"/>
          </w:tcPr>
          <w:p w14:paraId="25511FDB" w14:textId="77777777" w:rsidR="00E62AC0" w:rsidRPr="007E6A31" w:rsidRDefault="00E62AC0" w:rsidP="007D56CE">
            <w:pPr>
              <w:snapToGrid w:val="0"/>
              <w:rPr>
                <w:rFonts w:cs="Arial"/>
                <w:color w:val="000000" w:themeColor="text1"/>
              </w:rPr>
            </w:pPr>
            <w:r w:rsidRPr="007E6A31">
              <w:rPr>
                <w:rFonts w:cs="Arial"/>
                <w:color w:val="000000" w:themeColor="text1"/>
              </w:rPr>
              <w:t xml:space="preserve">Text Box </w:t>
            </w:r>
          </w:p>
        </w:tc>
        <w:tc>
          <w:tcPr>
            <w:tcW w:w="1193" w:type="dxa"/>
          </w:tcPr>
          <w:p w14:paraId="25511FDC" w14:textId="77777777" w:rsidR="00E62AC0" w:rsidRPr="007E6A31" w:rsidRDefault="00E62AC0" w:rsidP="007D56CE">
            <w:pPr>
              <w:snapToGrid w:val="0"/>
              <w:rPr>
                <w:rFonts w:cs="Arial"/>
                <w:color w:val="000000" w:themeColor="text1"/>
              </w:rPr>
            </w:pPr>
            <w:r w:rsidRPr="007E6A31">
              <w:rPr>
                <w:rFonts w:cs="Arial"/>
                <w:color w:val="000000" w:themeColor="text1"/>
              </w:rPr>
              <w:t>Numeric</w:t>
            </w:r>
          </w:p>
        </w:tc>
        <w:tc>
          <w:tcPr>
            <w:tcW w:w="2410" w:type="dxa"/>
          </w:tcPr>
          <w:p w14:paraId="25511FDD" w14:textId="77777777" w:rsidR="00E62AC0" w:rsidRPr="007E6A31" w:rsidRDefault="00E62AC0" w:rsidP="007D56CE">
            <w:pPr>
              <w:rPr>
                <w:rFonts w:cs="Arial"/>
                <w:color w:val="000000" w:themeColor="text1"/>
              </w:rPr>
            </w:pPr>
            <w:r w:rsidRPr="007E6A31">
              <w:rPr>
                <w:rFonts w:cs="Arial"/>
                <w:color w:val="000000" w:themeColor="text1"/>
              </w:rPr>
              <w:t>Gives the phone number details</w:t>
            </w:r>
          </w:p>
        </w:tc>
        <w:tc>
          <w:tcPr>
            <w:tcW w:w="1701" w:type="dxa"/>
          </w:tcPr>
          <w:p w14:paraId="25511FDE" w14:textId="77777777" w:rsidR="00E62AC0" w:rsidRPr="007E6A31" w:rsidRDefault="00E62AC0" w:rsidP="007D56CE">
            <w:pPr>
              <w:snapToGrid w:val="0"/>
              <w:rPr>
                <w:rFonts w:cs="Arial"/>
                <w:color w:val="000000" w:themeColor="text1"/>
              </w:rPr>
            </w:pPr>
            <w:r w:rsidRPr="007E6A31">
              <w:rPr>
                <w:color w:val="000000" w:themeColor="text1"/>
              </w:rPr>
              <w:t>Enabled and blank.</w:t>
            </w:r>
          </w:p>
        </w:tc>
        <w:tc>
          <w:tcPr>
            <w:tcW w:w="1002" w:type="dxa"/>
          </w:tcPr>
          <w:p w14:paraId="25511FDF" w14:textId="77777777" w:rsidR="00E62AC0" w:rsidRPr="007E6A31" w:rsidRDefault="00E62AC0" w:rsidP="007D56CE">
            <w:pPr>
              <w:snapToGrid w:val="0"/>
              <w:rPr>
                <w:rFonts w:cs="Arial"/>
                <w:color w:val="000000" w:themeColor="text1"/>
              </w:rPr>
            </w:pPr>
            <w:r w:rsidRPr="007E6A31">
              <w:rPr>
                <w:rFonts w:cs="Arial"/>
                <w:color w:val="000000" w:themeColor="text1"/>
              </w:rPr>
              <w:t>N/A</w:t>
            </w:r>
          </w:p>
        </w:tc>
      </w:tr>
      <w:tr w:rsidR="007E6A31" w:rsidRPr="007E6A31" w14:paraId="25511FE9" w14:textId="77777777" w:rsidTr="001A28D3">
        <w:trPr>
          <w:trHeight w:val="285"/>
        </w:trPr>
        <w:tc>
          <w:tcPr>
            <w:tcW w:w="1843" w:type="dxa"/>
          </w:tcPr>
          <w:p w14:paraId="25511FE1" w14:textId="77777777" w:rsidR="00E62AC0" w:rsidRPr="007E6A31" w:rsidRDefault="00E62AC0" w:rsidP="007D56CE">
            <w:pPr>
              <w:rPr>
                <w:color w:val="000000" w:themeColor="text1"/>
                <w:lang w:val="en-US"/>
              </w:rPr>
            </w:pPr>
            <w:r w:rsidRPr="007E6A31">
              <w:rPr>
                <w:color w:val="000000" w:themeColor="text1"/>
                <w:lang w:val="en-US"/>
              </w:rPr>
              <w:t>Assignment  Effective dat</w:t>
            </w:r>
            <w:r w:rsidR="00215543" w:rsidRPr="007E6A31">
              <w:rPr>
                <w:color w:val="000000" w:themeColor="text1"/>
                <w:lang w:val="en-US"/>
              </w:rPr>
              <w:t>e</w:t>
            </w:r>
            <w:r w:rsidR="00587D4D" w:rsidRPr="007E6A31">
              <w:rPr>
                <w:color w:val="000000" w:themeColor="text1"/>
                <w:lang w:val="en-US"/>
              </w:rPr>
              <w:t>*</w:t>
            </w:r>
          </w:p>
          <w:p w14:paraId="25511FE2" w14:textId="77777777" w:rsidR="00E62AC0" w:rsidRPr="007E6A31" w:rsidRDefault="00E62AC0" w:rsidP="007D56CE">
            <w:pPr>
              <w:ind w:left="360"/>
              <w:rPr>
                <w:rFonts w:cs="Arial"/>
                <w:color w:val="000000" w:themeColor="text1"/>
              </w:rPr>
            </w:pPr>
          </w:p>
        </w:tc>
        <w:tc>
          <w:tcPr>
            <w:tcW w:w="1217" w:type="dxa"/>
          </w:tcPr>
          <w:p w14:paraId="25511FE3" w14:textId="77777777" w:rsidR="00E62AC0" w:rsidRPr="007E6A31" w:rsidRDefault="00E62AC0" w:rsidP="007D56CE">
            <w:pPr>
              <w:snapToGrid w:val="0"/>
              <w:rPr>
                <w:rFonts w:cs="Arial"/>
                <w:color w:val="000000" w:themeColor="text1"/>
              </w:rPr>
            </w:pPr>
            <w:r w:rsidRPr="007E6A31">
              <w:rPr>
                <w:rFonts w:cs="Arial"/>
                <w:color w:val="000000" w:themeColor="text1"/>
              </w:rPr>
              <w:t xml:space="preserve">Text Box </w:t>
            </w:r>
          </w:p>
          <w:p w14:paraId="25511FE4" w14:textId="77777777" w:rsidR="00E62AC0" w:rsidRPr="007E6A31" w:rsidRDefault="00E62AC0" w:rsidP="007D56CE">
            <w:pPr>
              <w:snapToGrid w:val="0"/>
              <w:rPr>
                <w:rFonts w:cs="Arial"/>
                <w:color w:val="000000" w:themeColor="text1"/>
              </w:rPr>
            </w:pPr>
          </w:p>
        </w:tc>
        <w:tc>
          <w:tcPr>
            <w:tcW w:w="1193" w:type="dxa"/>
          </w:tcPr>
          <w:p w14:paraId="25511FE5" w14:textId="77777777" w:rsidR="00E62AC0" w:rsidRPr="007E6A31" w:rsidRDefault="00E62AC0" w:rsidP="007D56CE">
            <w:pPr>
              <w:snapToGrid w:val="0"/>
              <w:rPr>
                <w:rFonts w:cs="Arial"/>
                <w:color w:val="000000" w:themeColor="text1"/>
              </w:rPr>
            </w:pPr>
            <w:r w:rsidRPr="007E6A31">
              <w:rPr>
                <w:rFonts w:cs="Arial"/>
                <w:color w:val="000000" w:themeColor="text1"/>
              </w:rPr>
              <w:t xml:space="preserve">Date </w:t>
            </w:r>
          </w:p>
        </w:tc>
        <w:tc>
          <w:tcPr>
            <w:tcW w:w="2410" w:type="dxa"/>
          </w:tcPr>
          <w:p w14:paraId="25511FE6" w14:textId="77777777" w:rsidR="00E62AC0" w:rsidRPr="007E6A31" w:rsidRDefault="00E62AC0" w:rsidP="007D56CE">
            <w:pPr>
              <w:rPr>
                <w:rFonts w:cs="Arial"/>
                <w:color w:val="000000" w:themeColor="text1"/>
              </w:rPr>
            </w:pPr>
            <w:r w:rsidRPr="007E6A31">
              <w:rPr>
                <w:rFonts w:cs="Arial"/>
                <w:color w:val="000000" w:themeColor="text1"/>
              </w:rPr>
              <w:t>Gives the effective date of the assignment</w:t>
            </w:r>
          </w:p>
        </w:tc>
        <w:tc>
          <w:tcPr>
            <w:tcW w:w="1701" w:type="dxa"/>
          </w:tcPr>
          <w:p w14:paraId="25511FE7" w14:textId="77777777" w:rsidR="00E62AC0" w:rsidRPr="007E6A31" w:rsidRDefault="00E62AC0" w:rsidP="007D56CE">
            <w:pPr>
              <w:snapToGrid w:val="0"/>
              <w:rPr>
                <w:rFonts w:cs="Arial"/>
                <w:color w:val="000000" w:themeColor="text1"/>
              </w:rPr>
            </w:pPr>
            <w:r w:rsidRPr="007E6A31">
              <w:rPr>
                <w:color w:val="000000" w:themeColor="text1"/>
              </w:rPr>
              <w:t>Enabled and blank.</w:t>
            </w:r>
          </w:p>
        </w:tc>
        <w:tc>
          <w:tcPr>
            <w:tcW w:w="1002" w:type="dxa"/>
          </w:tcPr>
          <w:p w14:paraId="25511FE8" w14:textId="77777777" w:rsidR="00E62AC0" w:rsidRPr="007E6A31" w:rsidRDefault="00E62AC0" w:rsidP="007D56CE">
            <w:pPr>
              <w:snapToGrid w:val="0"/>
              <w:rPr>
                <w:rFonts w:cs="Arial"/>
                <w:color w:val="000000" w:themeColor="text1"/>
              </w:rPr>
            </w:pPr>
            <w:r w:rsidRPr="007E6A31">
              <w:rPr>
                <w:rFonts w:cs="Arial"/>
                <w:color w:val="000000" w:themeColor="text1"/>
              </w:rPr>
              <w:t>N/A</w:t>
            </w:r>
          </w:p>
        </w:tc>
      </w:tr>
    </w:tbl>
    <w:p w14:paraId="25511FEA" w14:textId="77777777" w:rsidR="00C80823" w:rsidRPr="007E6A31" w:rsidRDefault="00587D4D" w:rsidP="00C80823">
      <w:pPr>
        <w:rPr>
          <w:rFonts w:cs="Arial"/>
          <w:color w:val="000000" w:themeColor="text1"/>
        </w:rPr>
      </w:pPr>
      <w:r w:rsidRPr="007E6A31">
        <w:rPr>
          <w:rFonts w:cs="Arial"/>
          <w:color w:val="000000" w:themeColor="text1"/>
        </w:rPr>
        <w:t>*Date format will be dd/mm/yyyy</w:t>
      </w:r>
    </w:p>
    <w:p w14:paraId="25511FEB" w14:textId="77777777" w:rsidR="00587D4D" w:rsidRPr="007E6A31" w:rsidRDefault="00C34A77" w:rsidP="00C80823">
      <w:pPr>
        <w:rPr>
          <w:color w:val="000000" w:themeColor="text1"/>
          <w:lang w:val="en-US"/>
        </w:rPr>
      </w:pPr>
      <w:r w:rsidRPr="007E6A31">
        <w:rPr>
          <w:color w:val="000000" w:themeColor="text1"/>
          <w:lang w:val="en-US"/>
        </w:rPr>
        <w:t>** Mandatory fields</w:t>
      </w:r>
    </w:p>
    <w:p w14:paraId="25511FEC" w14:textId="77777777" w:rsidR="003049EE" w:rsidRPr="007E6A31" w:rsidRDefault="003049EE" w:rsidP="00C80823">
      <w:pPr>
        <w:rPr>
          <w:color w:val="000000" w:themeColor="text1"/>
          <w:lang w:val="en-US"/>
        </w:rPr>
      </w:pPr>
    </w:p>
    <w:p w14:paraId="25511FED" w14:textId="77777777" w:rsidR="00626A83" w:rsidRPr="007E6A31" w:rsidRDefault="00C80823" w:rsidP="00626A83">
      <w:pPr>
        <w:rPr>
          <w:b/>
          <w:color w:val="000000" w:themeColor="text1"/>
          <w:lang w:val="en-US"/>
        </w:rPr>
      </w:pPr>
      <w:r w:rsidRPr="007E6A31">
        <w:rPr>
          <w:b/>
          <w:color w:val="000000" w:themeColor="text1"/>
          <w:lang w:val="en-US"/>
        </w:rPr>
        <w:t>Approval Screen –</w:t>
      </w:r>
      <w:r w:rsidR="00CA25BD" w:rsidRPr="007E6A31">
        <w:rPr>
          <w:b/>
          <w:color w:val="000000" w:themeColor="text1"/>
          <w:lang w:val="en-US"/>
        </w:rPr>
        <w:t>Add</w:t>
      </w:r>
      <w:r w:rsidRPr="007E6A31">
        <w:rPr>
          <w:b/>
          <w:color w:val="000000" w:themeColor="text1"/>
          <w:lang w:val="en-US"/>
        </w:rPr>
        <w:t xml:space="preserve"> Assignee – </w:t>
      </w:r>
      <w:r w:rsidR="003049EE" w:rsidRPr="007E6A31">
        <w:rPr>
          <w:b/>
          <w:color w:val="000000" w:themeColor="text1"/>
          <w:lang w:val="en-US"/>
        </w:rPr>
        <w:t>Trust:</w:t>
      </w:r>
    </w:p>
    <w:p w14:paraId="25511FEE" w14:textId="77777777" w:rsidR="00394A89" w:rsidRPr="007E6A31" w:rsidRDefault="00626A83" w:rsidP="00394A89">
      <w:pPr>
        <w:rPr>
          <w:noProof/>
          <w:color w:val="000000" w:themeColor="text1"/>
          <w:lang w:val="en-US" w:eastAsia="en-US"/>
        </w:rPr>
      </w:pPr>
      <w:r w:rsidRPr="007E6A31">
        <w:rPr>
          <w:color w:val="000000" w:themeColor="text1"/>
          <w:lang w:val="en-US"/>
        </w:rPr>
        <w:t xml:space="preserve">Once the approval request comes to the Non-Financial </w:t>
      </w:r>
      <w:r w:rsidR="00DF5129" w:rsidRPr="007E6A31">
        <w:rPr>
          <w:color w:val="000000" w:themeColor="text1"/>
          <w:lang w:val="en-US"/>
        </w:rPr>
        <w:t>Transaction</w:t>
      </w:r>
      <w:r w:rsidRPr="007E6A31">
        <w:rPr>
          <w:color w:val="000000" w:themeColor="text1"/>
          <w:lang w:val="en-US"/>
        </w:rPr>
        <w:t xml:space="preserve"> </w:t>
      </w:r>
      <w:r w:rsidR="00C34A77" w:rsidRPr="007E6A31">
        <w:rPr>
          <w:color w:val="000000" w:themeColor="text1"/>
          <w:lang w:val="en-US"/>
        </w:rPr>
        <w:t>approver, he</w:t>
      </w:r>
      <w:r w:rsidRPr="007E6A31">
        <w:rPr>
          <w:color w:val="000000" w:themeColor="text1"/>
          <w:lang w:val="en-US"/>
        </w:rPr>
        <w:t xml:space="preserve"> can take decision on the request received</w:t>
      </w:r>
      <w:r w:rsidR="003D0AB4" w:rsidRPr="007E6A31">
        <w:rPr>
          <w:color w:val="000000" w:themeColor="text1"/>
          <w:lang w:val="en-US"/>
        </w:rPr>
        <w:t xml:space="preserve"> and provide comments in the Approver Comments section</w:t>
      </w:r>
      <w:r w:rsidRPr="007E6A31">
        <w:rPr>
          <w:color w:val="000000" w:themeColor="text1"/>
          <w:lang w:val="en-US"/>
        </w:rPr>
        <w:t xml:space="preserve">. In </w:t>
      </w:r>
      <w:r w:rsidR="00C34A77" w:rsidRPr="007E6A31">
        <w:rPr>
          <w:color w:val="000000" w:themeColor="text1"/>
          <w:lang w:val="en-US"/>
        </w:rPr>
        <w:t>the approval</w:t>
      </w:r>
      <w:r w:rsidR="00680F6B" w:rsidRPr="007E6A31">
        <w:rPr>
          <w:color w:val="000000" w:themeColor="text1"/>
          <w:lang w:val="en-US"/>
        </w:rPr>
        <w:t xml:space="preserve"> screen </w:t>
      </w:r>
      <w:r w:rsidR="003D0AB4" w:rsidRPr="007E6A31">
        <w:rPr>
          <w:color w:val="000000" w:themeColor="text1"/>
          <w:lang w:val="en-US"/>
        </w:rPr>
        <w:t>the screen</w:t>
      </w:r>
      <w:r w:rsidR="00680F6B" w:rsidRPr="007E6A31">
        <w:rPr>
          <w:color w:val="000000" w:themeColor="text1"/>
          <w:lang w:val="en-US"/>
        </w:rPr>
        <w:t xml:space="preserve"> will be in </w:t>
      </w:r>
      <w:r w:rsidR="00C34A77" w:rsidRPr="007E6A31">
        <w:rPr>
          <w:color w:val="000000" w:themeColor="text1"/>
          <w:lang w:val="en-US"/>
        </w:rPr>
        <w:t>editable mode. The</w:t>
      </w:r>
      <w:r w:rsidR="00C46293" w:rsidRPr="007E6A31">
        <w:rPr>
          <w:color w:val="000000" w:themeColor="text1"/>
          <w:lang w:val="en-US"/>
        </w:rPr>
        <w:t xml:space="preserve"> below shown is approval screen for Policy Assignment (Trust) The complete workflow on how the case is moved to Approver will be dealt in separate SRS. (</w:t>
      </w:r>
      <w:r w:rsidR="00C46293" w:rsidRPr="007E6A31">
        <w:rPr>
          <w:color w:val="000000" w:themeColor="text1"/>
        </w:rPr>
        <w:t>SRS _OTH_001_Non Functional Requirements</w:t>
      </w:r>
      <w:r w:rsidR="00C34A77" w:rsidRPr="007E6A31">
        <w:rPr>
          <w:color w:val="000000" w:themeColor="text1"/>
          <w:lang w:val="en-US"/>
        </w:rPr>
        <w:t>).</w:t>
      </w:r>
      <w:r w:rsidR="00394A89" w:rsidRPr="007E6A31">
        <w:rPr>
          <w:color w:val="000000" w:themeColor="text1"/>
          <w:lang w:val="en-US"/>
        </w:rPr>
        <w:t xml:space="preserve"> Non-Financial Approver will be navigated to the approval  screen through the Inbox (which is explained above)</w:t>
      </w:r>
    </w:p>
    <w:p w14:paraId="25511FEF" w14:textId="77777777" w:rsidR="003049EE" w:rsidRPr="007E6A31" w:rsidRDefault="003049EE" w:rsidP="00C80823">
      <w:pPr>
        <w:rPr>
          <w:color w:val="000000" w:themeColor="text1"/>
          <w:lang w:val="en-US"/>
        </w:rPr>
      </w:pPr>
    </w:p>
    <w:p w14:paraId="25511FF0" w14:textId="77777777" w:rsidR="003049EE" w:rsidRPr="007E6A31" w:rsidRDefault="003049EE" w:rsidP="00C80823">
      <w:pPr>
        <w:rPr>
          <w:color w:val="000000" w:themeColor="text1"/>
          <w:lang w:val="en-US"/>
        </w:rPr>
      </w:pPr>
    </w:p>
    <w:p w14:paraId="25511FF1" w14:textId="77777777" w:rsidR="00D25CAC" w:rsidRPr="007E6A31" w:rsidRDefault="003D0AB4" w:rsidP="00C80823">
      <w:pPr>
        <w:rPr>
          <w:color w:val="000000" w:themeColor="text1"/>
          <w:lang w:val="en-US"/>
        </w:rPr>
      </w:pPr>
      <w:r w:rsidRPr="007E6A31">
        <w:rPr>
          <w:noProof/>
          <w:color w:val="000000" w:themeColor="text1"/>
          <w:lang w:val="en-US" w:eastAsia="en-US"/>
        </w:rPr>
        <w:lastRenderedPageBreak/>
        <w:drawing>
          <wp:inline distT="0" distB="0" distL="0" distR="0" wp14:anchorId="255123F8" wp14:editId="255123F9">
            <wp:extent cx="5934075" cy="4686300"/>
            <wp:effectExtent l="19050" t="19050" r="28575"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34075" cy="4686300"/>
                    </a:xfrm>
                    <a:prstGeom prst="rect">
                      <a:avLst/>
                    </a:prstGeom>
                    <a:ln>
                      <a:solidFill>
                        <a:schemeClr val="tx1"/>
                      </a:solidFill>
                    </a:ln>
                  </pic:spPr>
                </pic:pic>
              </a:graphicData>
            </a:graphic>
          </wp:inline>
        </w:drawing>
      </w:r>
    </w:p>
    <w:p w14:paraId="25511FF2" w14:textId="77777777" w:rsidR="00C34A77" w:rsidRPr="007E6A31" w:rsidRDefault="00650352" w:rsidP="00C80823">
      <w:pPr>
        <w:rPr>
          <w:color w:val="000000" w:themeColor="text1"/>
          <w:lang w:val="en-US"/>
        </w:rPr>
      </w:pPr>
      <w:r w:rsidRPr="007E6A31">
        <w:rPr>
          <w:color w:val="000000" w:themeColor="text1"/>
          <w:lang w:val="en-US"/>
        </w:rPr>
        <w:t xml:space="preserve">For </w:t>
      </w:r>
      <w:r w:rsidR="003262DB" w:rsidRPr="007E6A31">
        <w:rPr>
          <w:color w:val="000000" w:themeColor="text1"/>
          <w:lang w:val="en-US"/>
        </w:rPr>
        <w:t>non-</w:t>
      </w:r>
      <w:r w:rsidR="00003CDA" w:rsidRPr="007E6A31">
        <w:rPr>
          <w:color w:val="000000" w:themeColor="text1"/>
          <w:lang w:val="en-US"/>
        </w:rPr>
        <w:t>financial Transaction</w:t>
      </w:r>
      <w:r w:rsidR="00DF5129" w:rsidRPr="007E6A31">
        <w:rPr>
          <w:color w:val="000000" w:themeColor="text1"/>
          <w:lang w:val="en-US"/>
        </w:rPr>
        <w:t xml:space="preserve"> </w:t>
      </w:r>
      <w:r w:rsidR="003262DB" w:rsidRPr="007E6A31">
        <w:rPr>
          <w:color w:val="000000" w:themeColor="text1"/>
          <w:lang w:val="en-US"/>
        </w:rPr>
        <w:t>approver the fields are editable.</w:t>
      </w:r>
    </w:p>
    <w:p w14:paraId="25511FF3" w14:textId="77777777" w:rsidR="003262DB" w:rsidRPr="007E6A31" w:rsidRDefault="003262DB" w:rsidP="00C80823">
      <w:pPr>
        <w:rPr>
          <w:b/>
          <w:color w:val="000000" w:themeColor="text1"/>
          <w:u w:val="single"/>
          <w:lang w:val="en-US"/>
        </w:rPr>
      </w:pPr>
    </w:p>
    <w:p w14:paraId="25511FF4" w14:textId="77777777" w:rsidR="003262DB" w:rsidRPr="007E6A31" w:rsidRDefault="003262DB" w:rsidP="00C80823">
      <w:pPr>
        <w:rPr>
          <w:b/>
          <w:color w:val="000000" w:themeColor="text1"/>
          <w:u w:val="single"/>
          <w:lang w:val="en-US"/>
        </w:rPr>
      </w:pPr>
      <w:r w:rsidRPr="007E6A31">
        <w:rPr>
          <w:b/>
          <w:color w:val="000000" w:themeColor="text1"/>
          <w:u w:val="single"/>
          <w:lang w:val="en-US"/>
        </w:rPr>
        <w:t>Control Table:</w:t>
      </w:r>
    </w:p>
    <w:p w14:paraId="25511FF5" w14:textId="77777777" w:rsidR="003262DB" w:rsidRPr="007E6A31" w:rsidRDefault="003262DB" w:rsidP="00680F6B">
      <w:pPr>
        <w:rPr>
          <w:b/>
          <w:color w:val="000000" w:themeColor="text1"/>
          <w:u w:val="single"/>
          <w:lang w:val="en-US"/>
        </w:rPr>
      </w:pPr>
    </w:p>
    <w:p w14:paraId="25511FF6" w14:textId="77777777" w:rsidR="003262DB" w:rsidRPr="007E6A31" w:rsidRDefault="003262DB" w:rsidP="00680F6B">
      <w:pPr>
        <w:rPr>
          <w:color w:val="000000" w:themeColor="text1"/>
          <w:lang w:val="en-US"/>
        </w:rPr>
      </w:pPr>
      <w:r w:rsidRPr="007E6A31">
        <w:rPr>
          <w:color w:val="000000" w:themeColor="text1"/>
          <w:lang w:val="en-US"/>
        </w:rPr>
        <w:t xml:space="preserve">Below control table explains what </w:t>
      </w:r>
      <w:r w:rsidR="003D0AB4" w:rsidRPr="007E6A31">
        <w:rPr>
          <w:color w:val="000000" w:themeColor="text1"/>
          <w:lang w:val="en-US"/>
        </w:rPr>
        <w:t xml:space="preserve">are the fields available for </w:t>
      </w:r>
      <w:r w:rsidR="00003CDA" w:rsidRPr="007E6A31">
        <w:rPr>
          <w:color w:val="000000" w:themeColor="text1"/>
          <w:lang w:val="en-US"/>
        </w:rPr>
        <w:t>editing: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1217"/>
        <w:gridCol w:w="1193"/>
        <w:gridCol w:w="2410"/>
        <w:gridCol w:w="1701"/>
        <w:gridCol w:w="1002"/>
      </w:tblGrid>
      <w:tr w:rsidR="007E6A31" w:rsidRPr="007E6A31" w14:paraId="25511FFD" w14:textId="77777777" w:rsidTr="003262DB">
        <w:trPr>
          <w:cantSplit/>
          <w:tblHeader/>
        </w:trPr>
        <w:tc>
          <w:tcPr>
            <w:tcW w:w="1843" w:type="dxa"/>
            <w:shd w:val="clear" w:color="auto" w:fill="B8CCE4" w:themeFill="accent1" w:themeFillTint="66"/>
          </w:tcPr>
          <w:p w14:paraId="25511FF7" w14:textId="77777777" w:rsidR="003262DB" w:rsidRPr="007E6A31" w:rsidRDefault="003262DB" w:rsidP="003262DB">
            <w:pPr>
              <w:snapToGrid w:val="0"/>
              <w:rPr>
                <w:rFonts w:cs="Arial"/>
                <w:b/>
                <w:color w:val="000000" w:themeColor="text1"/>
                <w:lang w:val="en-US"/>
              </w:rPr>
            </w:pPr>
            <w:r w:rsidRPr="007E6A31">
              <w:rPr>
                <w:rFonts w:cs="Arial"/>
                <w:b/>
                <w:color w:val="000000" w:themeColor="text1"/>
                <w:lang w:val="en-US"/>
              </w:rPr>
              <w:t>Field Name</w:t>
            </w:r>
          </w:p>
        </w:tc>
        <w:tc>
          <w:tcPr>
            <w:tcW w:w="1217" w:type="dxa"/>
            <w:shd w:val="clear" w:color="auto" w:fill="B8CCE4" w:themeFill="accent1" w:themeFillTint="66"/>
          </w:tcPr>
          <w:p w14:paraId="25511FF8" w14:textId="77777777" w:rsidR="003262DB" w:rsidRPr="007E6A31" w:rsidRDefault="003262DB" w:rsidP="003262DB">
            <w:pPr>
              <w:snapToGrid w:val="0"/>
              <w:rPr>
                <w:rFonts w:cs="Arial"/>
                <w:b/>
                <w:color w:val="000000" w:themeColor="text1"/>
                <w:lang w:val="en-US"/>
              </w:rPr>
            </w:pPr>
            <w:r w:rsidRPr="007E6A31">
              <w:rPr>
                <w:rFonts w:cs="Arial"/>
                <w:b/>
                <w:color w:val="000000" w:themeColor="text1"/>
                <w:lang w:val="en-US"/>
              </w:rPr>
              <w:t>Control Type</w:t>
            </w:r>
          </w:p>
        </w:tc>
        <w:tc>
          <w:tcPr>
            <w:tcW w:w="1193" w:type="dxa"/>
            <w:shd w:val="clear" w:color="auto" w:fill="B8CCE4" w:themeFill="accent1" w:themeFillTint="66"/>
          </w:tcPr>
          <w:p w14:paraId="25511FF9" w14:textId="77777777" w:rsidR="003262DB" w:rsidRPr="007E6A31" w:rsidRDefault="003262DB" w:rsidP="003262DB">
            <w:pPr>
              <w:snapToGrid w:val="0"/>
              <w:rPr>
                <w:rFonts w:cs="Arial"/>
                <w:b/>
                <w:color w:val="000000" w:themeColor="text1"/>
                <w:lang w:val="en-US"/>
              </w:rPr>
            </w:pPr>
            <w:r w:rsidRPr="007E6A31">
              <w:rPr>
                <w:rFonts w:cs="Arial"/>
                <w:b/>
                <w:color w:val="000000" w:themeColor="text1"/>
                <w:lang w:val="en-US"/>
              </w:rPr>
              <w:t>Data Type</w:t>
            </w:r>
          </w:p>
        </w:tc>
        <w:tc>
          <w:tcPr>
            <w:tcW w:w="2410" w:type="dxa"/>
            <w:shd w:val="clear" w:color="auto" w:fill="B8CCE4" w:themeFill="accent1" w:themeFillTint="66"/>
          </w:tcPr>
          <w:p w14:paraId="25511FFA" w14:textId="77777777" w:rsidR="003262DB" w:rsidRPr="007E6A31" w:rsidRDefault="003262DB" w:rsidP="003262DB">
            <w:pPr>
              <w:snapToGrid w:val="0"/>
              <w:rPr>
                <w:rFonts w:cs="Arial"/>
                <w:b/>
                <w:color w:val="000000" w:themeColor="text1"/>
                <w:lang w:val="en-US"/>
              </w:rPr>
            </w:pPr>
            <w:r w:rsidRPr="007E6A31">
              <w:rPr>
                <w:rFonts w:cs="Arial"/>
                <w:b/>
                <w:color w:val="000000" w:themeColor="text1"/>
                <w:lang w:val="en-US"/>
              </w:rPr>
              <w:t>Description</w:t>
            </w:r>
          </w:p>
        </w:tc>
        <w:tc>
          <w:tcPr>
            <w:tcW w:w="1701" w:type="dxa"/>
            <w:shd w:val="clear" w:color="auto" w:fill="B8CCE4" w:themeFill="accent1" w:themeFillTint="66"/>
          </w:tcPr>
          <w:p w14:paraId="25511FFB" w14:textId="77777777" w:rsidR="003262DB" w:rsidRPr="007E6A31" w:rsidRDefault="003262DB" w:rsidP="003262DB">
            <w:pPr>
              <w:snapToGrid w:val="0"/>
              <w:rPr>
                <w:rFonts w:cs="Arial"/>
                <w:b/>
                <w:color w:val="000000" w:themeColor="text1"/>
                <w:lang w:val="en-US"/>
              </w:rPr>
            </w:pPr>
            <w:r w:rsidRPr="007E6A31">
              <w:rPr>
                <w:rFonts w:cs="Arial"/>
                <w:b/>
                <w:color w:val="000000" w:themeColor="text1"/>
                <w:lang w:val="en-US"/>
              </w:rPr>
              <w:t>UI Display</w:t>
            </w:r>
          </w:p>
        </w:tc>
        <w:tc>
          <w:tcPr>
            <w:tcW w:w="1002" w:type="dxa"/>
            <w:shd w:val="clear" w:color="auto" w:fill="B8CCE4" w:themeFill="accent1" w:themeFillTint="66"/>
          </w:tcPr>
          <w:p w14:paraId="25511FFC" w14:textId="77777777" w:rsidR="003262DB" w:rsidRPr="007E6A31" w:rsidRDefault="003262DB" w:rsidP="003262DB">
            <w:pPr>
              <w:snapToGrid w:val="0"/>
              <w:rPr>
                <w:rFonts w:cs="Arial"/>
                <w:b/>
                <w:color w:val="000000" w:themeColor="text1"/>
                <w:lang w:val="en-US"/>
              </w:rPr>
            </w:pPr>
            <w:r w:rsidRPr="007E6A31">
              <w:rPr>
                <w:rFonts w:cs="Arial"/>
                <w:b/>
                <w:color w:val="000000" w:themeColor="text1"/>
                <w:lang w:val="en-US"/>
              </w:rPr>
              <w:t>Default Value</w:t>
            </w:r>
          </w:p>
        </w:tc>
      </w:tr>
      <w:tr w:rsidR="007E6A31" w:rsidRPr="007E6A31" w14:paraId="25512006" w14:textId="77777777" w:rsidTr="003262DB">
        <w:trPr>
          <w:trHeight w:val="285"/>
        </w:trPr>
        <w:tc>
          <w:tcPr>
            <w:tcW w:w="1843" w:type="dxa"/>
          </w:tcPr>
          <w:p w14:paraId="25511FFE" w14:textId="77777777" w:rsidR="003262DB" w:rsidRPr="007E6A31" w:rsidRDefault="003262DB" w:rsidP="003262DB">
            <w:pPr>
              <w:rPr>
                <w:rFonts w:cs="Arial"/>
                <w:color w:val="000000" w:themeColor="text1"/>
              </w:rPr>
            </w:pPr>
            <w:r w:rsidRPr="007E6A31">
              <w:rPr>
                <w:rFonts w:eastAsia="Courier New" w:cs="Arial"/>
                <w:color w:val="000000" w:themeColor="text1"/>
              </w:rPr>
              <w:t>Customer ID</w:t>
            </w:r>
          </w:p>
          <w:p w14:paraId="25511FFF" w14:textId="77777777" w:rsidR="003262DB" w:rsidRPr="007E6A31" w:rsidRDefault="003262DB" w:rsidP="003262DB">
            <w:pPr>
              <w:snapToGrid w:val="0"/>
              <w:rPr>
                <w:rFonts w:cs="Arial"/>
                <w:color w:val="000000" w:themeColor="text1"/>
              </w:rPr>
            </w:pPr>
          </w:p>
        </w:tc>
        <w:tc>
          <w:tcPr>
            <w:tcW w:w="1217" w:type="dxa"/>
          </w:tcPr>
          <w:p w14:paraId="25512000" w14:textId="77777777" w:rsidR="003262DB" w:rsidRPr="007E6A31" w:rsidRDefault="003262DB" w:rsidP="003262DB">
            <w:pPr>
              <w:snapToGrid w:val="0"/>
              <w:rPr>
                <w:rFonts w:cs="Arial"/>
                <w:color w:val="000000" w:themeColor="text1"/>
              </w:rPr>
            </w:pPr>
            <w:r w:rsidRPr="007E6A31">
              <w:rPr>
                <w:rFonts w:cs="Arial"/>
                <w:color w:val="000000" w:themeColor="text1"/>
              </w:rPr>
              <w:t>Text Box</w:t>
            </w:r>
          </w:p>
          <w:p w14:paraId="25512001" w14:textId="77777777" w:rsidR="003262DB" w:rsidRPr="007E6A31" w:rsidRDefault="003262DB" w:rsidP="003262DB">
            <w:pPr>
              <w:snapToGrid w:val="0"/>
              <w:rPr>
                <w:rFonts w:cs="Arial"/>
                <w:color w:val="000000" w:themeColor="text1"/>
              </w:rPr>
            </w:pPr>
          </w:p>
        </w:tc>
        <w:tc>
          <w:tcPr>
            <w:tcW w:w="1193" w:type="dxa"/>
          </w:tcPr>
          <w:p w14:paraId="25512002" w14:textId="77777777" w:rsidR="003262DB" w:rsidRPr="007E6A31" w:rsidRDefault="003262DB" w:rsidP="003262DB">
            <w:pPr>
              <w:snapToGrid w:val="0"/>
              <w:rPr>
                <w:rFonts w:cs="Arial"/>
                <w:color w:val="000000" w:themeColor="text1"/>
              </w:rPr>
            </w:pPr>
            <w:r w:rsidRPr="007E6A31">
              <w:rPr>
                <w:rFonts w:cs="Arial"/>
                <w:color w:val="000000" w:themeColor="text1"/>
              </w:rPr>
              <w:t>String</w:t>
            </w:r>
          </w:p>
        </w:tc>
        <w:tc>
          <w:tcPr>
            <w:tcW w:w="2410" w:type="dxa"/>
          </w:tcPr>
          <w:p w14:paraId="25512003" w14:textId="77777777" w:rsidR="003262DB" w:rsidRPr="007E6A31" w:rsidRDefault="003262DB" w:rsidP="003262DB">
            <w:pPr>
              <w:snapToGrid w:val="0"/>
              <w:rPr>
                <w:rFonts w:cs="Arial"/>
                <w:color w:val="000000" w:themeColor="text1"/>
              </w:rPr>
            </w:pPr>
            <w:r w:rsidRPr="007E6A31">
              <w:rPr>
                <w:rFonts w:cs="Arial"/>
                <w:color w:val="000000" w:themeColor="text1"/>
              </w:rPr>
              <w:t>Gives the Customer ID number</w:t>
            </w:r>
          </w:p>
        </w:tc>
        <w:tc>
          <w:tcPr>
            <w:tcW w:w="1701" w:type="dxa"/>
          </w:tcPr>
          <w:p w14:paraId="25512004" w14:textId="77777777" w:rsidR="003262DB" w:rsidRPr="007E6A31" w:rsidRDefault="003262DB" w:rsidP="003262DB">
            <w:pPr>
              <w:snapToGrid w:val="0"/>
              <w:rPr>
                <w:color w:val="000000" w:themeColor="text1"/>
              </w:rPr>
            </w:pPr>
            <w:r w:rsidRPr="007E6A31">
              <w:rPr>
                <w:color w:val="000000" w:themeColor="text1"/>
              </w:rPr>
              <w:t>Populated by system</w:t>
            </w:r>
          </w:p>
        </w:tc>
        <w:tc>
          <w:tcPr>
            <w:tcW w:w="1002" w:type="dxa"/>
          </w:tcPr>
          <w:p w14:paraId="25512005" w14:textId="77777777" w:rsidR="003262DB" w:rsidRPr="007E6A31" w:rsidRDefault="003262DB" w:rsidP="003262DB">
            <w:pPr>
              <w:snapToGrid w:val="0"/>
              <w:rPr>
                <w:color w:val="000000" w:themeColor="text1"/>
              </w:rPr>
            </w:pPr>
            <w:r w:rsidRPr="007E6A31">
              <w:rPr>
                <w:color w:val="000000" w:themeColor="text1"/>
              </w:rPr>
              <w:t>N/A</w:t>
            </w:r>
          </w:p>
        </w:tc>
      </w:tr>
      <w:tr w:rsidR="007E6A31" w:rsidRPr="007E6A31" w14:paraId="2551200F" w14:textId="77777777" w:rsidTr="003262DB">
        <w:trPr>
          <w:trHeight w:val="285"/>
        </w:trPr>
        <w:tc>
          <w:tcPr>
            <w:tcW w:w="1843" w:type="dxa"/>
          </w:tcPr>
          <w:p w14:paraId="25512007" w14:textId="77777777" w:rsidR="003262DB" w:rsidRPr="007E6A31" w:rsidRDefault="003262DB" w:rsidP="003262DB">
            <w:pPr>
              <w:rPr>
                <w:rFonts w:cs="Arial"/>
                <w:color w:val="000000" w:themeColor="text1"/>
              </w:rPr>
            </w:pPr>
            <w:r w:rsidRPr="007E6A31">
              <w:rPr>
                <w:rFonts w:eastAsia="Courier New" w:cs="Arial"/>
                <w:color w:val="000000" w:themeColor="text1"/>
              </w:rPr>
              <w:t xml:space="preserve">Trust  name </w:t>
            </w:r>
          </w:p>
          <w:p w14:paraId="25512008" w14:textId="77777777" w:rsidR="003262DB" w:rsidRPr="007E6A31" w:rsidRDefault="003262DB" w:rsidP="003262DB">
            <w:pPr>
              <w:snapToGrid w:val="0"/>
              <w:rPr>
                <w:rFonts w:cs="Arial"/>
                <w:color w:val="000000" w:themeColor="text1"/>
              </w:rPr>
            </w:pPr>
          </w:p>
        </w:tc>
        <w:tc>
          <w:tcPr>
            <w:tcW w:w="1217" w:type="dxa"/>
          </w:tcPr>
          <w:p w14:paraId="25512009" w14:textId="77777777" w:rsidR="003262DB" w:rsidRPr="007E6A31" w:rsidRDefault="003262DB" w:rsidP="003262DB">
            <w:pPr>
              <w:snapToGrid w:val="0"/>
              <w:rPr>
                <w:rFonts w:cs="Arial"/>
                <w:color w:val="000000" w:themeColor="text1"/>
              </w:rPr>
            </w:pPr>
            <w:r w:rsidRPr="007E6A31">
              <w:rPr>
                <w:rFonts w:cs="Arial"/>
                <w:color w:val="000000" w:themeColor="text1"/>
              </w:rPr>
              <w:t>Text Box</w:t>
            </w:r>
          </w:p>
          <w:p w14:paraId="2551200A" w14:textId="77777777" w:rsidR="003262DB" w:rsidRPr="007E6A31" w:rsidRDefault="003262DB" w:rsidP="003262DB">
            <w:pPr>
              <w:snapToGrid w:val="0"/>
              <w:rPr>
                <w:rFonts w:cs="Arial"/>
                <w:color w:val="000000" w:themeColor="text1"/>
              </w:rPr>
            </w:pPr>
          </w:p>
        </w:tc>
        <w:tc>
          <w:tcPr>
            <w:tcW w:w="1193" w:type="dxa"/>
          </w:tcPr>
          <w:p w14:paraId="2551200B" w14:textId="77777777" w:rsidR="003262DB" w:rsidRPr="007E6A31" w:rsidRDefault="003262DB" w:rsidP="003262DB">
            <w:pPr>
              <w:snapToGrid w:val="0"/>
              <w:rPr>
                <w:rFonts w:cs="Arial"/>
                <w:color w:val="000000" w:themeColor="text1"/>
              </w:rPr>
            </w:pPr>
            <w:r w:rsidRPr="007E6A31">
              <w:rPr>
                <w:rFonts w:cs="Arial"/>
                <w:color w:val="000000" w:themeColor="text1"/>
              </w:rPr>
              <w:t>Varchar</w:t>
            </w:r>
          </w:p>
        </w:tc>
        <w:tc>
          <w:tcPr>
            <w:tcW w:w="2410" w:type="dxa"/>
          </w:tcPr>
          <w:p w14:paraId="2551200C" w14:textId="77777777" w:rsidR="003262DB" w:rsidRPr="007E6A31" w:rsidRDefault="003262DB" w:rsidP="003262DB">
            <w:pPr>
              <w:snapToGrid w:val="0"/>
              <w:rPr>
                <w:rFonts w:cs="Arial"/>
                <w:color w:val="000000" w:themeColor="text1"/>
              </w:rPr>
            </w:pPr>
            <w:r w:rsidRPr="007E6A31">
              <w:rPr>
                <w:rFonts w:cs="Arial"/>
                <w:color w:val="000000" w:themeColor="text1"/>
              </w:rPr>
              <w:t>Gives the trust name.</w:t>
            </w:r>
          </w:p>
        </w:tc>
        <w:tc>
          <w:tcPr>
            <w:tcW w:w="1701" w:type="dxa"/>
          </w:tcPr>
          <w:p w14:paraId="2551200D" w14:textId="77777777" w:rsidR="003262DB" w:rsidRPr="007E6A31" w:rsidRDefault="003262DB" w:rsidP="003262DB">
            <w:pPr>
              <w:snapToGrid w:val="0"/>
              <w:rPr>
                <w:color w:val="000000" w:themeColor="text1"/>
              </w:rPr>
            </w:pPr>
            <w:r w:rsidRPr="007E6A31">
              <w:rPr>
                <w:color w:val="000000" w:themeColor="text1"/>
              </w:rPr>
              <w:t>Enabled.</w:t>
            </w:r>
          </w:p>
        </w:tc>
        <w:tc>
          <w:tcPr>
            <w:tcW w:w="1002" w:type="dxa"/>
          </w:tcPr>
          <w:p w14:paraId="2551200E" w14:textId="77777777" w:rsidR="003262DB" w:rsidRPr="007E6A31" w:rsidRDefault="003262DB" w:rsidP="003262DB">
            <w:pPr>
              <w:snapToGrid w:val="0"/>
              <w:rPr>
                <w:color w:val="000000" w:themeColor="text1"/>
              </w:rPr>
            </w:pPr>
            <w:r w:rsidRPr="007E6A31">
              <w:rPr>
                <w:color w:val="000000" w:themeColor="text1"/>
              </w:rPr>
              <w:t>N/A</w:t>
            </w:r>
          </w:p>
        </w:tc>
      </w:tr>
      <w:tr w:rsidR="007E6A31" w:rsidRPr="007E6A31" w14:paraId="25512018" w14:textId="77777777" w:rsidTr="003262DB">
        <w:trPr>
          <w:trHeight w:val="285"/>
        </w:trPr>
        <w:tc>
          <w:tcPr>
            <w:tcW w:w="1843" w:type="dxa"/>
          </w:tcPr>
          <w:p w14:paraId="25512010" w14:textId="77777777" w:rsidR="003262DB" w:rsidRPr="007E6A31" w:rsidRDefault="003262DB" w:rsidP="003262DB">
            <w:pPr>
              <w:rPr>
                <w:rFonts w:cs="Arial"/>
                <w:color w:val="000000" w:themeColor="text1"/>
              </w:rPr>
            </w:pPr>
            <w:r w:rsidRPr="007E6A31">
              <w:rPr>
                <w:color w:val="000000" w:themeColor="text1"/>
                <w:lang w:val="en-US"/>
              </w:rPr>
              <w:t>Assignment</w:t>
            </w:r>
            <w:r w:rsidRPr="007E6A31">
              <w:rPr>
                <w:rFonts w:eastAsia="Courier New" w:cs="Arial"/>
                <w:color w:val="000000" w:themeColor="text1"/>
              </w:rPr>
              <w:t xml:space="preserve"> Status</w:t>
            </w:r>
          </w:p>
          <w:p w14:paraId="25512011" w14:textId="77777777" w:rsidR="003262DB" w:rsidRPr="007E6A31" w:rsidRDefault="003262DB" w:rsidP="003262DB">
            <w:pPr>
              <w:rPr>
                <w:rFonts w:eastAsia="Courier New" w:cs="Arial"/>
                <w:color w:val="000000" w:themeColor="text1"/>
              </w:rPr>
            </w:pPr>
          </w:p>
        </w:tc>
        <w:tc>
          <w:tcPr>
            <w:tcW w:w="1217" w:type="dxa"/>
          </w:tcPr>
          <w:p w14:paraId="25512012" w14:textId="77777777" w:rsidR="003262DB" w:rsidRPr="007E6A31" w:rsidRDefault="003262DB" w:rsidP="003262DB">
            <w:pPr>
              <w:snapToGrid w:val="0"/>
              <w:rPr>
                <w:rFonts w:cs="Arial"/>
                <w:color w:val="000000" w:themeColor="text1"/>
              </w:rPr>
            </w:pPr>
            <w:r w:rsidRPr="007E6A31">
              <w:rPr>
                <w:rFonts w:cs="Arial"/>
                <w:color w:val="000000" w:themeColor="text1"/>
              </w:rPr>
              <w:t>Dropdown</w:t>
            </w:r>
          </w:p>
        </w:tc>
        <w:tc>
          <w:tcPr>
            <w:tcW w:w="1193" w:type="dxa"/>
          </w:tcPr>
          <w:p w14:paraId="25512013" w14:textId="77777777" w:rsidR="003262DB" w:rsidRPr="007E6A31" w:rsidRDefault="003262DB" w:rsidP="003262DB">
            <w:pPr>
              <w:snapToGrid w:val="0"/>
              <w:rPr>
                <w:rFonts w:cs="Arial"/>
                <w:color w:val="000000" w:themeColor="text1"/>
              </w:rPr>
            </w:pPr>
            <w:r w:rsidRPr="007E6A31">
              <w:rPr>
                <w:rFonts w:cs="Arial"/>
                <w:color w:val="000000" w:themeColor="text1"/>
              </w:rPr>
              <w:t>Varchar</w:t>
            </w:r>
          </w:p>
        </w:tc>
        <w:tc>
          <w:tcPr>
            <w:tcW w:w="2410" w:type="dxa"/>
          </w:tcPr>
          <w:p w14:paraId="25512014" w14:textId="77777777" w:rsidR="003262DB" w:rsidRPr="007E6A31" w:rsidRDefault="003262DB" w:rsidP="003262DB">
            <w:pPr>
              <w:snapToGrid w:val="0"/>
              <w:rPr>
                <w:rFonts w:cs="Arial"/>
                <w:color w:val="000000" w:themeColor="text1"/>
              </w:rPr>
            </w:pPr>
            <w:r w:rsidRPr="007E6A31">
              <w:rPr>
                <w:rFonts w:cs="Arial"/>
                <w:color w:val="000000" w:themeColor="text1"/>
              </w:rPr>
              <w:t>Contains the status of the assignment on given date</w:t>
            </w:r>
          </w:p>
          <w:p w14:paraId="25512015" w14:textId="77777777" w:rsidR="003262DB" w:rsidRPr="007E6A31" w:rsidRDefault="003262DB" w:rsidP="003262DB">
            <w:pPr>
              <w:snapToGrid w:val="0"/>
              <w:rPr>
                <w:rFonts w:cs="Arial"/>
                <w:color w:val="000000" w:themeColor="text1"/>
              </w:rPr>
            </w:pPr>
            <w:r w:rsidRPr="007E6A31">
              <w:rPr>
                <w:rFonts w:cs="Arial"/>
                <w:color w:val="000000" w:themeColor="text1"/>
              </w:rPr>
              <w:t xml:space="preserve">The fields include </w:t>
            </w:r>
            <w:r w:rsidRPr="007E6A31">
              <w:rPr>
                <w:color w:val="000000" w:themeColor="text1"/>
              </w:rPr>
              <w:t>Assigned</w:t>
            </w:r>
            <w:r w:rsidRPr="007E6A31">
              <w:rPr>
                <w:color w:val="000000" w:themeColor="text1"/>
              </w:rPr>
              <w:br/>
              <w:t>Reassigned</w:t>
            </w:r>
            <w:r w:rsidRPr="007E6A31">
              <w:rPr>
                <w:color w:val="000000" w:themeColor="text1"/>
              </w:rPr>
              <w:br/>
            </w:r>
          </w:p>
        </w:tc>
        <w:tc>
          <w:tcPr>
            <w:tcW w:w="1701" w:type="dxa"/>
          </w:tcPr>
          <w:p w14:paraId="25512016" w14:textId="77777777" w:rsidR="003262DB" w:rsidRPr="007E6A31" w:rsidRDefault="003262DB" w:rsidP="003262DB">
            <w:pPr>
              <w:snapToGrid w:val="0"/>
              <w:rPr>
                <w:color w:val="000000" w:themeColor="text1"/>
              </w:rPr>
            </w:pPr>
            <w:r w:rsidRPr="007E6A31">
              <w:rPr>
                <w:color w:val="000000" w:themeColor="text1"/>
              </w:rPr>
              <w:t>Disabled and Populated by system</w:t>
            </w:r>
          </w:p>
        </w:tc>
        <w:tc>
          <w:tcPr>
            <w:tcW w:w="1002" w:type="dxa"/>
          </w:tcPr>
          <w:p w14:paraId="25512017" w14:textId="77777777" w:rsidR="003262DB" w:rsidRPr="007E6A31" w:rsidRDefault="003262DB" w:rsidP="003262DB">
            <w:pPr>
              <w:snapToGrid w:val="0"/>
              <w:rPr>
                <w:color w:val="000000" w:themeColor="text1"/>
              </w:rPr>
            </w:pPr>
            <w:r w:rsidRPr="007E6A31">
              <w:rPr>
                <w:rFonts w:cs="Arial"/>
                <w:color w:val="000000" w:themeColor="text1"/>
              </w:rPr>
              <w:t>N/A</w:t>
            </w:r>
          </w:p>
        </w:tc>
      </w:tr>
      <w:tr w:rsidR="007E6A31" w:rsidRPr="007E6A31" w14:paraId="25512020" w14:textId="77777777" w:rsidTr="003262DB">
        <w:trPr>
          <w:trHeight w:val="285"/>
        </w:trPr>
        <w:tc>
          <w:tcPr>
            <w:tcW w:w="1843" w:type="dxa"/>
          </w:tcPr>
          <w:p w14:paraId="25512019" w14:textId="77777777" w:rsidR="003262DB" w:rsidRPr="007E6A31" w:rsidRDefault="003262DB" w:rsidP="003262DB">
            <w:pPr>
              <w:rPr>
                <w:rFonts w:cs="Arial"/>
                <w:color w:val="000000" w:themeColor="text1"/>
              </w:rPr>
            </w:pPr>
            <w:r w:rsidRPr="007E6A31">
              <w:rPr>
                <w:rFonts w:eastAsia="Courier New" w:cs="Arial"/>
                <w:color w:val="000000" w:themeColor="text1"/>
              </w:rPr>
              <w:t>**Type of Assignment</w:t>
            </w:r>
          </w:p>
          <w:p w14:paraId="2551201A" w14:textId="77777777" w:rsidR="003262DB" w:rsidRPr="007E6A31" w:rsidRDefault="003262DB" w:rsidP="003262DB">
            <w:pPr>
              <w:rPr>
                <w:color w:val="000000" w:themeColor="text1"/>
                <w:lang w:val="en-US"/>
              </w:rPr>
            </w:pPr>
          </w:p>
        </w:tc>
        <w:tc>
          <w:tcPr>
            <w:tcW w:w="1217" w:type="dxa"/>
          </w:tcPr>
          <w:p w14:paraId="2551201B" w14:textId="77777777" w:rsidR="003262DB" w:rsidRPr="007E6A31" w:rsidRDefault="003262DB" w:rsidP="003262DB">
            <w:pPr>
              <w:snapToGrid w:val="0"/>
              <w:rPr>
                <w:rFonts w:cs="Arial"/>
                <w:color w:val="000000" w:themeColor="text1"/>
              </w:rPr>
            </w:pPr>
            <w:r w:rsidRPr="007E6A31">
              <w:rPr>
                <w:rFonts w:cs="Arial"/>
                <w:color w:val="000000" w:themeColor="text1"/>
              </w:rPr>
              <w:t>Dropdown</w:t>
            </w:r>
          </w:p>
        </w:tc>
        <w:tc>
          <w:tcPr>
            <w:tcW w:w="1193" w:type="dxa"/>
          </w:tcPr>
          <w:p w14:paraId="2551201C" w14:textId="77777777" w:rsidR="003262DB" w:rsidRPr="007E6A31" w:rsidRDefault="003262DB" w:rsidP="003262DB">
            <w:pPr>
              <w:snapToGrid w:val="0"/>
              <w:rPr>
                <w:rFonts w:cs="Arial"/>
                <w:color w:val="000000" w:themeColor="text1"/>
              </w:rPr>
            </w:pPr>
            <w:r w:rsidRPr="007E6A31">
              <w:rPr>
                <w:rFonts w:cs="Arial"/>
                <w:color w:val="000000" w:themeColor="text1"/>
              </w:rPr>
              <w:t>Varchar</w:t>
            </w:r>
          </w:p>
        </w:tc>
        <w:tc>
          <w:tcPr>
            <w:tcW w:w="2410" w:type="dxa"/>
          </w:tcPr>
          <w:p w14:paraId="2551201D" w14:textId="77777777" w:rsidR="003262DB" w:rsidRPr="007E6A31" w:rsidRDefault="003262DB" w:rsidP="003262DB">
            <w:pPr>
              <w:snapToGrid w:val="0"/>
              <w:rPr>
                <w:rFonts w:cs="Arial"/>
                <w:color w:val="000000" w:themeColor="text1"/>
              </w:rPr>
            </w:pPr>
            <w:r w:rsidRPr="007E6A31">
              <w:rPr>
                <w:rFonts w:cs="Arial"/>
                <w:color w:val="000000" w:themeColor="text1"/>
              </w:rPr>
              <w:t>Dropdown with Type of assignment (Absolute/Conditional)</w:t>
            </w:r>
          </w:p>
        </w:tc>
        <w:tc>
          <w:tcPr>
            <w:tcW w:w="1701" w:type="dxa"/>
          </w:tcPr>
          <w:p w14:paraId="2551201E" w14:textId="77777777" w:rsidR="003262DB" w:rsidRPr="007E6A31" w:rsidRDefault="003262DB" w:rsidP="003262DB">
            <w:pPr>
              <w:snapToGrid w:val="0"/>
              <w:rPr>
                <w:color w:val="000000" w:themeColor="text1"/>
              </w:rPr>
            </w:pPr>
            <w:r w:rsidRPr="007E6A31">
              <w:rPr>
                <w:color w:val="000000" w:themeColor="text1"/>
              </w:rPr>
              <w:t>Enabled.</w:t>
            </w:r>
          </w:p>
        </w:tc>
        <w:tc>
          <w:tcPr>
            <w:tcW w:w="1002" w:type="dxa"/>
          </w:tcPr>
          <w:p w14:paraId="2551201F"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28" w14:textId="77777777" w:rsidTr="003262DB">
        <w:trPr>
          <w:trHeight w:val="285"/>
        </w:trPr>
        <w:tc>
          <w:tcPr>
            <w:tcW w:w="1843" w:type="dxa"/>
          </w:tcPr>
          <w:p w14:paraId="25512021" w14:textId="77777777" w:rsidR="003262DB" w:rsidRPr="007E6A31" w:rsidRDefault="003262DB" w:rsidP="003262DB">
            <w:pPr>
              <w:rPr>
                <w:rFonts w:eastAsia="Courier New" w:cs="Arial"/>
                <w:color w:val="000000" w:themeColor="text1"/>
              </w:rPr>
            </w:pPr>
            <w:r w:rsidRPr="007E6A31">
              <w:rPr>
                <w:rFonts w:eastAsia="Courier New" w:cs="Arial"/>
                <w:color w:val="000000" w:themeColor="text1"/>
              </w:rPr>
              <w:lastRenderedPageBreak/>
              <w:t>Consideration amount</w:t>
            </w:r>
          </w:p>
        </w:tc>
        <w:tc>
          <w:tcPr>
            <w:tcW w:w="1217" w:type="dxa"/>
          </w:tcPr>
          <w:p w14:paraId="25512022" w14:textId="77777777" w:rsidR="003262DB" w:rsidRPr="007E6A31" w:rsidRDefault="003262DB" w:rsidP="003262DB">
            <w:pPr>
              <w:snapToGrid w:val="0"/>
              <w:rPr>
                <w:rFonts w:cs="Arial"/>
                <w:color w:val="000000" w:themeColor="text1"/>
              </w:rPr>
            </w:pPr>
            <w:r w:rsidRPr="007E6A31">
              <w:rPr>
                <w:rFonts w:cs="Arial"/>
                <w:color w:val="000000" w:themeColor="text1"/>
              </w:rPr>
              <w:t xml:space="preserve">Text Box </w:t>
            </w:r>
          </w:p>
          <w:p w14:paraId="25512023" w14:textId="77777777" w:rsidR="003262DB" w:rsidRPr="007E6A31" w:rsidRDefault="003262DB" w:rsidP="003262DB">
            <w:pPr>
              <w:snapToGrid w:val="0"/>
              <w:rPr>
                <w:rFonts w:cs="Arial"/>
                <w:color w:val="000000" w:themeColor="text1"/>
              </w:rPr>
            </w:pPr>
          </w:p>
        </w:tc>
        <w:tc>
          <w:tcPr>
            <w:tcW w:w="1193" w:type="dxa"/>
          </w:tcPr>
          <w:p w14:paraId="25512024" w14:textId="77777777" w:rsidR="003262DB" w:rsidRPr="007E6A31" w:rsidRDefault="003262DB" w:rsidP="003262DB">
            <w:pPr>
              <w:snapToGrid w:val="0"/>
              <w:rPr>
                <w:rFonts w:cs="Arial"/>
                <w:color w:val="000000" w:themeColor="text1"/>
              </w:rPr>
            </w:pPr>
            <w:r w:rsidRPr="007E6A31">
              <w:rPr>
                <w:rFonts w:cs="Arial"/>
                <w:color w:val="000000" w:themeColor="text1"/>
              </w:rPr>
              <w:t>Numeric</w:t>
            </w:r>
          </w:p>
        </w:tc>
        <w:tc>
          <w:tcPr>
            <w:tcW w:w="2410" w:type="dxa"/>
          </w:tcPr>
          <w:p w14:paraId="25512025" w14:textId="77777777" w:rsidR="003262DB" w:rsidRPr="007E6A31" w:rsidRDefault="003262DB" w:rsidP="003262DB">
            <w:pPr>
              <w:snapToGrid w:val="0"/>
              <w:rPr>
                <w:rFonts w:cs="Arial"/>
                <w:color w:val="000000" w:themeColor="text1"/>
              </w:rPr>
            </w:pPr>
            <w:r w:rsidRPr="007E6A31">
              <w:rPr>
                <w:rFonts w:cs="Arial"/>
                <w:color w:val="000000" w:themeColor="text1"/>
              </w:rPr>
              <w:t>Gives the amount  applicable to the assignee in case of Conditional Assignment</w:t>
            </w:r>
          </w:p>
        </w:tc>
        <w:tc>
          <w:tcPr>
            <w:tcW w:w="1701" w:type="dxa"/>
          </w:tcPr>
          <w:p w14:paraId="25512026" w14:textId="77777777" w:rsidR="003262DB" w:rsidRPr="007E6A31" w:rsidRDefault="003262DB" w:rsidP="003262DB">
            <w:pPr>
              <w:snapToGrid w:val="0"/>
              <w:rPr>
                <w:color w:val="000000" w:themeColor="text1"/>
              </w:rPr>
            </w:pPr>
            <w:r w:rsidRPr="007E6A31">
              <w:rPr>
                <w:color w:val="000000" w:themeColor="text1"/>
              </w:rPr>
              <w:t>Enabled only when Type of Assignment is conditional.</w:t>
            </w:r>
          </w:p>
        </w:tc>
        <w:tc>
          <w:tcPr>
            <w:tcW w:w="1002" w:type="dxa"/>
          </w:tcPr>
          <w:p w14:paraId="25512027"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31" w14:textId="77777777" w:rsidTr="003262DB">
        <w:trPr>
          <w:trHeight w:val="285"/>
        </w:trPr>
        <w:tc>
          <w:tcPr>
            <w:tcW w:w="1843" w:type="dxa"/>
          </w:tcPr>
          <w:p w14:paraId="25512029" w14:textId="77777777" w:rsidR="003262DB" w:rsidRPr="007E6A31" w:rsidRDefault="003262DB" w:rsidP="003262DB">
            <w:pPr>
              <w:rPr>
                <w:rFonts w:cs="Arial"/>
                <w:color w:val="000000" w:themeColor="text1"/>
              </w:rPr>
            </w:pPr>
            <w:r w:rsidRPr="007E6A31">
              <w:rPr>
                <w:rFonts w:eastAsia="Courier New" w:cs="Arial"/>
                <w:color w:val="000000" w:themeColor="text1"/>
              </w:rPr>
              <w:t>Trust Registration  Number</w:t>
            </w:r>
          </w:p>
          <w:p w14:paraId="2551202A" w14:textId="77777777" w:rsidR="003262DB" w:rsidRPr="007E6A31" w:rsidRDefault="003262DB" w:rsidP="003262DB">
            <w:pPr>
              <w:snapToGrid w:val="0"/>
              <w:rPr>
                <w:rFonts w:cs="Arial"/>
                <w:color w:val="000000" w:themeColor="text1"/>
              </w:rPr>
            </w:pPr>
          </w:p>
        </w:tc>
        <w:tc>
          <w:tcPr>
            <w:tcW w:w="1217" w:type="dxa"/>
          </w:tcPr>
          <w:p w14:paraId="2551202B" w14:textId="77777777" w:rsidR="003262DB" w:rsidRPr="007E6A31" w:rsidRDefault="003262DB" w:rsidP="003262DB">
            <w:pPr>
              <w:snapToGrid w:val="0"/>
              <w:rPr>
                <w:rFonts w:cs="Arial"/>
                <w:color w:val="000000" w:themeColor="text1"/>
              </w:rPr>
            </w:pPr>
            <w:r w:rsidRPr="007E6A31">
              <w:rPr>
                <w:rFonts w:cs="Arial"/>
                <w:color w:val="000000" w:themeColor="text1"/>
              </w:rPr>
              <w:t xml:space="preserve">Text Box </w:t>
            </w:r>
          </w:p>
          <w:p w14:paraId="2551202C" w14:textId="77777777" w:rsidR="003262DB" w:rsidRPr="007E6A31" w:rsidRDefault="003262DB" w:rsidP="003262DB">
            <w:pPr>
              <w:snapToGrid w:val="0"/>
              <w:rPr>
                <w:rFonts w:cs="Arial"/>
                <w:color w:val="000000" w:themeColor="text1"/>
              </w:rPr>
            </w:pPr>
          </w:p>
        </w:tc>
        <w:tc>
          <w:tcPr>
            <w:tcW w:w="1193" w:type="dxa"/>
          </w:tcPr>
          <w:p w14:paraId="2551202D" w14:textId="77777777" w:rsidR="003262DB" w:rsidRPr="007E6A31" w:rsidRDefault="003262DB" w:rsidP="003262DB">
            <w:pPr>
              <w:snapToGrid w:val="0"/>
              <w:rPr>
                <w:rFonts w:cs="Arial"/>
                <w:color w:val="000000" w:themeColor="text1"/>
              </w:rPr>
            </w:pPr>
            <w:r w:rsidRPr="007E6A31">
              <w:rPr>
                <w:rFonts w:cs="Arial"/>
                <w:color w:val="000000" w:themeColor="text1"/>
              </w:rPr>
              <w:t>Multiple</w:t>
            </w:r>
          </w:p>
        </w:tc>
        <w:tc>
          <w:tcPr>
            <w:tcW w:w="2410" w:type="dxa"/>
          </w:tcPr>
          <w:p w14:paraId="2551202E" w14:textId="77777777" w:rsidR="003262DB" w:rsidRPr="007E6A31" w:rsidRDefault="003262DB" w:rsidP="003262DB">
            <w:pPr>
              <w:snapToGrid w:val="0"/>
              <w:rPr>
                <w:rFonts w:cs="Arial"/>
                <w:color w:val="000000" w:themeColor="text1"/>
              </w:rPr>
            </w:pPr>
            <w:r w:rsidRPr="007E6A31">
              <w:rPr>
                <w:rFonts w:cs="Arial"/>
                <w:color w:val="000000" w:themeColor="text1"/>
              </w:rPr>
              <w:t>Gives unique Identification Number of the Trust</w:t>
            </w:r>
          </w:p>
        </w:tc>
        <w:tc>
          <w:tcPr>
            <w:tcW w:w="1701" w:type="dxa"/>
          </w:tcPr>
          <w:p w14:paraId="2551202F" w14:textId="77777777" w:rsidR="003262DB" w:rsidRPr="007E6A31" w:rsidRDefault="003262DB" w:rsidP="003262DB">
            <w:pPr>
              <w:snapToGrid w:val="0"/>
              <w:rPr>
                <w:rFonts w:cs="Arial"/>
                <w:color w:val="000000" w:themeColor="text1"/>
              </w:rPr>
            </w:pPr>
            <w:r w:rsidRPr="007E6A31">
              <w:rPr>
                <w:color w:val="000000" w:themeColor="text1"/>
              </w:rPr>
              <w:t>Enabled.</w:t>
            </w:r>
          </w:p>
        </w:tc>
        <w:tc>
          <w:tcPr>
            <w:tcW w:w="1002" w:type="dxa"/>
          </w:tcPr>
          <w:p w14:paraId="25512030"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33" w14:textId="77777777" w:rsidTr="003262DB">
        <w:trPr>
          <w:trHeight w:val="285"/>
        </w:trPr>
        <w:tc>
          <w:tcPr>
            <w:tcW w:w="9366" w:type="dxa"/>
            <w:gridSpan w:val="6"/>
          </w:tcPr>
          <w:p w14:paraId="25512032" w14:textId="77777777" w:rsidR="003262DB" w:rsidRPr="007E6A31" w:rsidRDefault="003262DB" w:rsidP="003262DB">
            <w:pPr>
              <w:snapToGrid w:val="0"/>
              <w:rPr>
                <w:rFonts w:cs="Arial"/>
                <w:b/>
                <w:color w:val="000000" w:themeColor="text1"/>
              </w:rPr>
            </w:pPr>
            <w:r w:rsidRPr="007E6A31">
              <w:rPr>
                <w:rFonts w:cs="Arial"/>
                <w:b/>
                <w:color w:val="000000" w:themeColor="text1"/>
              </w:rPr>
              <w:t>Address</w:t>
            </w:r>
          </w:p>
        </w:tc>
      </w:tr>
      <w:tr w:rsidR="007E6A31" w:rsidRPr="007E6A31" w14:paraId="2551203A" w14:textId="77777777" w:rsidTr="003262DB">
        <w:trPr>
          <w:trHeight w:val="285"/>
        </w:trPr>
        <w:tc>
          <w:tcPr>
            <w:tcW w:w="1843" w:type="dxa"/>
          </w:tcPr>
          <w:p w14:paraId="25512034" w14:textId="77777777" w:rsidR="003262DB" w:rsidRPr="007E6A31" w:rsidRDefault="003262DB" w:rsidP="003262DB">
            <w:pPr>
              <w:rPr>
                <w:rFonts w:eastAsia="Courier New" w:cs="Arial"/>
                <w:color w:val="000000" w:themeColor="text1"/>
              </w:rPr>
            </w:pPr>
            <w:r w:rsidRPr="007E6A31">
              <w:rPr>
                <w:rFonts w:eastAsia="Courier New" w:cs="Arial"/>
                <w:color w:val="000000" w:themeColor="text1"/>
              </w:rPr>
              <w:t>Address Line 1</w:t>
            </w:r>
          </w:p>
        </w:tc>
        <w:tc>
          <w:tcPr>
            <w:tcW w:w="1217" w:type="dxa"/>
          </w:tcPr>
          <w:p w14:paraId="25512035" w14:textId="77777777" w:rsidR="003262DB" w:rsidRPr="007E6A31" w:rsidRDefault="003262DB" w:rsidP="003262DB">
            <w:pPr>
              <w:snapToGrid w:val="0"/>
              <w:rPr>
                <w:rFonts w:cs="Arial"/>
                <w:color w:val="000000" w:themeColor="text1"/>
              </w:rPr>
            </w:pPr>
            <w:r w:rsidRPr="007E6A31">
              <w:rPr>
                <w:rFonts w:cs="Arial"/>
                <w:color w:val="000000" w:themeColor="text1"/>
              </w:rPr>
              <w:t>Text Box</w:t>
            </w:r>
          </w:p>
        </w:tc>
        <w:tc>
          <w:tcPr>
            <w:tcW w:w="1193" w:type="dxa"/>
          </w:tcPr>
          <w:p w14:paraId="25512036" w14:textId="77777777" w:rsidR="003262DB" w:rsidRPr="007E6A31" w:rsidRDefault="003262DB" w:rsidP="003262DB">
            <w:pPr>
              <w:snapToGrid w:val="0"/>
              <w:rPr>
                <w:rFonts w:cs="Arial"/>
                <w:color w:val="000000" w:themeColor="text1"/>
              </w:rPr>
            </w:pPr>
            <w:r w:rsidRPr="007E6A31">
              <w:rPr>
                <w:rFonts w:cs="Arial"/>
                <w:color w:val="000000" w:themeColor="text1"/>
              </w:rPr>
              <w:t>Multiple</w:t>
            </w:r>
          </w:p>
        </w:tc>
        <w:tc>
          <w:tcPr>
            <w:tcW w:w="2410" w:type="dxa"/>
          </w:tcPr>
          <w:p w14:paraId="25512037" w14:textId="77777777" w:rsidR="003262DB" w:rsidRPr="007E6A31" w:rsidRDefault="003262DB" w:rsidP="003262DB">
            <w:pPr>
              <w:snapToGrid w:val="0"/>
              <w:rPr>
                <w:rFonts w:cs="Arial"/>
                <w:color w:val="000000" w:themeColor="text1"/>
              </w:rPr>
            </w:pPr>
            <w:r w:rsidRPr="007E6A31">
              <w:rPr>
                <w:color w:val="000000" w:themeColor="text1"/>
              </w:rPr>
              <w:t>Gives the address of the assignee.</w:t>
            </w:r>
          </w:p>
        </w:tc>
        <w:tc>
          <w:tcPr>
            <w:tcW w:w="1701" w:type="dxa"/>
          </w:tcPr>
          <w:p w14:paraId="25512038" w14:textId="77777777" w:rsidR="003262DB" w:rsidRPr="007E6A31" w:rsidRDefault="003262DB">
            <w:pPr>
              <w:rPr>
                <w:color w:val="000000" w:themeColor="text1"/>
              </w:rPr>
            </w:pPr>
            <w:r w:rsidRPr="007E6A31">
              <w:rPr>
                <w:color w:val="000000" w:themeColor="text1"/>
              </w:rPr>
              <w:t>Enabled.</w:t>
            </w:r>
          </w:p>
        </w:tc>
        <w:tc>
          <w:tcPr>
            <w:tcW w:w="1002" w:type="dxa"/>
          </w:tcPr>
          <w:p w14:paraId="25512039"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41" w14:textId="77777777" w:rsidTr="003262DB">
        <w:trPr>
          <w:trHeight w:val="285"/>
        </w:trPr>
        <w:tc>
          <w:tcPr>
            <w:tcW w:w="1843" w:type="dxa"/>
          </w:tcPr>
          <w:p w14:paraId="2551203B" w14:textId="77777777" w:rsidR="003262DB" w:rsidRPr="007E6A31" w:rsidRDefault="003262DB" w:rsidP="003262DB">
            <w:pPr>
              <w:rPr>
                <w:rFonts w:eastAsia="Courier New" w:cs="Arial"/>
                <w:color w:val="000000" w:themeColor="text1"/>
              </w:rPr>
            </w:pPr>
            <w:r w:rsidRPr="007E6A31">
              <w:rPr>
                <w:rFonts w:eastAsia="Courier New" w:cs="Arial"/>
                <w:color w:val="000000" w:themeColor="text1"/>
              </w:rPr>
              <w:t>Address Line 2</w:t>
            </w:r>
          </w:p>
        </w:tc>
        <w:tc>
          <w:tcPr>
            <w:tcW w:w="1217" w:type="dxa"/>
          </w:tcPr>
          <w:p w14:paraId="2551203C" w14:textId="77777777" w:rsidR="003262DB" w:rsidRPr="007E6A31" w:rsidRDefault="003262DB" w:rsidP="003262DB">
            <w:pPr>
              <w:snapToGrid w:val="0"/>
              <w:rPr>
                <w:rFonts w:cs="Arial"/>
                <w:color w:val="000000" w:themeColor="text1"/>
              </w:rPr>
            </w:pPr>
            <w:r w:rsidRPr="007E6A31">
              <w:rPr>
                <w:rFonts w:cs="Arial"/>
                <w:color w:val="000000" w:themeColor="text1"/>
              </w:rPr>
              <w:t>Text Box</w:t>
            </w:r>
          </w:p>
        </w:tc>
        <w:tc>
          <w:tcPr>
            <w:tcW w:w="1193" w:type="dxa"/>
          </w:tcPr>
          <w:p w14:paraId="2551203D" w14:textId="77777777" w:rsidR="003262DB" w:rsidRPr="007E6A31" w:rsidRDefault="003262DB" w:rsidP="003262DB">
            <w:pPr>
              <w:snapToGrid w:val="0"/>
              <w:rPr>
                <w:rFonts w:cs="Arial"/>
                <w:color w:val="000000" w:themeColor="text1"/>
              </w:rPr>
            </w:pPr>
            <w:r w:rsidRPr="007E6A31">
              <w:rPr>
                <w:rFonts w:cs="Arial"/>
                <w:color w:val="000000" w:themeColor="text1"/>
              </w:rPr>
              <w:t>Multiple</w:t>
            </w:r>
          </w:p>
        </w:tc>
        <w:tc>
          <w:tcPr>
            <w:tcW w:w="2410" w:type="dxa"/>
          </w:tcPr>
          <w:p w14:paraId="2551203E" w14:textId="77777777" w:rsidR="003262DB" w:rsidRPr="007E6A31" w:rsidRDefault="003262DB" w:rsidP="003262DB">
            <w:pPr>
              <w:snapToGrid w:val="0"/>
              <w:rPr>
                <w:rFonts w:cs="Arial"/>
                <w:color w:val="000000" w:themeColor="text1"/>
              </w:rPr>
            </w:pPr>
            <w:r w:rsidRPr="007E6A31">
              <w:rPr>
                <w:color w:val="000000" w:themeColor="text1"/>
              </w:rPr>
              <w:t>Gives the address</w:t>
            </w:r>
          </w:p>
        </w:tc>
        <w:tc>
          <w:tcPr>
            <w:tcW w:w="1701" w:type="dxa"/>
          </w:tcPr>
          <w:p w14:paraId="2551203F" w14:textId="77777777" w:rsidR="003262DB" w:rsidRPr="007E6A31" w:rsidRDefault="003262DB">
            <w:pPr>
              <w:rPr>
                <w:color w:val="000000" w:themeColor="text1"/>
              </w:rPr>
            </w:pPr>
            <w:r w:rsidRPr="007E6A31">
              <w:rPr>
                <w:color w:val="000000" w:themeColor="text1"/>
              </w:rPr>
              <w:t>Enabled.</w:t>
            </w:r>
          </w:p>
        </w:tc>
        <w:tc>
          <w:tcPr>
            <w:tcW w:w="1002" w:type="dxa"/>
          </w:tcPr>
          <w:p w14:paraId="25512040"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48" w14:textId="77777777" w:rsidTr="003262DB">
        <w:trPr>
          <w:trHeight w:val="285"/>
        </w:trPr>
        <w:tc>
          <w:tcPr>
            <w:tcW w:w="1843" w:type="dxa"/>
          </w:tcPr>
          <w:p w14:paraId="25512042" w14:textId="77777777" w:rsidR="003262DB" w:rsidRPr="007E6A31" w:rsidRDefault="003262DB" w:rsidP="003262DB">
            <w:pPr>
              <w:rPr>
                <w:rFonts w:eastAsia="Courier New" w:cs="Arial"/>
                <w:color w:val="000000" w:themeColor="text1"/>
              </w:rPr>
            </w:pPr>
            <w:r w:rsidRPr="007E6A31">
              <w:rPr>
                <w:rFonts w:eastAsia="Courier New" w:cs="Arial"/>
                <w:color w:val="000000" w:themeColor="text1"/>
              </w:rPr>
              <w:t>Address Line 3</w:t>
            </w:r>
          </w:p>
        </w:tc>
        <w:tc>
          <w:tcPr>
            <w:tcW w:w="1217" w:type="dxa"/>
          </w:tcPr>
          <w:p w14:paraId="25512043" w14:textId="77777777" w:rsidR="003262DB" w:rsidRPr="007E6A31" w:rsidRDefault="003262DB" w:rsidP="003262DB">
            <w:pPr>
              <w:snapToGrid w:val="0"/>
              <w:rPr>
                <w:rFonts w:cs="Arial"/>
                <w:color w:val="000000" w:themeColor="text1"/>
              </w:rPr>
            </w:pPr>
            <w:r w:rsidRPr="007E6A31">
              <w:rPr>
                <w:rFonts w:cs="Arial"/>
                <w:color w:val="000000" w:themeColor="text1"/>
              </w:rPr>
              <w:t>Text Box</w:t>
            </w:r>
          </w:p>
        </w:tc>
        <w:tc>
          <w:tcPr>
            <w:tcW w:w="1193" w:type="dxa"/>
          </w:tcPr>
          <w:p w14:paraId="25512044" w14:textId="77777777" w:rsidR="003262DB" w:rsidRPr="007E6A31" w:rsidRDefault="003262DB" w:rsidP="003262DB">
            <w:pPr>
              <w:snapToGrid w:val="0"/>
              <w:rPr>
                <w:rFonts w:cs="Arial"/>
                <w:color w:val="000000" w:themeColor="text1"/>
              </w:rPr>
            </w:pPr>
            <w:r w:rsidRPr="007E6A31">
              <w:rPr>
                <w:rFonts w:cs="Arial"/>
                <w:color w:val="000000" w:themeColor="text1"/>
              </w:rPr>
              <w:t>Multiple</w:t>
            </w:r>
          </w:p>
        </w:tc>
        <w:tc>
          <w:tcPr>
            <w:tcW w:w="2410" w:type="dxa"/>
          </w:tcPr>
          <w:p w14:paraId="25512045" w14:textId="77777777" w:rsidR="003262DB" w:rsidRPr="007E6A31" w:rsidRDefault="003262DB" w:rsidP="003262DB">
            <w:pPr>
              <w:snapToGrid w:val="0"/>
              <w:rPr>
                <w:rFonts w:cs="Arial"/>
                <w:color w:val="000000" w:themeColor="text1"/>
              </w:rPr>
            </w:pPr>
            <w:r w:rsidRPr="007E6A31">
              <w:rPr>
                <w:color w:val="000000" w:themeColor="text1"/>
              </w:rPr>
              <w:t>Gives the address</w:t>
            </w:r>
          </w:p>
        </w:tc>
        <w:tc>
          <w:tcPr>
            <w:tcW w:w="1701" w:type="dxa"/>
          </w:tcPr>
          <w:p w14:paraId="25512046" w14:textId="77777777" w:rsidR="003262DB" w:rsidRPr="007E6A31" w:rsidRDefault="003262DB">
            <w:pPr>
              <w:rPr>
                <w:color w:val="000000" w:themeColor="text1"/>
              </w:rPr>
            </w:pPr>
            <w:r w:rsidRPr="007E6A31">
              <w:rPr>
                <w:color w:val="000000" w:themeColor="text1"/>
              </w:rPr>
              <w:t>Enabled.</w:t>
            </w:r>
          </w:p>
        </w:tc>
        <w:tc>
          <w:tcPr>
            <w:tcW w:w="1002" w:type="dxa"/>
          </w:tcPr>
          <w:p w14:paraId="25512047"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4F" w14:textId="77777777" w:rsidTr="003262DB">
        <w:trPr>
          <w:trHeight w:val="285"/>
        </w:trPr>
        <w:tc>
          <w:tcPr>
            <w:tcW w:w="1843" w:type="dxa"/>
          </w:tcPr>
          <w:p w14:paraId="25512049" w14:textId="77777777" w:rsidR="003262DB" w:rsidRPr="007E6A31" w:rsidRDefault="003262DB" w:rsidP="003262DB">
            <w:pPr>
              <w:rPr>
                <w:rFonts w:eastAsia="Courier New" w:cs="Arial"/>
                <w:color w:val="000000" w:themeColor="text1"/>
              </w:rPr>
            </w:pPr>
            <w:r w:rsidRPr="007E6A31">
              <w:rPr>
                <w:rFonts w:cs="Arial"/>
                <w:color w:val="000000" w:themeColor="text1"/>
              </w:rPr>
              <w:t>Village</w:t>
            </w:r>
          </w:p>
        </w:tc>
        <w:tc>
          <w:tcPr>
            <w:tcW w:w="1217" w:type="dxa"/>
          </w:tcPr>
          <w:p w14:paraId="2551204A" w14:textId="77777777" w:rsidR="003262DB" w:rsidRPr="007E6A31" w:rsidRDefault="003262DB" w:rsidP="003262DB">
            <w:pPr>
              <w:snapToGrid w:val="0"/>
              <w:rPr>
                <w:rFonts w:cs="Arial"/>
                <w:color w:val="000000" w:themeColor="text1"/>
              </w:rPr>
            </w:pPr>
            <w:r w:rsidRPr="007E6A31">
              <w:rPr>
                <w:rFonts w:cs="Arial"/>
                <w:color w:val="000000" w:themeColor="text1"/>
              </w:rPr>
              <w:t>Text Box</w:t>
            </w:r>
          </w:p>
        </w:tc>
        <w:tc>
          <w:tcPr>
            <w:tcW w:w="1193" w:type="dxa"/>
          </w:tcPr>
          <w:p w14:paraId="2551204B" w14:textId="77777777" w:rsidR="003262DB" w:rsidRPr="007E6A31" w:rsidRDefault="003262DB" w:rsidP="003262DB">
            <w:pPr>
              <w:snapToGrid w:val="0"/>
              <w:rPr>
                <w:rFonts w:cs="Arial"/>
                <w:color w:val="000000" w:themeColor="text1"/>
              </w:rPr>
            </w:pPr>
            <w:r w:rsidRPr="007E6A31">
              <w:rPr>
                <w:rFonts w:cs="Arial"/>
                <w:color w:val="000000" w:themeColor="text1"/>
              </w:rPr>
              <w:t>Varchar</w:t>
            </w:r>
          </w:p>
        </w:tc>
        <w:tc>
          <w:tcPr>
            <w:tcW w:w="2410" w:type="dxa"/>
          </w:tcPr>
          <w:p w14:paraId="2551204C" w14:textId="77777777" w:rsidR="003262DB" w:rsidRPr="007E6A31" w:rsidRDefault="003262DB" w:rsidP="003262DB">
            <w:pPr>
              <w:snapToGrid w:val="0"/>
              <w:rPr>
                <w:rFonts w:cs="Arial"/>
                <w:color w:val="000000" w:themeColor="text1"/>
              </w:rPr>
            </w:pPr>
            <w:r w:rsidRPr="007E6A31">
              <w:rPr>
                <w:color w:val="000000" w:themeColor="text1"/>
              </w:rPr>
              <w:t>Gives the Village name (If available)</w:t>
            </w:r>
          </w:p>
        </w:tc>
        <w:tc>
          <w:tcPr>
            <w:tcW w:w="1701" w:type="dxa"/>
          </w:tcPr>
          <w:p w14:paraId="2551204D" w14:textId="77777777" w:rsidR="003262DB" w:rsidRPr="007E6A31" w:rsidRDefault="003262DB">
            <w:pPr>
              <w:rPr>
                <w:color w:val="000000" w:themeColor="text1"/>
              </w:rPr>
            </w:pPr>
            <w:r w:rsidRPr="007E6A31">
              <w:rPr>
                <w:color w:val="000000" w:themeColor="text1"/>
              </w:rPr>
              <w:t>Enabled.</w:t>
            </w:r>
          </w:p>
        </w:tc>
        <w:tc>
          <w:tcPr>
            <w:tcW w:w="1002" w:type="dxa"/>
          </w:tcPr>
          <w:p w14:paraId="2551204E"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56" w14:textId="77777777" w:rsidTr="003262DB">
        <w:trPr>
          <w:trHeight w:val="285"/>
        </w:trPr>
        <w:tc>
          <w:tcPr>
            <w:tcW w:w="1843" w:type="dxa"/>
          </w:tcPr>
          <w:p w14:paraId="25512050" w14:textId="77777777" w:rsidR="003262DB" w:rsidRPr="007E6A31" w:rsidRDefault="003262DB" w:rsidP="003262DB">
            <w:pPr>
              <w:rPr>
                <w:rFonts w:eastAsia="Courier New" w:cs="Arial"/>
                <w:color w:val="000000" w:themeColor="text1"/>
              </w:rPr>
            </w:pPr>
            <w:r w:rsidRPr="007E6A31">
              <w:rPr>
                <w:rFonts w:cs="Arial"/>
                <w:color w:val="000000" w:themeColor="text1"/>
                <w:szCs w:val="22"/>
              </w:rPr>
              <w:t>Taluka</w:t>
            </w:r>
          </w:p>
        </w:tc>
        <w:tc>
          <w:tcPr>
            <w:tcW w:w="1217" w:type="dxa"/>
          </w:tcPr>
          <w:p w14:paraId="25512051" w14:textId="77777777" w:rsidR="003262DB" w:rsidRPr="007E6A31" w:rsidRDefault="003262DB" w:rsidP="003262DB">
            <w:pPr>
              <w:snapToGrid w:val="0"/>
              <w:rPr>
                <w:rFonts w:cs="Arial"/>
                <w:color w:val="000000" w:themeColor="text1"/>
              </w:rPr>
            </w:pPr>
            <w:r w:rsidRPr="007E6A31">
              <w:rPr>
                <w:rFonts w:cs="Arial"/>
                <w:color w:val="000000" w:themeColor="text1"/>
              </w:rPr>
              <w:t>Text Box</w:t>
            </w:r>
          </w:p>
        </w:tc>
        <w:tc>
          <w:tcPr>
            <w:tcW w:w="1193" w:type="dxa"/>
          </w:tcPr>
          <w:p w14:paraId="25512052" w14:textId="77777777" w:rsidR="003262DB" w:rsidRPr="007E6A31" w:rsidRDefault="003262DB" w:rsidP="003262DB">
            <w:pPr>
              <w:snapToGrid w:val="0"/>
              <w:rPr>
                <w:rFonts w:cs="Arial"/>
                <w:color w:val="000000" w:themeColor="text1"/>
              </w:rPr>
            </w:pPr>
            <w:r w:rsidRPr="007E6A31">
              <w:rPr>
                <w:rFonts w:cs="Arial"/>
                <w:color w:val="000000" w:themeColor="text1"/>
              </w:rPr>
              <w:t>Varchar</w:t>
            </w:r>
          </w:p>
        </w:tc>
        <w:tc>
          <w:tcPr>
            <w:tcW w:w="2410" w:type="dxa"/>
          </w:tcPr>
          <w:p w14:paraId="25512053" w14:textId="77777777" w:rsidR="003262DB" w:rsidRPr="007E6A31" w:rsidRDefault="003262DB" w:rsidP="003262DB">
            <w:pPr>
              <w:snapToGrid w:val="0"/>
              <w:rPr>
                <w:rFonts w:cs="Arial"/>
                <w:color w:val="000000" w:themeColor="text1"/>
              </w:rPr>
            </w:pPr>
            <w:r w:rsidRPr="007E6A31">
              <w:rPr>
                <w:color w:val="000000" w:themeColor="text1"/>
              </w:rPr>
              <w:t>Gives the Taluka name (If available)</w:t>
            </w:r>
          </w:p>
        </w:tc>
        <w:tc>
          <w:tcPr>
            <w:tcW w:w="1701" w:type="dxa"/>
          </w:tcPr>
          <w:p w14:paraId="25512054" w14:textId="77777777" w:rsidR="003262DB" w:rsidRPr="007E6A31" w:rsidRDefault="003262DB">
            <w:pPr>
              <w:rPr>
                <w:color w:val="000000" w:themeColor="text1"/>
              </w:rPr>
            </w:pPr>
            <w:r w:rsidRPr="007E6A31">
              <w:rPr>
                <w:color w:val="000000" w:themeColor="text1"/>
              </w:rPr>
              <w:t>Enabled.</w:t>
            </w:r>
          </w:p>
        </w:tc>
        <w:tc>
          <w:tcPr>
            <w:tcW w:w="1002" w:type="dxa"/>
          </w:tcPr>
          <w:p w14:paraId="25512055"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5D" w14:textId="77777777" w:rsidTr="003262DB">
        <w:trPr>
          <w:trHeight w:val="285"/>
        </w:trPr>
        <w:tc>
          <w:tcPr>
            <w:tcW w:w="1843" w:type="dxa"/>
          </w:tcPr>
          <w:p w14:paraId="25512057" w14:textId="77777777" w:rsidR="003262DB" w:rsidRPr="007E6A31" w:rsidRDefault="003262DB" w:rsidP="003262DB">
            <w:pPr>
              <w:rPr>
                <w:rFonts w:eastAsia="Courier New" w:cs="Arial"/>
                <w:color w:val="000000" w:themeColor="text1"/>
              </w:rPr>
            </w:pPr>
            <w:r w:rsidRPr="007E6A31">
              <w:rPr>
                <w:rFonts w:cs="Arial"/>
                <w:color w:val="000000" w:themeColor="text1"/>
                <w:szCs w:val="22"/>
              </w:rPr>
              <w:t>City</w:t>
            </w:r>
          </w:p>
        </w:tc>
        <w:tc>
          <w:tcPr>
            <w:tcW w:w="1217" w:type="dxa"/>
          </w:tcPr>
          <w:p w14:paraId="25512058" w14:textId="77777777" w:rsidR="003262DB" w:rsidRPr="007E6A31" w:rsidRDefault="003262DB" w:rsidP="003262DB">
            <w:pPr>
              <w:snapToGrid w:val="0"/>
              <w:rPr>
                <w:rFonts w:cs="Arial"/>
                <w:color w:val="000000" w:themeColor="text1"/>
              </w:rPr>
            </w:pPr>
            <w:r w:rsidRPr="007E6A31">
              <w:rPr>
                <w:rFonts w:cs="Arial"/>
                <w:color w:val="000000" w:themeColor="text1"/>
              </w:rPr>
              <w:t>Text Box</w:t>
            </w:r>
          </w:p>
        </w:tc>
        <w:tc>
          <w:tcPr>
            <w:tcW w:w="1193" w:type="dxa"/>
          </w:tcPr>
          <w:p w14:paraId="25512059" w14:textId="77777777" w:rsidR="003262DB" w:rsidRPr="007E6A31" w:rsidRDefault="003262DB" w:rsidP="003262DB">
            <w:pPr>
              <w:snapToGrid w:val="0"/>
              <w:rPr>
                <w:rFonts w:cs="Arial"/>
                <w:color w:val="000000" w:themeColor="text1"/>
              </w:rPr>
            </w:pPr>
            <w:r w:rsidRPr="007E6A31">
              <w:rPr>
                <w:rFonts w:cs="Arial"/>
                <w:color w:val="000000" w:themeColor="text1"/>
              </w:rPr>
              <w:t>Varchar</w:t>
            </w:r>
          </w:p>
        </w:tc>
        <w:tc>
          <w:tcPr>
            <w:tcW w:w="2410" w:type="dxa"/>
          </w:tcPr>
          <w:p w14:paraId="2551205A" w14:textId="77777777" w:rsidR="003262DB" w:rsidRPr="007E6A31" w:rsidRDefault="003262DB" w:rsidP="003262DB">
            <w:pPr>
              <w:snapToGrid w:val="0"/>
              <w:rPr>
                <w:rFonts w:cs="Arial"/>
                <w:color w:val="000000" w:themeColor="text1"/>
              </w:rPr>
            </w:pPr>
            <w:r w:rsidRPr="007E6A31">
              <w:rPr>
                <w:color w:val="000000" w:themeColor="text1"/>
              </w:rPr>
              <w:t xml:space="preserve">Gives the City name </w:t>
            </w:r>
          </w:p>
        </w:tc>
        <w:tc>
          <w:tcPr>
            <w:tcW w:w="1701" w:type="dxa"/>
          </w:tcPr>
          <w:p w14:paraId="2551205B" w14:textId="77777777" w:rsidR="003262DB" w:rsidRPr="007E6A31" w:rsidRDefault="003262DB">
            <w:pPr>
              <w:rPr>
                <w:color w:val="000000" w:themeColor="text1"/>
              </w:rPr>
            </w:pPr>
            <w:r w:rsidRPr="007E6A31">
              <w:rPr>
                <w:color w:val="000000" w:themeColor="text1"/>
              </w:rPr>
              <w:t>Enabled.</w:t>
            </w:r>
          </w:p>
        </w:tc>
        <w:tc>
          <w:tcPr>
            <w:tcW w:w="1002" w:type="dxa"/>
          </w:tcPr>
          <w:p w14:paraId="2551205C"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64" w14:textId="77777777" w:rsidTr="003262DB">
        <w:trPr>
          <w:trHeight w:val="285"/>
        </w:trPr>
        <w:tc>
          <w:tcPr>
            <w:tcW w:w="1843" w:type="dxa"/>
          </w:tcPr>
          <w:p w14:paraId="2551205E" w14:textId="77777777" w:rsidR="003262DB" w:rsidRPr="007E6A31" w:rsidRDefault="003262DB" w:rsidP="003262DB">
            <w:pPr>
              <w:rPr>
                <w:rFonts w:eastAsia="Courier New" w:cs="Arial"/>
                <w:color w:val="000000" w:themeColor="text1"/>
              </w:rPr>
            </w:pPr>
            <w:r w:rsidRPr="007E6A31">
              <w:rPr>
                <w:rFonts w:cs="Arial"/>
                <w:color w:val="000000" w:themeColor="text1"/>
                <w:szCs w:val="22"/>
              </w:rPr>
              <w:t>District</w:t>
            </w:r>
          </w:p>
        </w:tc>
        <w:tc>
          <w:tcPr>
            <w:tcW w:w="1217" w:type="dxa"/>
          </w:tcPr>
          <w:p w14:paraId="2551205F" w14:textId="77777777" w:rsidR="003262DB" w:rsidRPr="007E6A31" w:rsidRDefault="003262DB" w:rsidP="003262DB">
            <w:pPr>
              <w:snapToGrid w:val="0"/>
              <w:rPr>
                <w:rFonts w:cs="Arial"/>
                <w:color w:val="000000" w:themeColor="text1"/>
              </w:rPr>
            </w:pPr>
            <w:r w:rsidRPr="007E6A31">
              <w:rPr>
                <w:rFonts w:cs="Arial"/>
                <w:color w:val="000000" w:themeColor="text1"/>
              </w:rPr>
              <w:t>Textbox</w:t>
            </w:r>
          </w:p>
        </w:tc>
        <w:tc>
          <w:tcPr>
            <w:tcW w:w="1193" w:type="dxa"/>
          </w:tcPr>
          <w:p w14:paraId="25512060" w14:textId="77777777" w:rsidR="003262DB" w:rsidRPr="007E6A31" w:rsidRDefault="003262DB" w:rsidP="003262DB">
            <w:pPr>
              <w:snapToGrid w:val="0"/>
              <w:rPr>
                <w:rFonts w:cs="Arial"/>
                <w:color w:val="000000" w:themeColor="text1"/>
              </w:rPr>
            </w:pPr>
            <w:r w:rsidRPr="007E6A31">
              <w:rPr>
                <w:rFonts w:cs="Arial"/>
                <w:color w:val="000000" w:themeColor="text1"/>
              </w:rPr>
              <w:t>Varchar</w:t>
            </w:r>
          </w:p>
        </w:tc>
        <w:tc>
          <w:tcPr>
            <w:tcW w:w="2410" w:type="dxa"/>
          </w:tcPr>
          <w:p w14:paraId="25512061" w14:textId="77777777" w:rsidR="003262DB" w:rsidRPr="007E6A31" w:rsidRDefault="003262DB" w:rsidP="003262DB">
            <w:pPr>
              <w:snapToGrid w:val="0"/>
              <w:rPr>
                <w:rFonts w:cs="Arial"/>
                <w:color w:val="000000" w:themeColor="text1"/>
              </w:rPr>
            </w:pPr>
            <w:r w:rsidRPr="007E6A31">
              <w:rPr>
                <w:color w:val="000000" w:themeColor="text1"/>
              </w:rPr>
              <w:t>Gives the district name</w:t>
            </w:r>
          </w:p>
        </w:tc>
        <w:tc>
          <w:tcPr>
            <w:tcW w:w="1701" w:type="dxa"/>
          </w:tcPr>
          <w:p w14:paraId="25512062" w14:textId="77777777" w:rsidR="003262DB" w:rsidRPr="007E6A31" w:rsidRDefault="003262DB">
            <w:pPr>
              <w:rPr>
                <w:color w:val="000000" w:themeColor="text1"/>
              </w:rPr>
            </w:pPr>
            <w:r w:rsidRPr="007E6A31">
              <w:rPr>
                <w:color w:val="000000" w:themeColor="text1"/>
              </w:rPr>
              <w:t>Enabled.</w:t>
            </w:r>
          </w:p>
        </w:tc>
        <w:tc>
          <w:tcPr>
            <w:tcW w:w="1002" w:type="dxa"/>
          </w:tcPr>
          <w:p w14:paraId="25512063"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6B" w14:textId="77777777" w:rsidTr="003262DB">
        <w:trPr>
          <w:trHeight w:val="285"/>
        </w:trPr>
        <w:tc>
          <w:tcPr>
            <w:tcW w:w="1843" w:type="dxa"/>
          </w:tcPr>
          <w:p w14:paraId="25512065" w14:textId="77777777" w:rsidR="003262DB" w:rsidRPr="007E6A31" w:rsidRDefault="003262DB" w:rsidP="003262DB">
            <w:pPr>
              <w:rPr>
                <w:rFonts w:eastAsia="Courier New" w:cs="Arial"/>
                <w:color w:val="000000" w:themeColor="text1"/>
              </w:rPr>
            </w:pPr>
            <w:r w:rsidRPr="007E6A31">
              <w:rPr>
                <w:rFonts w:cs="Arial"/>
                <w:color w:val="000000" w:themeColor="text1"/>
                <w:szCs w:val="22"/>
              </w:rPr>
              <w:t xml:space="preserve">State </w:t>
            </w:r>
          </w:p>
        </w:tc>
        <w:tc>
          <w:tcPr>
            <w:tcW w:w="1217" w:type="dxa"/>
          </w:tcPr>
          <w:p w14:paraId="25512066" w14:textId="77777777" w:rsidR="003262DB" w:rsidRPr="007E6A31" w:rsidRDefault="003262DB" w:rsidP="003262DB">
            <w:pPr>
              <w:snapToGrid w:val="0"/>
              <w:rPr>
                <w:rFonts w:cs="Arial"/>
                <w:color w:val="000000" w:themeColor="text1"/>
              </w:rPr>
            </w:pPr>
            <w:r w:rsidRPr="007E6A31">
              <w:rPr>
                <w:rFonts w:ascii="Calibri" w:hAnsi="Calibri" w:cs="Calibri"/>
                <w:color w:val="000000" w:themeColor="text1"/>
                <w:sz w:val="22"/>
                <w:szCs w:val="22"/>
              </w:rPr>
              <w:t>Dropdown</w:t>
            </w:r>
          </w:p>
        </w:tc>
        <w:tc>
          <w:tcPr>
            <w:tcW w:w="1193" w:type="dxa"/>
          </w:tcPr>
          <w:p w14:paraId="25512067" w14:textId="77777777" w:rsidR="003262DB" w:rsidRPr="007E6A31" w:rsidRDefault="003262DB" w:rsidP="003262DB">
            <w:pPr>
              <w:snapToGrid w:val="0"/>
              <w:rPr>
                <w:rFonts w:cs="Arial"/>
                <w:color w:val="000000" w:themeColor="text1"/>
              </w:rPr>
            </w:pPr>
            <w:r w:rsidRPr="007E6A31">
              <w:rPr>
                <w:rFonts w:cs="Arial"/>
                <w:color w:val="000000" w:themeColor="text1"/>
              </w:rPr>
              <w:t>Varchar</w:t>
            </w:r>
          </w:p>
        </w:tc>
        <w:tc>
          <w:tcPr>
            <w:tcW w:w="2410" w:type="dxa"/>
          </w:tcPr>
          <w:p w14:paraId="25512068" w14:textId="77777777" w:rsidR="003262DB" w:rsidRPr="007E6A31" w:rsidRDefault="003262DB" w:rsidP="003262DB">
            <w:pPr>
              <w:snapToGrid w:val="0"/>
              <w:rPr>
                <w:rFonts w:cs="Arial"/>
                <w:color w:val="000000" w:themeColor="text1"/>
              </w:rPr>
            </w:pPr>
            <w:r w:rsidRPr="007E6A31">
              <w:rPr>
                <w:color w:val="000000" w:themeColor="text1"/>
              </w:rPr>
              <w:t>Gives the List of States.</w:t>
            </w:r>
          </w:p>
        </w:tc>
        <w:tc>
          <w:tcPr>
            <w:tcW w:w="1701" w:type="dxa"/>
          </w:tcPr>
          <w:p w14:paraId="25512069" w14:textId="77777777" w:rsidR="003262DB" w:rsidRPr="007E6A31" w:rsidRDefault="003262DB">
            <w:pPr>
              <w:rPr>
                <w:color w:val="000000" w:themeColor="text1"/>
              </w:rPr>
            </w:pPr>
            <w:r w:rsidRPr="007E6A31">
              <w:rPr>
                <w:color w:val="000000" w:themeColor="text1"/>
              </w:rPr>
              <w:t>Enabled.</w:t>
            </w:r>
          </w:p>
        </w:tc>
        <w:tc>
          <w:tcPr>
            <w:tcW w:w="1002" w:type="dxa"/>
          </w:tcPr>
          <w:p w14:paraId="2551206A"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72" w14:textId="77777777" w:rsidTr="003262DB">
        <w:trPr>
          <w:trHeight w:val="285"/>
        </w:trPr>
        <w:tc>
          <w:tcPr>
            <w:tcW w:w="1843" w:type="dxa"/>
          </w:tcPr>
          <w:p w14:paraId="2551206C" w14:textId="77777777" w:rsidR="003262DB" w:rsidRPr="007E6A31" w:rsidRDefault="003262DB" w:rsidP="003262DB">
            <w:pPr>
              <w:rPr>
                <w:rFonts w:eastAsia="Courier New" w:cs="Arial"/>
                <w:color w:val="000000" w:themeColor="text1"/>
              </w:rPr>
            </w:pPr>
            <w:r w:rsidRPr="007E6A31">
              <w:rPr>
                <w:rFonts w:cs="Arial"/>
                <w:color w:val="000000" w:themeColor="text1"/>
                <w:szCs w:val="22"/>
              </w:rPr>
              <w:t>Country</w:t>
            </w:r>
          </w:p>
        </w:tc>
        <w:tc>
          <w:tcPr>
            <w:tcW w:w="1217" w:type="dxa"/>
          </w:tcPr>
          <w:p w14:paraId="2551206D" w14:textId="77777777" w:rsidR="003262DB" w:rsidRPr="007E6A31" w:rsidRDefault="003262DB" w:rsidP="003262DB">
            <w:pPr>
              <w:snapToGrid w:val="0"/>
              <w:rPr>
                <w:rFonts w:cs="Arial"/>
                <w:color w:val="000000" w:themeColor="text1"/>
              </w:rPr>
            </w:pPr>
            <w:r w:rsidRPr="007E6A31">
              <w:rPr>
                <w:rFonts w:ascii="Calibri" w:hAnsi="Calibri" w:cs="Calibri"/>
                <w:color w:val="000000" w:themeColor="text1"/>
                <w:sz w:val="22"/>
                <w:szCs w:val="22"/>
              </w:rPr>
              <w:t>Dropdown</w:t>
            </w:r>
          </w:p>
        </w:tc>
        <w:tc>
          <w:tcPr>
            <w:tcW w:w="1193" w:type="dxa"/>
          </w:tcPr>
          <w:p w14:paraId="2551206E" w14:textId="77777777" w:rsidR="003262DB" w:rsidRPr="007E6A31" w:rsidRDefault="003262DB" w:rsidP="003262DB">
            <w:pPr>
              <w:snapToGrid w:val="0"/>
              <w:rPr>
                <w:rFonts w:cs="Arial"/>
                <w:color w:val="000000" w:themeColor="text1"/>
              </w:rPr>
            </w:pPr>
            <w:r w:rsidRPr="007E6A31">
              <w:rPr>
                <w:rFonts w:cs="Arial"/>
                <w:color w:val="000000" w:themeColor="text1"/>
              </w:rPr>
              <w:t>Varchar</w:t>
            </w:r>
          </w:p>
        </w:tc>
        <w:tc>
          <w:tcPr>
            <w:tcW w:w="2410" w:type="dxa"/>
          </w:tcPr>
          <w:p w14:paraId="2551206F" w14:textId="77777777" w:rsidR="003262DB" w:rsidRPr="007E6A31" w:rsidRDefault="003262DB" w:rsidP="003262DB">
            <w:pPr>
              <w:snapToGrid w:val="0"/>
              <w:rPr>
                <w:rFonts w:cs="Arial"/>
                <w:color w:val="000000" w:themeColor="text1"/>
              </w:rPr>
            </w:pPr>
            <w:r w:rsidRPr="007E6A31">
              <w:rPr>
                <w:color w:val="000000" w:themeColor="text1"/>
              </w:rPr>
              <w:t>Gives the country name</w:t>
            </w:r>
          </w:p>
        </w:tc>
        <w:tc>
          <w:tcPr>
            <w:tcW w:w="1701" w:type="dxa"/>
          </w:tcPr>
          <w:p w14:paraId="25512070" w14:textId="77777777" w:rsidR="003262DB" w:rsidRPr="007E6A31" w:rsidRDefault="003262DB">
            <w:pPr>
              <w:rPr>
                <w:color w:val="000000" w:themeColor="text1"/>
              </w:rPr>
            </w:pPr>
            <w:r w:rsidRPr="007E6A31">
              <w:rPr>
                <w:color w:val="000000" w:themeColor="text1"/>
              </w:rPr>
              <w:t>Enabled.</w:t>
            </w:r>
          </w:p>
        </w:tc>
        <w:tc>
          <w:tcPr>
            <w:tcW w:w="1002" w:type="dxa"/>
          </w:tcPr>
          <w:p w14:paraId="25512071"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79" w14:textId="77777777" w:rsidTr="003262DB">
        <w:trPr>
          <w:trHeight w:val="70"/>
        </w:trPr>
        <w:tc>
          <w:tcPr>
            <w:tcW w:w="1843" w:type="dxa"/>
          </w:tcPr>
          <w:p w14:paraId="25512073" w14:textId="77777777" w:rsidR="003262DB" w:rsidRPr="007E6A31" w:rsidRDefault="003262DB" w:rsidP="003262DB">
            <w:pPr>
              <w:rPr>
                <w:rFonts w:cs="Arial"/>
                <w:color w:val="000000" w:themeColor="text1"/>
              </w:rPr>
            </w:pPr>
            <w:r w:rsidRPr="007E6A31">
              <w:rPr>
                <w:color w:val="000000" w:themeColor="text1"/>
                <w:lang w:val="en-US"/>
              </w:rPr>
              <w:t>**Policy holder relationship to trust</w:t>
            </w:r>
          </w:p>
        </w:tc>
        <w:tc>
          <w:tcPr>
            <w:tcW w:w="1217" w:type="dxa"/>
          </w:tcPr>
          <w:p w14:paraId="25512074" w14:textId="77777777" w:rsidR="003262DB" w:rsidRPr="007E6A31" w:rsidRDefault="003262DB" w:rsidP="003262DB">
            <w:pPr>
              <w:snapToGrid w:val="0"/>
              <w:rPr>
                <w:rFonts w:cs="Arial"/>
                <w:color w:val="000000" w:themeColor="text1"/>
              </w:rPr>
            </w:pPr>
            <w:r w:rsidRPr="007E6A31">
              <w:rPr>
                <w:rFonts w:cs="Arial"/>
                <w:color w:val="000000" w:themeColor="text1"/>
              </w:rPr>
              <w:t>Drop down</w:t>
            </w:r>
          </w:p>
        </w:tc>
        <w:tc>
          <w:tcPr>
            <w:tcW w:w="1193" w:type="dxa"/>
          </w:tcPr>
          <w:p w14:paraId="25512075" w14:textId="77777777" w:rsidR="003262DB" w:rsidRPr="007E6A31" w:rsidRDefault="003262DB" w:rsidP="003262DB">
            <w:pPr>
              <w:snapToGrid w:val="0"/>
              <w:rPr>
                <w:rFonts w:cs="Arial"/>
                <w:color w:val="000000" w:themeColor="text1"/>
              </w:rPr>
            </w:pPr>
            <w:r w:rsidRPr="007E6A31">
              <w:rPr>
                <w:rFonts w:cs="Arial"/>
                <w:color w:val="000000" w:themeColor="text1"/>
              </w:rPr>
              <w:t>Varchar</w:t>
            </w:r>
          </w:p>
        </w:tc>
        <w:tc>
          <w:tcPr>
            <w:tcW w:w="2410" w:type="dxa"/>
          </w:tcPr>
          <w:p w14:paraId="25512076" w14:textId="77777777" w:rsidR="003262DB" w:rsidRPr="007E6A31" w:rsidRDefault="003262DB" w:rsidP="003262DB">
            <w:pPr>
              <w:rPr>
                <w:rFonts w:cs="Arial"/>
                <w:color w:val="000000" w:themeColor="text1"/>
              </w:rPr>
            </w:pPr>
            <w:r w:rsidRPr="007E6A31">
              <w:rPr>
                <w:rFonts w:cs="Arial"/>
                <w:color w:val="000000" w:themeColor="text1"/>
              </w:rPr>
              <w:t xml:space="preserve">Gives the relationship of the policyholder to the trust. The values would be   </w:t>
            </w:r>
            <w:r w:rsidRPr="007E6A31">
              <w:rPr>
                <w:rFonts w:cs="Arial"/>
                <w:color w:val="000000" w:themeColor="text1"/>
              </w:rPr>
              <w:br/>
              <w:t>Settler ,Beneficiary  and Trustee</w:t>
            </w:r>
          </w:p>
        </w:tc>
        <w:tc>
          <w:tcPr>
            <w:tcW w:w="1701" w:type="dxa"/>
          </w:tcPr>
          <w:p w14:paraId="25512077" w14:textId="77777777" w:rsidR="003262DB" w:rsidRPr="007E6A31" w:rsidRDefault="003262DB">
            <w:pPr>
              <w:rPr>
                <w:color w:val="000000" w:themeColor="text1"/>
              </w:rPr>
            </w:pPr>
            <w:r w:rsidRPr="007E6A31">
              <w:rPr>
                <w:color w:val="000000" w:themeColor="text1"/>
              </w:rPr>
              <w:t>Enabled.</w:t>
            </w:r>
          </w:p>
        </w:tc>
        <w:tc>
          <w:tcPr>
            <w:tcW w:w="1002" w:type="dxa"/>
          </w:tcPr>
          <w:p w14:paraId="25512078"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81" w14:textId="77777777" w:rsidTr="003262DB">
        <w:trPr>
          <w:trHeight w:val="285"/>
        </w:trPr>
        <w:tc>
          <w:tcPr>
            <w:tcW w:w="1843" w:type="dxa"/>
          </w:tcPr>
          <w:p w14:paraId="2551207A" w14:textId="77777777" w:rsidR="003262DB" w:rsidRPr="007E6A31" w:rsidRDefault="003262DB" w:rsidP="003262DB">
            <w:pPr>
              <w:rPr>
                <w:rFonts w:cs="Arial"/>
                <w:color w:val="000000" w:themeColor="text1"/>
              </w:rPr>
            </w:pPr>
            <w:r w:rsidRPr="007E6A31">
              <w:rPr>
                <w:rFonts w:eastAsia="Courier New" w:cs="Arial"/>
                <w:color w:val="000000" w:themeColor="text1"/>
              </w:rPr>
              <w:t>Phone Number</w:t>
            </w:r>
          </w:p>
          <w:p w14:paraId="2551207B" w14:textId="77777777" w:rsidR="003262DB" w:rsidRPr="007E6A31" w:rsidRDefault="003262DB" w:rsidP="003262DB">
            <w:pPr>
              <w:snapToGrid w:val="0"/>
              <w:rPr>
                <w:rFonts w:cs="Arial"/>
                <w:color w:val="000000" w:themeColor="text1"/>
              </w:rPr>
            </w:pPr>
          </w:p>
        </w:tc>
        <w:tc>
          <w:tcPr>
            <w:tcW w:w="1217" w:type="dxa"/>
          </w:tcPr>
          <w:p w14:paraId="2551207C" w14:textId="77777777" w:rsidR="003262DB" w:rsidRPr="007E6A31" w:rsidRDefault="003262DB" w:rsidP="003262DB">
            <w:pPr>
              <w:snapToGrid w:val="0"/>
              <w:rPr>
                <w:rFonts w:cs="Arial"/>
                <w:color w:val="000000" w:themeColor="text1"/>
              </w:rPr>
            </w:pPr>
            <w:r w:rsidRPr="007E6A31">
              <w:rPr>
                <w:rFonts w:cs="Arial"/>
                <w:color w:val="000000" w:themeColor="text1"/>
              </w:rPr>
              <w:t xml:space="preserve">Text Box </w:t>
            </w:r>
          </w:p>
        </w:tc>
        <w:tc>
          <w:tcPr>
            <w:tcW w:w="1193" w:type="dxa"/>
          </w:tcPr>
          <w:p w14:paraId="2551207D" w14:textId="77777777" w:rsidR="003262DB" w:rsidRPr="007E6A31" w:rsidRDefault="003262DB" w:rsidP="003262DB">
            <w:pPr>
              <w:snapToGrid w:val="0"/>
              <w:rPr>
                <w:rFonts w:cs="Arial"/>
                <w:color w:val="000000" w:themeColor="text1"/>
              </w:rPr>
            </w:pPr>
            <w:r w:rsidRPr="007E6A31">
              <w:rPr>
                <w:rFonts w:cs="Arial"/>
                <w:color w:val="000000" w:themeColor="text1"/>
              </w:rPr>
              <w:t>Numeric</w:t>
            </w:r>
          </w:p>
        </w:tc>
        <w:tc>
          <w:tcPr>
            <w:tcW w:w="2410" w:type="dxa"/>
          </w:tcPr>
          <w:p w14:paraId="2551207E" w14:textId="77777777" w:rsidR="003262DB" w:rsidRPr="007E6A31" w:rsidRDefault="003262DB" w:rsidP="003262DB">
            <w:pPr>
              <w:rPr>
                <w:rFonts w:cs="Arial"/>
                <w:color w:val="000000" w:themeColor="text1"/>
              </w:rPr>
            </w:pPr>
            <w:r w:rsidRPr="007E6A31">
              <w:rPr>
                <w:rFonts w:cs="Arial"/>
                <w:color w:val="000000" w:themeColor="text1"/>
              </w:rPr>
              <w:t>Gives the phone number details</w:t>
            </w:r>
          </w:p>
        </w:tc>
        <w:tc>
          <w:tcPr>
            <w:tcW w:w="1701" w:type="dxa"/>
          </w:tcPr>
          <w:p w14:paraId="2551207F" w14:textId="77777777" w:rsidR="003262DB" w:rsidRPr="007E6A31" w:rsidRDefault="003262DB" w:rsidP="003262DB">
            <w:pPr>
              <w:snapToGrid w:val="0"/>
              <w:rPr>
                <w:rFonts w:cs="Arial"/>
                <w:color w:val="000000" w:themeColor="text1"/>
              </w:rPr>
            </w:pPr>
            <w:r w:rsidRPr="007E6A31">
              <w:rPr>
                <w:color w:val="000000" w:themeColor="text1"/>
              </w:rPr>
              <w:t>Enabled.</w:t>
            </w:r>
          </w:p>
        </w:tc>
        <w:tc>
          <w:tcPr>
            <w:tcW w:w="1002" w:type="dxa"/>
          </w:tcPr>
          <w:p w14:paraId="25512080"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r w:rsidR="007E6A31" w:rsidRPr="007E6A31" w14:paraId="2551208A" w14:textId="77777777" w:rsidTr="003262DB">
        <w:trPr>
          <w:trHeight w:val="285"/>
        </w:trPr>
        <w:tc>
          <w:tcPr>
            <w:tcW w:w="1843" w:type="dxa"/>
          </w:tcPr>
          <w:p w14:paraId="25512082" w14:textId="77777777" w:rsidR="003262DB" w:rsidRPr="007E6A31" w:rsidRDefault="003262DB" w:rsidP="003262DB">
            <w:pPr>
              <w:rPr>
                <w:color w:val="000000" w:themeColor="text1"/>
                <w:lang w:val="en-US"/>
              </w:rPr>
            </w:pPr>
            <w:r w:rsidRPr="007E6A31">
              <w:rPr>
                <w:color w:val="000000" w:themeColor="text1"/>
                <w:lang w:val="en-US"/>
              </w:rPr>
              <w:t>Assignment  Effective date*</w:t>
            </w:r>
          </w:p>
          <w:p w14:paraId="25512083" w14:textId="77777777" w:rsidR="003262DB" w:rsidRPr="007E6A31" w:rsidRDefault="003262DB" w:rsidP="003262DB">
            <w:pPr>
              <w:ind w:left="360"/>
              <w:rPr>
                <w:rFonts w:cs="Arial"/>
                <w:color w:val="000000" w:themeColor="text1"/>
              </w:rPr>
            </w:pPr>
          </w:p>
        </w:tc>
        <w:tc>
          <w:tcPr>
            <w:tcW w:w="1217" w:type="dxa"/>
          </w:tcPr>
          <w:p w14:paraId="25512084" w14:textId="77777777" w:rsidR="003262DB" w:rsidRPr="007E6A31" w:rsidRDefault="003262DB" w:rsidP="003262DB">
            <w:pPr>
              <w:snapToGrid w:val="0"/>
              <w:rPr>
                <w:rFonts w:cs="Arial"/>
                <w:color w:val="000000" w:themeColor="text1"/>
              </w:rPr>
            </w:pPr>
            <w:r w:rsidRPr="007E6A31">
              <w:rPr>
                <w:rFonts w:cs="Arial"/>
                <w:color w:val="000000" w:themeColor="text1"/>
              </w:rPr>
              <w:t xml:space="preserve">Text Box </w:t>
            </w:r>
          </w:p>
          <w:p w14:paraId="25512085" w14:textId="77777777" w:rsidR="003262DB" w:rsidRPr="007E6A31" w:rsidRDefault="003262DB" w:rsidP="003262DB">
            <w:pPr>
              <w:snapToGrid w:val="0"/>
              <w:rPr>
                <w:rFonts w:cs="Arial"/>
                <w:color w:val="000000" w:themeColor="text1"/>
              </w:rPr>
            </w:pPr>
          </w:p>
        </w:tc>
        <w:tc>
          <w:tcPr>
            <w:tcW w:w="1193" w:type="dxa"/>
          </w:tcPr>
          <w:p w14:paraId="25512086" w14:textId="77777777" w:rsidR="003262DB" w:rsidRPr="007E6A31" w:rsidRDefault="003262DB" w:rsidP="003262DB">
            <w:pPr>
              <w:snapToGrid w:val="0"/>
              <w:rPr>
                <w:rFonts w:cs="Arial"/>
                <w:color w:val="000000" w:themeColor="text1"/>
              </w:rPr>
            </w:pPr>
            <w:r w:rsidRPr="007E6A31">
              <w:rPr>
                <w:rFonts w:cs="Arial"/>
                <w:color w:val="000000" w:themeColor="text1"/>
              </w:rPr>
              <w:t xml:space="preserve">Date </w:t>
            </w:r>
          </w:p>
        </w:tc>
        <w:tc>
          <w:tcPr>
            <w:tcW w:w="2410" w:type="dxa"/>
          </w:tcPr>
          <w:p w14:paraId="25512087" w14:textId="77777777" w:rsidR="003262DB" w:rsidRPr="007E6A31" w:rsidRDefault="003262DB" w:rsidP="003262DB">
            <w:pPr>
              <w:rPr>
                <w:rFonts w:cs="Arial"/>
                <w:color w:val="000000" w:themeColor="text1"/>
              </w:rPr>
            </w:pPr>
            <w:r w:rsidRPr="007E6A31">
              <w:rPr>
                <w:rFonts w:cs="Arial"/>
                <w:color w:val="000000" w:themeColor="text1"/>
              </w:rPr>
              <w:t>Gives the effective date of the assignment</w:t>
            </w:r>
          </w:p>
        </w:tc>
        <w:tc>
          <w:tcPr>
            <w:tcW w:w="1701" w:type="dxa"/>
          </w:tcPr>
          <w:p w14:paraId="25512088" w14:textId="77777777" w:rsidR="003262DB" w:rsidRPr="007E6A31" w:rsidRDefault="003262DB" w:rsidP="003262DB">
            <w:pPr>
              <w:snapToGrid w:val="0"/>
              <w:rPr>
                <w:rFonts w:cs="Arial"/>
                <w:color w:val="000000" w:themeColor="text1"/>
              </w:rPr>
            </w:pPr>
            <w:r w:rsidRPr="007E6A31">
              <w:rPr>
                <w:color w:val="000000" w:themeColor="text1"/>
              </w:rPr>
              <w:t>Disabled</w:t>
            </w:r>
          </w:p>
        </w:tc>
        <w:tc>
          <w:tcPr>
            <w:tcW w:w="1002" w:type="dxa"/>
          </w:tcPr>
          <w:p w14:paraId="25512089" w14:textId="77777777" w:rsidR="003262DB" w:rsidRPr="007E6A31" w:rsidRDefault="003262DB" w:rsidP="003262DB">
            <w:pPr>
              <w:snapToGrid w:val="0"/>
              <w:rPr>
                <w:rFonts w:cs="Arial"/>
                <w:color w:val="000000" w:themeColor="text1"/>
              </w:rPr>
            </w:pPr>
            <w:r w:rsidRPr="007E6A31">
              <w:rPr>
                <w:rFonts w:cs="Arial"/>
                <w:color w:val="000000" w:themeColor="text1"/>
              </w:rPr>
              <w:t>N/A</w:t>
            </w:r>
          </w:p>
        </w:tc>
      </w:tr>
    </w:tbl>
    <w:p w14:paraId="2551208B" w14:textId="77777777" w:rsidR="003262DB" w:rsidRPr="007E6A31" w:rsidRDefault="003262DB" w:rsidP="00680F6B">
      <w:pPr>
        <w:rPr>
          <w:color w:val="000000" w:themeColor="text1"/>
          <w:lang w:val="en-US"/>
        </w:rPr>
      </w:pPr>
      <w:r w:rsidRPr="007E6A31">
        <w:rPr>
          <w:color w:val="000000" w:themeColor="text1"/>
          <w:lang w:val="en-US"/>
        </w:rPr>
        <w:t>*Date format would be “dd/mm/yyyy”</w:t>
      </w:r>
    </w:p>
    <w:p w14:paraId="2551208C" w14:textId="77777777" w:rsidR="003262DB" w:rsidRPr="007E6A31" w:rsidRDefault="003262DB" w:rsidP="00680F6B">
      <w:pPr>
        <w:rPr>
          <w:color w:val="000000" w:themeColor="text1"/>
          <w:lang w:val="en-US"/>
        </w:rPr>
      </w:pPr>
    </w:p>
    <w:p w14:paraId="2551208D" w14:textId="77777777" w:rsidR="00680F6B" w:rsidRPr="007E6A31" w:rsidRDefault="00680F6B" w:rsidP="00680F6B">
      <w:pPr>
        <w:rPr>
          <w:b/>
          <w:color w:val="000000" w:themeColor="text1"/>
          <w:u w:val="single"/>
          <w:lang w:val="en-US"/>
        </w:rPr>
      </w:pPr>
      <w:r w:rsidRPr="007E6A31">
        <w:rPr>
          <w:b/>
          <w:color w:val="000000" w:themeColor="text1"/>
          <w:u w:val="single"/>
          <w:lang w:val="en-US"/>
        </w:rPr>
        <w:t>Hy</w:t>
      </w:r>
      <w:r w:rsidR="00C34A77" w:rsidRPr="007E6A31">
        <w:rPr>
          <w:b/>
          <w:color w:val="000000" w:themeColor="text1"/>
          <w:u w:val="single"/>
          <w:lang w:val="en-US"/>
        </w:rPr>
        <w:t>perlinks, Buttons and Options :</w:t>
      </w:r>
    </w:p>
    <w:p w14:paraId="2551208E" w14:textId="77777777" w:rsidR="00D25CAC" w:rsidRPr="007E6A31" w:rsidRDefault="00D25CAC" w:rsidP="00680F6B">
      <w:pPr>
        <w:rPr>
          <w:color w:val="000000" w:themeColor="text1"/>
          <w:lang w:val="en-US"/>
        </w:rPr>
      </w:pPr>
    </w:p>
    <w:p w14:paraId="2551208F" w14:textId="77777777" w:rsidR="00680F6B" w:rsidRPr="007E6A31" w:rsidRDefault="00680F6B" w:rsidP="00680F6B">
      <w:pPr>
        <w:rPr>
          <w:color w:val="000000" w:themeColor="text1"/>
          <w:lang w:val="en-US"/>
        </w:rPr>
      </w:pPr>
      <w:r w:rsidRPr="007E6A31">
        <w:rPr>
          <w:b/>
          <w:color w:val="000000" w:themeColor="text1"/>
          <w:lang w:val="en-US"/>
        </w:rPr>
        <w:t>Back</w:t>
      </w:r>
      <w:r w:rsidRPr="007E6A31">
        <w:rPr>
          <w:color w:val="000000" w:themeColor="text1"/>
          <w:lang w:val="en-US"/>
        </w:rPr>
        <w:t xml:space="preserve"> – Button   : Allows going back to </w:t>
      </w:r>
      <w:r w:rsidR="003B7D81" w:rsidRPr="007E6A31">
        <w:rPr>
          <w:color w:val="000000" w:themeColor="text1"/>
          <w:lang w:val="en-US"/>
        </w:rPr>
        <w:t>Approver’s Dashboard.</w:t>
      </w:r>
    </w:p>
    <w:p w14:paraId="25512090" w14:textId="77777777" w:rsidR="00680F6B" w:rsidRPr="007E6A31" w:rsidRDefault="00680F6B" w:rsidP="00680F6B">
      <w:pPr>
        <w:rPr>
          <w:color w:val="000000" w:themeColor="text1"/>
          <w:lang w:val="en-US"/>
        </w:rPr>
      </w:pPr>
    </w:p>
    <w:p w14:paraId="25512091" w14:textId="77777777" w:rsidR="00680F6B" w:rsidRPr="007E6A31" w:rsidRDefault="00680F6B" w:rsidP="00680F6B">
      <w:pPr>
        <w:rPr>
          <w:color w:val="000000" w:themeColor="text1"/>
          <w:lang w:val="en-US"/>
        </w:rPr>
      </w:pPr>
      <w:r w:rsidRPr="007E6A31">
        <w:rPr>
          <w:b/>
          <w:color w:val="000000" w:themeColor="text1"/>
          <w:lang w:val="en-US"/>
        </w:rPr>
        <w:t>Approve</w:t>
      </w:r>
      <w:r w:rsidRPr="007E6A31">
        <w:rPr>
          <w:color w:val="000000" w:themeColor="text1"/>
          <w:lang w:val="en-US"/>
        </w:rPr>
        <w:t xml:space="preserve"> – Button   : Clicking on Approve button, the Assignment request will be approved.</w:t>
      </w:r>
    </w:p>
    <w:p w14:paraId="25512092" w14:textId="77777777" w:rsidR="00680F6B" w:rsidRPr="007E6A31" w:rsidRDefault="00680F6B" w:rsidP="00680F6B">
      <w:pPr>
        <w:rPr>
          <w:color w:val="000000" w:themeColor="text1"/>
          <w:lang w:val="en-US"/>
        </w:rPr>
      </w:pPr>
    </w:p>
    <w:p w14:paraId="25512093" w14:textId="77777777" w:rsidR="00DB4CB1" w:rsidRPr="007E6A31" w:rsidRDefault="00DB4CB1" w:rsidP="00DB4CB1">
      <w:pPr>
        <w:rPr>
          <w:color w:val="000000" w:themeColor="text1"/>
          <w:lang w:val="en-US"/>
        </w:rPr>
      </w:pPr>
      <w:r w:rsidRPr="007E6A31">
        <w:rPr>
          <w:b/>
          <w:color w:val="000000" w:themeColor="text1"/>
          <w:lang w:val="en-US"/>
        </w:rPr>
        <w:t xml:space="preserve">Reject – </w:t>
      </w:r>
      <w:r w:rsidR="006226EE" w:rsidRPr="007E6A31">
        <w:rPr>
          <w:color w:val="000000" w:themeColor="text1"/>
          <w:lang w:val="en-US"/>
        </w:rPr>
        <w:t>Button: Allows rejecting the assignment request. In case of reject button is clicked, then system will give a message “Are you sure to reject the Assignment Request” with Yes and No Options. If Yes is clicked, then Assignment Rejection Letter generation trigger will be initiated.</w:t>
      </w:r>
    </w:p>
    <w:p w14:paraId="25512094" w14:textId="77777777" w:rsidR="00DB4CB1" w:rsidRPr="007E6A31" w:rsidRDefault="00DB4CB1" w:rsidP="00680F6B">
      <w:pPr>
        <w:rPr>
          <w:b/>
          <w:color w:val="000000" w:themeColor="text1"/>
          <w:lang w:val="en-US"/>
        </w:rPr>
      </w:pPr>
    </w:p>
    <w:p w14:paraId="25512095" w14:textId="77777777" w:rsidR="00680F6B" w:rsidRPr="007E6A31" w:rsidRDefault="00680F6B" w:rsidP="00680F6B">
      <w:pPr>
        <w:rPr>
          <w:color w:val="000000" w:themeColor="text1"/>
          <w:lang w:val="en-US"/>
        </w:rPr>
      </w:pPr>
      <w:r w:rsidRPr="007E6A31">
        <w:rPr>
          <w:b/>
          <w:color w:val="000000" w:themeColor="text1"/>
          <w:lang w:val="en-US"/>
        </w:rPr>
        <w:t>Send for Print</w:t>
      </w:r>
      <w:r w:rsidRPr="007E6A31">
        <w:rPr>
          <w:color w:val="000000" w:themeColor="text1"/>
          <w:lang w:val="en-US"/>
        </w:rPr>
        <w:t xml:space="preserve"> - Button: Allows </w:t>
      </w:r>
      <w:r w:rsidR="00C34A77" w:rsidRPr="007E6A31">
        <w:rPr>
          <w:color w:val="000000" w:themeColor="text1"/>
          <w:lang w:val="en-US"/>
        </w:rPr>
        <w:t>printing</w:t>
      </w:r>
      <w:r w:rsidRPr="007E6A31">
        <w:rPr>
          <w:color w:val="000000" w:themeColor="text1"/>
          <w:lang w:val="en-US"/>
        </w:rPr>
        <w:t xml:space="preserve"> the Endorsement letter</w:t>
      </w:r>
      <w:r w:rsidR="00CF6D77" w:rsidRPr="007E6A31">
        <w:rPr>
          <w:color w:val="000000" w:themeColor="text1"/>
          <w:lang w:val="en-US"/>
        </w:rPr>
        <w:t xml:space="preserve"> for Assignment</w:t>
      </w:r>
      <w:r w:rsidRPr="007E6A31">
        <w:rPr>
          <w:color w:val="000000" w:themeColor="text1"/>
          <w:lang w:val="en-US"/>
        </w:rPr>
        <w:t xml:space="preserve"> .It will be enabled </w:t>
      </w:r>
      <w:r w:rsidR="00DB4CB1" w:rsidRPr="007E6A31">
        <w:rPr>
          <w:color w:val="000000" w:themeColor="text1"/>
          <w:lang w:val="en-US"/>
        </w:rPr>
        <w:t xml:space="preserve">in case the Assignment </w:t>
      </w:r>
      <w:r w:rsidR="00D41F73" w:rsidRPr="007E6A31">
        <w:rPr>
          <w:color w:val="000000" w:themeColor="text1"/>
          <w:lang w:val="en-US"/>
        </w:rPr>
        <w:t>request is</w:t>
      </w:r>
      <w:r w:rsidR="00DB4CB1" w:rsidRPr="007E6A31">
        <w:rPr>
          <w:color w:val="000000" w:themeColor="text1"/>
          <w:lang w:val="en-US"/>
        </w:rPr>
        <w:t xml:space="preserve"> approved or rejected.</w:t>
      </w:r>
    </w:p>
    <w:p w14:paraId="25512096" w14:textId="77777777" w:rsidR="00D25CAC" w:rsidRPr="007E6A31" w:rsidRDefault="00D25CAC" w:rsidP="00D25CAC">
      <w:pPr>
        <w:rPr>
          <w:color w:val="000000" w:themeColor="text1"/>
        </w:rPr>
      </w:pPr>
    </w:p>
    <w:p w14:paraId="25512097" w14:textId="77777777" w:rsidR="00D25CAC" w:rsidRPr="007E6A31" w:rsidRDefault="00D25CAC" w:rsidP="00D25CAC">
      <w:pPr>
        <w:rPr>
          <w:b/>
          <w:color w:val="000000" w:themeColor="text1"/>
        </w:rPr>
      </w:pPr>
      <w:r w:rsidRPr="007E6A31">
        <w:rPr>
          <w:b/>
          <w:color w:val="000000" w:themeColor="text1"/>
        </w:rPr>
        <w:t xml:space="preserve">View </w:t>
      </w:r>
      <w:r w:rsidR="00C34A77" w:rsidRPr="007E6A31">
        <w:rPr>
          <w:b/>
          <w:color w:val="000000" w:themeColor="text1"/>
        </w:rPr>
        <w:t>Documents -</w:t>
      </w:r>
      <w:r w:rsidR="00C34A77" w:rsidRPr="007E6A31">
        <w:rPr>
          <w:color w:val="000000" w:themeColor="text1"/>
        </w:rPr>
        <w:t>Button:</w:t>
      </w:r>
      <w:r w:rsidRPr="007E6A31">
        <w:rPr>
          <w:color w:val="000000" w:themeColor="text1"/>
        </w:rPr>
        <w:t xml:space="preserve"> Allows </w:t>
      </w:r>
      <w:r w:rsidR="00C34A77" w:rsidRPr="007E6A31">
        <w:rPr>
          <w:color w:val="000000" w:themeColor="text1"/>
        </w:rPr>
        <w:t>viewing</w:t>
      </w:r>
      <w:r w:rsidRPr="007E6A31">
        <w:rPr>
          <w:color w:val="000000" w:themeColor="text1"/>
        </w:rPr>
        <w:t xml:space="preserve"> the documents submitted.</w:t>
      </w:r>
    </w:p>
    <w:p w14:paraId="25512098" w14:textId="77777777" w:rsidR="00D25CAC" w:rsidRPr="007E6A31" w:rsidRDefault="00D25CAC" w:rsidP="00D25CAC">
      <w:pPr>
        <w:rPr>
          <w:b/>
          <w:color w:val="000000" w:themeColor="text1"/>
        </w:rPr>
      </w:pPr>
    </w:p>
    <w:p w14:paraId="14B304BE" w14:textId="77777777" w:rsidR="004C670D" w:rsidRDefault="00D25CAC" w:rsidP="004C670D">
      <w:pPr>
        <w:rPr>
          <w:color w:val="000000" w:themeColor="text1"/>
        </w:rPr>
      </w:pPr>
      <w:r w:rsidRPr="007E6A31">
        <w:rPr>
          <w:b/>
          <w:color w:val="000000" w:themeColor="text1"/>
        </w:rPr>
        <w:t xml:space="preserve">Request for Documents – </w:t>
      </w:r>
      <w:r w:rsidRPr="007E6A31">
        <w:rPr>
          <w:color w:val="000000" w:themeColor="text1"/>
        </w:rPr>
        <w:t xml:space="preserve">Button: Allows </w:t>
      </w:r>
      <w:r w:rsidR="00C34A77" w:rsidRPr="007E6A31">
        <w:rPr>
          <w:color w:val="000000" w:themeColor="text1"/>
        </w:rPr>
        <w:t>requesting</w:t>
      </w:r>
      <w:r w:rsidRPr="007E6A31">
        <w:rPr>
          <w:color w:val="000000" w:themeColor="text1"/>
        </w:rPr>
        <w:t xml:space="preserve"> for further documents</w:t>
      </w:r>
      <w:bookmarkStart w:id="16" w:name="_Toc347933719"/>
    </w:p>
    <w:p w14:paraId="2551209A" w14:textId="37E93CF3" w:rsidR="00780965" w:rsidRPr="004C670D" w:rsidRDefault="00780965" w:rsidP="004C670D">
      <w:pPr>
        <w:rPr>
          <w:b/>
          <w:color w:val="000000" w:themeColor="text1"/>
        </w:rPr>
      </w:pPr>
      <w:r w:rsidRPr="007E6A31">
        <w:rPr>
          <w:b/>
          <w:color w:val="000000" w:themeColor="text1"/>
          <w:sz w:val="22"/>
          <w:lang w:val="en-US"/>
        </w:rPr>
        <w:lastRenderedPageBreak/>
        <w:t>Modify</w:t>
      </w:r>
      <w:r w:rsidR="00003CDA" w:rsidRPr="007E6A31">
        <w:rPr>
          <w:b/>
          <w:color w:val="000000" w:themeColor="text1"/>
          <w:sz w:val="22"/>
          <w:lang w:val="en-US"/>
        </w:rPr>
        <w:t>ing</w:t>
      </w:r>
      <w:r w:rsidRPr="007E6A31">
        <w:rPr>
          <w:b/>
          <w:color w:val="000000" w:themeColor="text1"/>
          <w:sz w:val="22"/>
          <w:lang w:val="en-US"/>
        </w:rPr>
        <w:t xml:space="preserve"> Assignee Details</w:t>
      </w:r>
      <w:bookmarkEnd w:id="16"/>
      <w:r w:rsidR="00C850C2">
        <w:rPr>
          <w:b/>
          <w:color w:val="000000" w:themeColor="text1"/>
          <w:sz w:val="22"/>
          <w:lang w:val="en-US"/>
        </w:rPr>
        <w:t>(Reassignment)</w:t>
      </w:r>
    </w:p>
    <w:p w14:paraId="2551209B" w14:textId="77777777" w:rsidR="0039223B" w:rsidRPr="007E6A31" w:rsidRDefault="0039223B" w:rsidP="0039223B">
      <w:pPr>
        <w:rPr>
          <w:color w:val="000000" w:themeColor="text1"/>
        </w:rPr>
      </w:pPr>
      <w:r w:rsidRPr="007E6A31">
        <w:rPr>
          <w:color w:val="000000" w:themeColor="text1"/>
        </w:rPr>
        <w:t xml:space="preserve">At a time there </w:t>
      </w:r>
      <w:r w:rsidRPr="007E6A31">
        <w:rPr>
          <w:b/>
          <w:color w:val="000000" w:themeColor="text1"/>
        </w:rPr>
        <w:t>will not</w:t>
      </w:r>
      <w:r w:rsidRPr="007E6A31">
        <w:rPr>
          <w:color w:val="000000" w:themeColor="text1"/>
        </w:rPr>
        <w:t xml:space="preserve"> be more than one active assignment, </w:t>
      </w:r>
      <w:r w:rsidR="00003CDA" w:rsidRPr="007E6A31">
        <w:rPr>
          <w:color w:val="000000" w:themeColor="text1"/>
        </w:rPr>
        <w:t>Double clicking on the Assignment section will allow to edit the details.</w:t>
      </w:r>
    </w:p>
    <w:p w14:paraId="2551209C" w14:textId="77777777" w:rsidR="0039223B" w:rsidRPr="007E6A31" w:rsidRDefault="0039223B" w:rsidP="0039223B">
      <w:pPr>
        <w:rPr>
          <w:color w:val="000000" w:themeColor="text1"/>
        </w:rPr>
      </w:pPr>
    </w:p>
    <w:p w14:paraId="2551209D" w14:textId="77777777" w:rsidR="0039223B" w:rsidRPr="007E6A31" w:rsidRDefault="0039223B" w:rsidP="0039223B">
      <w:pPr>
        <w:rPr>
          <w:color w:val="000000" w:themeColor="text1"/>
        </w:rPr>
      </w:pPr>
      <w:r w:rsidRPr="007E6A31">
        <w:rPr>
          <w:color w:val="000000" w:themeColor="text1"/>
        </w:rPr>
        <w:t xml:space="preserve">In case </w:t>
      </w:r>
      <w:r w:rsidR="00003CDA" w:rsidRPr="007E6A31">
        <w:rPr>
          <w:color w:val="000000" w:themeColor="text1"/>
        </w:rPr>
        <w:t xml:space="preserve">the Assignment type is “Absolute”, then </w:t>
      </w:r>
      <w:r w:rsidRPr="007E6A31">
        <w:rPr>
          <w:color w:val="000000" w:themeColor="text1"/>
        </w:rPr>
        <w:t>a written consent from the Assignee is essential to perform another assignment.</w:t>
      </w:r>
    </w:p>
    <w:p w14:paraId="2551209E" w14:textId="77777777" w:rsidR="0039223B" w:rsidRPr="007E6A31" w:rsidRDefault="0039223B" w:rsidP="0039223B">
      <w:pPr>
        <w:rPr>
          <w:color w:val="000000" w:themeColor="text1"/>
        </w:rPr>
      </w:pPr>
    </w:p>
    <w:p w14:paraId="2551209F" w14:textId="77777777" w:rsidR="0039223B" w:rsidRPr="007E6A31" w:rsidRDefault="0039223B" w:rsidP="0039223B">
      <w:pPr>
        <w:rPr>
          <w:color w:val="000000" w:themeColor="text1"/>
        </w:rPr>
      </w:pPr>
      <w:r w:rsidRPr="007E6A31">
        <w:rPr>
          <w:color w:val="000000" w:themeColor="text1"/>
        </w:rPr>
        <w:t>In case of conditional assignment, the policy will be reassigned back to the Insured.</w:t>
      </w:r>
    </w:p>
    <w:p w14:paraId="255120A0" w14:textId="77777777" w:rsidR="0039223B" w:rsidRPr="007E6A31" w:rsidRDefault="0039223B" w:rsidP="0039223B">
      <w:pPr>
        <w:rPr>
          <w:color w:val="000000" w:themeColor="text1"/>
        </w:rPr>
      </w:pPr>
    </w:p>
    <w:p w14:paraId="255120A1" w14:textId="77777777" w:rsidR="0039223B" w:rsidRPr="007E6A31" w:rsidRDefault="0039223B" w:rsidP="0039223B">
      <w:pPr>
        <w:rPr>
          <w:color w:val="000000" w:themeColor="text1"/>
        </w:rPr>
      </w:pPr>
      <w:r w:rsidRPr="007E6A31">
        <w:rPr>
          <w:color w:val="000000" w:themeColor="text1"/>
        </w:rPr>
        <w:t xml:space="preserve">When the Assignment status is changed to Reassigned, System enables </w:t>
      </w:r>
      <w:r w:rsidR="00003CDA" w:rsidRPr="007E6A31">
        <w:rPr>
          <w:color w:val="000000" w:themeColor="text1"/>
        </w:rPr>
        <w:t>to</w:t>
      </w:r>
      <w:r w:rsidRPr="007E6A31">
        <w:rPr>
          <w:color w:val="000000" w:themeColor="text1"/>
        </w:rPr>
        <w:t xml:space="preserve"> add assignee</w:t>
      </w:r>
      <w:r w:rsidR="00003CDA" w:rsidRPr="007E6A31">
        <w:rPr>
          <w:color w:val="000000" w:themeColor="text1"/>
        </w:rPr>
        <w:t xml:space="preserve"> on the policy</w:t>
      </w:r>
      <w:r w:rsidRPr="007E6A31">
        <w:rPr>
          <w:color w:val="000000" w:themeColor="text1"/>
        </w:rPr>
        <w:t xml:space="preserve"> </w:t>
      </w:r>
    </w:p>
    <w:p w14:paraId="255120A2" w14:textId="77777777" w:rsidR="0039223B" w:rsidRPr="007E6A31" w:rsidRDefault="0039223B" w:rsidP="0039223B">
      <w:pPr>
        <w:rPr>
          <w:color w:val="000000" w:themeColor="text1"/>
        </w:rPr>
      </w:pPr>
    </w:p>
    <w:p w14:paraId="255120A3" w14:textId="77777777" w:rsidR="00780965" w:rsidRPr="007E6A31" w:rsidRDefault="0039223B" w:rsidP="00780965">
      <w:pPr>
        <w:rPr>
          <w:color w:val="000000" w:themeColor="text1"/>
          <w:lang w:val="en-US"/>
        </w:rPr>
      </w:pPr>
      <w:r w:rsidRPr="007E6A31">
        <w:rPr>
          <w:color w:val="000000" w:themeColor="text1"/>
        </w:rPr>
        <w:t>A new Assignment will only be allowed to be made if the policy</w:t>
      </w:r>
      <w:r w:rsidR="00C34A77" w:rsidRPr="007E6A31">
        <w:rPr>
          <w:color w:val="000000" w:themeColor="text1"/>
        </w:rPr>
        <w:t xml:space="preserve"> assignment status </w:t>
      </w:r>
      <w:r w:rsidRPr="007E6A31">
        <w:rPr>
          <w:color w:val="000000" w:themeColor="text1"/>
        </w:rPr>
        <w:t>is reassigned</w:t>
      </w:r>
      <w:r w:rsidR="00C34A77" w:rsidRPr="007E6A31">
        <w:rPr>
          <w:color w:val="000000" w:themeColor="text1"/>
        </w:rPr>
        <w:t>.</w:t>
      </w:r>
    </w:p>
    <w:p w14:paraId="255120A4" w14:textId="77777777" w:rsidR="00826D67" w:rsidRPr="007E6A31" w:rsidRDefault="00826D67" w:rsidP="00780965">
      <w:pPr>
        <w:rPr>
          <w:color w:val="000000" w:themeColor="text1"/>
          <w:lang w:val="en-US"/>
        </w:rPr>
      </w:pPr>
    </w:p>
    <w:p w14:paraId="255120A5" w14:textId="6491745D" w:rsidR="00B7210C" w:rsidRPr="007E6A31" w:rsidRDefault="00DD6C94" w:rsidP="00CA25BD">
      <w:pPr>
        <w:pStyle w:val="Heading3"/>
        <w:numPr>
          <w:ilvl w:val="0"/>
          <w:numId w:val="0"/>
        </w:numPr>
        <w:rPr>
          <w:rStyle w:val="Strong"/>
          <w:color w:val="000000" w:themeColor="text1"/>
        </w:rPr>
      </w:pPr>
      <w:bookmarkStart w:id="17" w:name="_Toc347933720"/>
      <w:r w:rsidRPr="007E6A31">
        <w:rPr>
          <w:rStyle w:val="Strong"/>
          <w:color w:val="000000" w:themeColor="text1"/>
        </w:rPr>
        <w:t>7.</w:t>
      </w:r>
      <w:r w:rsidR="00267816" w:rsidRPr="007E6A31">
        <w:rPr>
          <w:rStyle w:val="Strong"/>
          <w:color w:val="000000" w:themeColor="text1"/>
        </w:rPr>
        <w:t>2</w:t>
      </w:r>
      <w:r w:rsidR="00780965" w:rsidRPr="007E6A31">
        <w:rPr>
          <w:rStyle w:val="Strong"/>
          <w:color w:val="000000" w:themeColor="text1"/>
        </w:rPr>
        <w:t>.</w:t>
      </w:r>
      <w:r w:rsidRPr="007E6A31">
        <w:rPr>
          <w:rStyle w:val="Strong"/>
          <w:color w:val="000000" w:themeColor="text1"/>
        </w:rPr>
        <w:t>2</w:t>
      </w:r>
      <w:r w:rsidR="00780965" w:rsidRPr="007E6A31">
        <w:rPr>
          <w:rStyle w:val="Strong"/>
          <w:color w:val="000000" w:themeColor="text1"/>
        </w:rPr>
        <w:t xml:space="preserve">a </w:t>
      </w:r>
      <w:r w:rsidR="00D244C0" w:rsidRPr="007E6A31">
        <w:rPr>
          <w:b/>
          <w:color w:val="000000" w:themeColor="text1"/>
          <w:lang w:val="en-US"/>
        </w:rPr>
        <w:t>Modify</w:t>
      </w:r>
      <w:r w:rsidR="00003CDA" w:rsidRPr="007E6A31">
        <w:rPr>
          <w:b/>
          <w:color w:val="000000" w:themeColor="text1"/>
          <w:lang w:val="en-US"/>
        </w:rPr>
        <w:t>ing</w:t>
      </w:r>
      <w:r w:rsidR="00D244C0" w:rsidRPr="007E6A31">
        <w:rPr>
          <w:b/>
          <w:color w:val="000000" w:themeColor="text1"/>
          <w:lang w:val="en-US"/>
        </w:rPr>
        <w:t xml:space="preserve"> Assignee Details </w:t>
      </w:r>
      <w:r w:rsidR="00B7210C" w:rsidRPr="007E6A31">
        <w:rPr>
          <w:rStyle w:val="Strong"/>
          <w:color w:val="000000" w:themeColor="text1"/>
        </w:rPr>
        <w:t>–</w:t>
      </w:r>
      <w:r w:rsidR="00826A5B" w:rsidRPr="007E6A31">
        <w:rPr>
          <w:rStyle w:val="Strong"/>
          <w:color w:val="000000" w:themeColor="text1"/>
        </w:rPr>
        <w:t>Individual</w:t>
      </w:r>
      <w:bookmarkEnd w:id="17"/>
      <w:r w:rsidR="00C850C2">
        <w:rPr>
          <w:rStyle w:val="Strong"/>
          <w:color w:val="000000" w:themeColor="text1"/>
        </w:rPr>
        <w:t>(Reassignment)</w:t>
      </w:r>
    </w:p>
    <w:p w14:paraId="255120A6" w14:textId="77777777" w:rsidR="0039223B" w:rsidRPr="007E6A31" w:rsidRDefault="00394A89" w:rsidP="0039223B">
      <w:pPr>
        <w:rPr>
          <w:color w:val="000000" w:themeColor="text1"/>
          <w:lang w:val="en-US"/>
        </w:rPr>
      </w:pPr>
      <w:r w:rsidRPr="007E6A31">
        <w:rPr>
          <w:color w:val="000000" w:themeColor="text1"/>
          <w:lang w:val="en-US"/>
        </w:rPr>
        <w:t xml:space="preserve">Upon double clicking on the existing row present in the </w:t>
      </w:r>
      <w:r w:rsidR="00E17204" w:rsidRPr="007E6A31">
        <w:rPr>
          <w:color w:val="000000" w:themeColor="text1"/>
          <w:lang w:val="en-US"/>
        </w:rPr>
        <w:t>Assignment Section, Data Entry Operator will be allowed to edit the details</w:t>
      </w:r>
    </w:p>
    <w:p w14:paraId="255120A7" w14:textId="77777777" w:rsidR="00623CA0" w:rsidRPr="007E6A31" w:rsidRDefault="00E17204" w:rsidP="00780965">
      <w:pPr>
        <w:rPr>
          <w:color w:val="000000" w:themeColor="text1"/>
          <w:lang w:val="en-US"/>
        </w:rPr>
      </w:pPr>
      <w:r w:rsidRPr="007E6A31">
        <w:rPr>
          <w:noProof/>
          <w:color w:val="000000" w:themeColor="text1"/>
          <w:lang w:val="en-US" w:eastAsia="en-US"/>
        </w:rPr>
        <w:drawing>
          <wp:inline distT="0" distB="0" distL="0" distR="0" wp14:anchorId="255123FA" wp14:editId="255123FB">
            <wp:extent cx="5924550" cy="4067175"/>
            <wp:effectExtent l="19050" t="19050" r="19050" b="285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4550" cy="4067175"/>
                    </a:xfrm>
                    <a:prstGeom prst="rect">
                      <a:avLst/>
                    </a:prstGeom>
                    <a:noFill/>
                    <a:ln>
                      <a:solidFill>
                        <a:schemeClr val="tx1"/>
                      </a:solidFill>
                    </a:ln>
                  </pic:spPr>
                </pic:pic>
              </a:graphicData>
            </a:graphic>
          </wp:inline>
        </w:drawing>
      </w:r>
    </w:p>
    <w:p w14:paraId="255120A8" w14:textId="77777777" w:rsidR="00003CDA" w:rsidRPr="007E6A31" w:rsidRDefault="00003CDA" w:rsidP="00780965">
      <w:pPr>
        <w:rPr>
          <w:color w:val="000000" w:themeColor="text1"/>
          <w:lang w:val="en-US"/>
        </w:rPr>
      </w:pPr>
    </w:p>
    <w:p w14:paraId="255120A9" w14:textId="77777777" w:rsidR="00780965" w:rsidRPr="007E6A31" w:rsidRDefault="00780965" w:rsidP="00780965">
      <w:pPr>
        <w:rPr>
          <w:color w:val="000000" w:themeColor="text1"/>
          <w:lang w:val="en-US"/>
        </w:rPr>
      </w:pPr>
    </w:p>
    <w:p w14:paraId="255120AA" w14:textId="77777777" w:rsidR="00780965" w:rsidRPr="007E6A31" w:rsidRDefault="00D244C0" w:rsidP="00780965">
      <w:pPr>
        <w:rPr>
          <w:color w:val="000000" w:themeColor="text1"/>
          <w:lang w:val="en-US"/>
        </w:rPr>
      </w:pPr>
      <w:r w:rsidRPr="007E6A31">
        <w:rPr>
          <w:color w:val="000000" w:themeColor="text1"/>
          <w:lang w:val="en-US"/>
        </w:rPr>
        <w:t>Following fields will be presented to the user to view/</w:t>
      </w:r>
      <w:r w:rsidR="003B005D" w:rsidRPr="007E6A31">
        <w:rPr>
          <w:color w:val="000000" w:themeColor="text1"/>
          <w:lang w:val="en-US"/>
        </w:rPr>
        <w:t>update:</w:t>
      </w:r>
    </w:p>
    <w:p w14:paraId="255120AB"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Customer ID</w:t>
      </w:r>
    </w:p>
    <w:p w14:paraId="255120AC"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 xml:space="preserve">First name </w:t>
      </w:r>
    </w:p>
    <w:p w14:paraId="255120AD"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Last Name</w:t>
      </w:r>
    </w:p>
    <w:p w14:paraId="255120AE"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Assignment  Status</w:t>
      </w:r>
    </w:p>
    <w:p w14:paraId="255120AF"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Type of Assignment</w:t>
      </w:r>
    </w:p>
    <w:p w14:paraId="255120B0"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Consideration Amount</w:t>
      </w:r>
    </w:p>
    <w:p w14:paraId="255120B1"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lastRenderedPageBreak/>
        <w:t>Relationship to Insured</w:t>
      </w:r>
    </w:p>
    <w:p w14:paraId="255120B2"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Date of Birth</w:t>
      </w:r>
    </w:p>
    <w:p w14:paraId="255120B3"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UID Number</w:t>
      </w:r>
    </w:p>
    <w:p w14:paraId="255120B4"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PAN Number</w:t>
      </w:r>
    </w:p>
    <w:p w14:paraId="255120B5" w14:textId="77777777" w:rsidR="00780965" w:rsidRPr="007E6A31" w:rsidRDefault="004A504B" w:rsidP="00632CB1">
      <w:pPr>
        <w:pStyle w:val="ListParagraph"/>
        <w:numPr>
          <w:ilvl w:val="0"/>
          <w:numId w:val="11"/>
        </w:numPr>
        <w:rPr>
          <w:color w:val="000000" w:themeColor="text1"/>
          <w:lang w:val="en-US"/>
        </w:rPr>
      </w:pPr>
      <w:r w:rsidRPr="007E6A31">
        <w:rPr>
          <w:color w:val="000000" w:themeColor="text1"/>
          <w:lang w:val="en-US"/>
        </w:rPr>
        <w:t>Address (</w:t>
      </w:r>
      <w:r w:rsidR="007F37C8" w:rsidRPr="007E6A31">
        <w:rPr>
          <w:color w:val="000000" w:themeColor="text1"/>
          <w:lang w:val="en-US"/>
        </w:rPr>
        <w:t>Multiple fields in Address are explained in the control table below.)</w:t>
      </w:r>
    </w:p>
    <w:p w14:paraId="255120B6"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 xml:space="preserve">  Email</w:t>
      </w:r>
    </w:p>
    <w:p w14:paraId="255120B7"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Phone Number</w:t>
      </w:r>
    </w:p>
    <w:p w14:paraId="255120B8"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Assignment  Effective date</w:t>
      </w:r>
    </w:p>
    <w:p w14:paraId="255120B9" w14:textId="77777777" w:rsidR="003049EE" w:rsidRPr="007E6A31" w:rsidRDefault="003049EE" w:rsidP="00780965">
      <w:pPr>
        <w:rPr>
          <w:color w:val="000000" w:themeColor="text1"/>
          <w:lang w:val="en-US"/>
        </w:rPr>
      </w:pPr>
    </w:p>
    <w:p w14:paraId="255120BA" w14:textId="77777777" w:rsidR="00780965" w:rsidRPr="007E6A31" w:rsidRDefault="00780965" w:rsidP="00780965">
      <w:pPr>
        <w:rPr>
          <w:b/>
          <w:color w:val="000000" w:themeColor="text1"/>
          <w:lang w:val="en-US"/>
        </w:rPr>
      </w:pPr>
      <w:r w:rsidRPr="007E6A31">
        <w:rPr>
          <w:b/>
          <w:color w:val="000000" w:themeColor="text1"/>
          <w:lang w:val="en-US"/>
        </w:rPr>
        <w:t xml:space="preserve">Control Table for </w:t>
      </w:r>
      <w:r w:rsidR="00D244C0" w:rsidRPr="007E6A31">
        <w:rPr>
          <w:b/>
          <w:color w:val="000000" w:themeColor="text1"/>
          <w:lang w:val="en-US"/>
        </w:rPr>
        <w:t xml:space="preserve">Modify </w:t>
      </w:r>
      <w:r w:rsidRPr="007E6A31">
        <w:rPr>
          <w:b/>
          <w:color w:val="000000" w:themeColor="text1"/>
          <w:lang w:val="en-US"/>
        </w:rPr>
        <w:t xml:space="preserve">Assignee </w:t>
      </w:r>
      <w:r w:rsidR="00D244C0" w:rsidRPr="007E6A31">
        <w:rPr>
          <w:b/>
          <w:color w:val="000000" w:themeColor="text1"/>
          <w:lang w:val="en-US"/>
        </w:rPr>
        <w:t xml:space="preserve">Details – Individual </w:t>
      </w:r>
    </w:p>
    <w:p w14:paraId="255120BB" w14:textId="0686C40E" w:rsidR="00780965" w:rsidRDefault="00C850C2" w:rsidP="00780965">
      <w:pPr>
        <w:rPr>
          <w:color w:val="000000" w:themeColor="text1"/>
          <w:lang w:val="en-US"/>
        </w:rPr>
      </w:pPr>
      <w:r>
        <w:rPr>
          <w:color w:val="000000" w:themeColor="text1"/>
          <w:lang w:val="en-US"/>
        </w:rPr>
        <w:t>(Reassignment)</w:t>
      </w:r>
    </w:p>
    <w:p w14:paraId="7E622E0E" w14:textId="77777777" w:rsidR="00C850C2" w:rsidRPr="007E6A31" w:rsidRDefault="00C850C2" w:rsidP="00780965">
      <w:pPr>
        <w:rPr>
          <w:color w:val="000000" w:themeColor="text1"/>
          <w:lang w:val="en-US"/>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1307"/>
        <w:gridCol w:w="1103"/>
        <w:gridCol w:w="2410"/>
        <w:gridCol w:w="1701"/>
        <w:gridCol w:w="1002"/>
      </w:tblGrid>
      <w:tr w:rsidR="007E6A31" w:rsidRPr="007E6A31" w14:paraId="255120C2" w14:textId="77777777" w:rsidTr="001A28D3">
        <w:trPr>
          <w:cantSplit/>
          <w:tblHeader/>
        </w:trPr>
        <w:tc>
          <w:tcPr>
            <w:tcW w:w="1843" w:type="dxa"/>
            <w:shd w:val="clear" w:color="auto" w:fill="B8CCE4" w:themeFill="accent1" w:themeFillTint="66"/>
          </w:tcPr>
          <w:p w14:paraId="255120BC"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Field Name</w:t>
            </w:r>
          </w:p>
        </w:tc>
        <w:tc>
          <w:tcPr>
            <w:tcW w:w="1307" w:type="dxa"/>
            <w:shd w:val="clear" w:color="auto" w:fill="B8CCE4" w:themeFill="accent1" w:themeFillTint="66"/>
          </w:tcPr>
          <w:p w14:paraId="255120BD"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Control Type</w:t>
            </w:r>
          </w:p>
        </w:tc>
        <w:tc>
          <w:tcPr>
            <w:tcW w:w="1103" w:type="dxa"/>
            <w:shd w:val="clear" w:color="auto" w:fill="B8CCE4" w:themeFill="accent1" w:themeFillTint="66"/>
          </w:tcPr>
          <w:p w14:paraId="255120BE"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Data Type</w:t>
            </w:r>
          </w:p>
        </w:tc>
        <w:tc>
          <w:tcPr>
            <w:tcW w:w="2410" w:type="dxa"/>
            <w:shd w:val="clear" w:color="auto" w:fill="B8CCE4" w:themeFill="accent1" w:themeFillTint="66"/>
          </w:tcPr>
          <w:p w14:paraId="255120BF"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Description</w:t>
            </w:r>
          </w:p>
        </w:tc>
        <w:tc>
          <w:tcPr>
            <w:tcW w:w="1701" w:type="dxa"/>
            <w:shd w:val="clear" w:color="auto" w:fill="B8CCE4" w:themeFill="accent1" w:themeFillTint="66"/>
          </w:tcPr>
          <w:p w14:paraId="255120C0"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Default State</w:t>
            </w:r>
          </w:p>
        </w:tc>
        <w:tc>
          <w:tcPr>
            <w:tcW w:w="1002" w:type="dxa"/>
            <w:shd w:val="clear" w:color="auto" w:fill="B8CCE4" w:themeFill="accent1" w:themeFillTint="66"/>
          </w:tcPr>
          <w:p w14:paraId="255120C1"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Default Value</w:t>
            </w:r>
          </w:p>
        </w:tc>
      </w:tr>
      <w:tr w:rsidR="007E6A31" w:rsidRPr="007E6A31" w14:paraId="255120CB" w14:textId="77777777" w:rsidTr="001A28D3">
        <w:trPr>
          <w:trHeight w:val="285"/>
        </w:trPr>
        <w:tc>
          <w:tcPr>
            <w:tcW w:w="1843" w:type="dxa"/>
          </w:tcPr>
          <w:p w14:paraId="255120C3" w14:textId="77777777" w:rsidR="00780965" w:rsidRPr="007E6A31" w:rsidRDefault="00780965" w:rsidP="007D56CE">
            <w:pPr>
              <w:rPr>
                <w:rFonts w:cs="Arial"/>
                <w:color w:val="000000" w:themeColor="text1"/>
              </w:rPr>
            </w:pPr>
            <w:r w:rsidRPr="007E6A31">
              <w:rPr>
                <w:rFonts w:eastAsia="Courier New" w:cs="Arial"/>
                <w:color w:val="000000" w:themeColor="text1"/>
              </w:rPr>
              <w:t>Customer ID</w:t>
            </w:r>
          </w:p>
          <w:p w14:paraId="255120C4" w14:textId="77777777" w:rsidR="00780965" w:rsidRPr="007E6A31" w:rsidRDefault="00780965" w:rsidP="007D56CE">
            <w:pPr>
              <w:snapToGrid w:val="0"/>
              <w:rPr>
                <w:rFonts w:cs="Arial"/>
                <w:color w:val="000000" w:themeColor="text1"/>
              </w:rPr>
            </w:pPr>
          </w:p>
        </w:tc>
        <w:tc>
          <w:tcPr>
            <w:tcW w:w="1307" w:type="dxa"/>
          </w:tcPr>
          <w:p w14:paraId="255120C5" w14:textId="77777777" w:rsidR="00780965" w:rsidRPr="007E6A31" w:rsidRDefault="005C1ADF" w:rsidP="007D56CE">
            <w:pPr>
              <w:snapToGrid w:val="0"/>
              <w:rPr>
                <w:rFonts w:cs="Arial"/>
                <w:color w:val="000000" w:themeColor="text1"/>
              </w:rPr>
            </w:pPr>
            <w:r w:rsidRPr="007E6A31">
              <w:rPr>
                <w:rFonts w:cs="Arial"/>
                <w:color w:val="000000" w:themeColor="text1"/>
              </w:rPr>
              <w:t>Text Box</w:t>
            </w:r>
          </w:p>
          <w:p w14:paraId="255120C6" w14:textId="77777777" w:rsidR="00780965" w:rsidRPr="007E6A31" w:rsidRDefault="00780965" w:rsidP="007D56CE">
            <w:pPr>
              <w:snapToGrid w:val="0"/>
              <w:rPr>
                <w:rFonts w:cs="Arial"/>
                <w:color w:val="000000" w:themeColor="text1"/>
              </w:rPr>
            </w:pPr>
          </w:p>
        </w:tc>
        <w:tc>
          <w:tcPr>
            <w:tcW w:w="1103" w:type="dxa"/>
          </w:tcPr>
          <w:p w14:paraId="255120C7" w14:textId="77777777" w:rsidR="00780965" w:rsidRPr="007E6A31" w:rsidRDefault="00780965" w:rsidP="007D56CE">
            <w:pPr>
              <w:snapToGrid w:val="0"/>
              <w:rPr>
                <w:rFonts w:cs="Arial"/>
                <w:color w:val="000000" w:themeColor="text1"/>
              </w:rPr>
            </w:pPr>
            <w:r w:rsidRPr="007E6A31">
              <w:rPr>
                <w:rFonts w:cs="Arial"/>
                <w:color w:val="000000" w:themeColor="text1"/>
              </w:rPr>
              <w:t>String</w:t>
            </w:r>
          </w:p>
        </w:tc>
        <w:tc>
          <w:tcPr>
            <w:tcW w:w="2410" w:type="dxa"/>
          </w:tcPr>
          <w:p w14:paraId="255120C8" w14:textId="77777777" w:rsidR="00780965" w:rsidRPr="007E6A31" w:rsidRDefault="00780965" w:rsidP="007D56CE">
            <w:pPr>
              <w:snapToGrid w:val="0"/>
              <w:rPr>
                <w:rFonts w:cs="Arial"/>
                <w:color w:val="000000" w:themeColor="text1"/>
              </w:rPr>
            </w:pPr>
            <w:r w:rsidRPr="007E6A31">
              <w:rPr>
                <w:rFonts w:cs="Arial"/>
                <w:color w:val="000000" w:themeColor="text1"/>
              </w:rPr>
              <w:t>Gives the Customer  ID number</w:t>
            </w:r>
          </w:p>
        </w:tc>
        <w:tc>
          <w:tcPr>
            <w:tcW w:w="1701" w:type="dxa"/>
          </w:tcPr>
          <w:p w14:paraId="255120C9" w14:textId="77777777" w:rsidR="00780965" w:rsidRPr="007E6A31" w:rsidRDefault="00C34A77" w:rsidP="007D56CE">
            <w:pPr>
              <w:snapToGrid w:val="0"/>
              <w:rPr>
                <w:color w:val="000000" w:themeColor="text1"/>
              </w:rPr>
            </w:pPr>
            <w:r w:rsidRPr="007E6A31">
              <w:rPr>
                <w:color w:val="000000" w:themeColor="text1"/>
              </w:rPr>
              <w:t xml:space="preserve">Populated by </w:t>
            </w:r>
            <w:r w:rsidR="0019654A" w:rsidRPr="007E6A31">
              <w:rPr>
                <w:color w:val="000000" w:themeColor="text1"/>
              </w:rPr>
              <w:t>system</w:t>
            </w:r>
          </w:p>
        </w:tc>
        <w:tc>
          <w:tcPr>
            <w:tcW w:w="1002" w:type="dxa"/>
          </w:tcPr>
          <w:p w14:paraId="255120CA" w14:textId="77777777" w:rsidR="00780965" w:rsidRPr="007E6A31" w:rsidRDefault="00780965" w:rsidP="007D56CE">
            <w:pPr>
              <w:snapToGrid w:val="0"/>
              <w:rPr>
                <w:color w:val="000000" w:themeColor="text1"/>
              </w:rPr>
            </w:pPr>
            <w:r w:rsidRPr="007E6A31">
              <w:rPr>
                <w:color w:val="000000" w:themeColor="text1"/>
              </w:rPr>
              <w:t>N/A</w:t>
            </w:r>
          </w:p>
        </w:tc>
      </w:tr>
      <w:tr w:rsidR="007E6A31" w:rsidRPr="007E6A31" w14:paraId="255120D3" w14:textId="77777777" w:rsidTr="001A28D3">
        <w:trPr>
          <w:trHeight w:val="285"/>
        </w:trPr>
        <w:tc>
          <w:tcPr>
            <w:tcW w:w="1843" w:type="dxa"/>
          </w:tcPr>
          <w:p w14:paraId="255120CC" w14:textId="77777777" w:rsidR="00780965" w:rsidRPr="007E6A31" w:rsidRDefault="00780965" w:rsidP="007D56CE">
            <w:pPr>
              <w:rPr>
                <w:rFonts w:cs="Arial"/>
                <w:color w:val="000000" w:themeColor="text1"/>
              </w:rPr>
            </w:pPr>
            <w:r w:rsidRPr="007E6A31">
              <w:rPr>
                <w:rFonts w:eastAsia="Courier New" w:cs="Arial"/>
                <w:color w:val="000000" w:themeColor="text1"/>
              </w:rPr>
              <w:t xml:space="preserve">First name </w:t>
            </w:r>
          </w:p>
          <w:p w14:paraId="255120CD" w14:textId="77777777" w:rsidR="00780965" w:rsidRPr="007E6A31" w:rsidRDefault="00780965" w:rsidP="007D56CE">
            <w:pPr>
              <w:snapToGrid w:val="0"/>
              <w:rPr>
                <w:rFonts w:cs="Arial"/>
                <w:color w:val="000000" w:themeColor="text1"/>
              </w:rPr>
            </w:pPr>
          </w:p>
        </w:tc>
        <w:tc>
          <w:tcPr>
            <w:tcW w:w="1307" w:type="dxa"/>
          </w:tcPr>
          <w:p w14:paraId="255120CE" w14:textId="77777777" w:rsidR="00780965" w:rsidRPr="007E6A31" w:rsidRDefault="005C1ADF" w:rsidP="007D56CE">
            <w:pPr>
              <w:snapToGrid w:val="0"/>
              <w:rPr>
                <w:rFonts w:cs="Arial"/>
                <w:color w:val="000000" w:themeColor="text1"/>
              </w:rPr>
            </w:pPr>
            <w:r w:rsidRPr="007E6A31">
              <w:rPr>
                <w:rFonts w:cs="Arial"/>
                <w:color w:val="000000" w:themeColor="text1"/>
              </w:rPr>
              <w:t>Text Box</w:t>
            </w:r>
          </w:p>
        </w:tc>
        <w:tc>
          <w:tcPr>
            <w:tcW w:w="1103" w:type="dxa"/>
          </w:tcPr>
          <w:p w14:paraId="255120CF" w14:textId="77777777" w:rsidR="00780965" w:rsidRPr="007E6A31" w:rsidRDefault="00780965" w:rsidP="007D56CE">
            <w:pPr>
              <w:snapToGrid w:val="0"/>
              <w:rPr>
                <w:rFonts w:cs="Arial"/>
                <w:color w:val="000000" w:themeColor="text1"/>
              </w:rPr>
            </w:pPr>
            <w:r w:rsidRPr="007E6A31">
              <w:rPr>
                <w:rFonts w:cs="Arial"/>
                <w:color w:val="000000" w:themeColor="text1"/>
              </w:rPr>
              <w:t>Varchar</w:t>
            </w:r>
          </w:p>
        </w:tc>
        <w:tc>
          <w:tcPr>
            <w:tcW w:w="2410" w:type="dxa"/>
          </w:tcPr>
          <w:p w14:paraId="255120D0" w14:textId="77777777" w:rsidR="00780965" w:rsidRPr="007E6A31" w:rsidRDefault="00780965" w:rsidP="007D56CE">
            <w:pPr>
              <w:snapToGrid w:val="0"/>
              <w:rPr>
                <w:rFonts w:cs="Arial"/>
                <w:color w:val="000000" w:themeColor="text1"/>
              </w:rPr>
            </w:pPr>
            <w:r w:rsidRPr="007E6A31">
              <w:rPr>
                <w:rFonts w:cs="Arial"/>
                <w:color w:val="000000" w:themeColor="text1"/>
              </w:rPr>
              <w:t>Gives first name of the assignee</w:t>
            </w:r>
          </w:p>
        </w:tc>
        <w:tc>
          <w:tcPr>
            <w:tcW w:w="1701" w:type="dxa"/>
          </w:tcPr>
          <w:p w14:paraId="255120D1" w14:textId="77777777" w:rsidR="00780965" w:rsidRPr="007E6A31" w:rsidRDefault="00780965" w:rsidP="00D244C0">
            <w:pPr>
              <w:snapToGrid w:val="0"/>
              <w:rPr>
                <w:color w:val="000000" w:themeColor="text1"/>
              </w:rPr>
            </w:pPr>
            <w:r w:rsidRPr="007E6A31">
              <w:rPr>
                <w:color w:val="000000" w:themeColor="text1"/>
              </w:rPr>
              <w:t xml:space="preserve">Enabled </w:t>
            </w:r>
          </w:p>
        </w:tc>
        <w:tc>
          <w:tcPr>
            <w:tcW w:w="1002" w:type="dxa"/>
          </w:tcPr>
          <w:p w14:paraId="255120D2" w14:textId="77777777" w:rsidR="00780965" w:rsidRPr="007E6A31" w:rsidRDefault="00780965" w:rsidP="007D56CE">
            <w:pPr>
              <w:snapToGrid w:val="0"/>
              <w:rPr>
                <w:color w:val="000000" w:themeColor="text1"/>
              </w:rPr>
            </w:pPr>
            <w:r w:rsidRPr="007E6A31">
              <w:rPr>
                <w:color w:val="000000" w:themeColor="text1"/>
              </w:rPr>
              <w:t>N/A</w:t>
            </w:r>
          </w:p>
        </w:tc>
      </w:tr>
      <w:tr w:rsidR="007E6A31" w:rsidRPr="007E6A31" w14:paraId="255120DB" w14:textId="77777777" w:rsidTr="001A28D3">
        <w:trPr>
          <w:trHeight w:val="285"/>
        </w:trPr>
        <w:tc>
          <w:tcPr>
            <w:tcW w:w="1843" w:type="dxa"/>
          </w:tcPr>
          <w:p w14:paraId="255120D4" w14:textId="77777777" w:rsidR="00C34A77" w:rsidRPr="007E6A31" w:rsidRDefault="008C030C" w:rsidP="007D56CE">
            <w:pPr>
              <w:rPr>
                <w:rFonts w:eastAsia="Courier New" w:cs="Arial"/>
                <w:color w:val="000000" w:themeColor="text1"/>
              </w:rPr>
            </w:pPr>
            <w:r w:rsidRPr="007E6A31">
              <w:rPr>
                <w:rFonts w:eastAsia="Courier New" w:cs="Arial"/>
                <w:color w:val="000000" w:themeColor="text1"/>
              </w:rPr>
              <w:t>L</w:t>
            </w:r>
            <w:r w:rsidR="00C34A77" w:rsidRPr="007E6A31">
              <w:rPr>
                <w:rFonts w:eastAsia="Courier New" w:cs="Arial"/>
                <w:color w:val="000000" w:themeColor="text1"/>
              </w:rPr>
              <w:t xml:space="preserve">ast Name </w:t>
            </w:r>
          </w:p>
          <w:p w14:paraId="255120D5" w14:textId="77777777" w:rsidR="00780965" w:rsidRPr="007E6A31" w:rsidRDefault="00780965" w:rsidP="007D56CE">
            <w:pPr>
              <w:snapToGrid w:val="0"/>
              <w:rPr>
                <w:rFonts w:eastAsia="Courier New" w:cs="Arial"/>
                <w:color w:val="000000" w:themeColor="text1"/>
              </w:rPr>
            </w:pPr>
          </w:p>
        </w:tc>
        <w:tc>
          <w:tcPr>
            <w:tcW w:w="1307" w:type="dxa"/>
          </w:tcPr>
          <w:p w14:paraId="255120D6" w14:textId="77777777" w:rsidR="00780965" w:rsidRPr="007E6A31" w:rsidRDefault="005C1ADF" w:rsidP="007D56CE">
            <w:pPr>
              <w:snapToGrid w:val="0"/>
              <w:rPr>
                <w:rFonts w:eastAsia="Courier New" w:cs="Arial"/>
                <w:color w:val="000000" w:themeColor="text1"/>
              </w:rPr>
            </w:pPr>
            <w:r w:rsidRPr="007E6A31">
              <w:rPr>
                <w:rFonts w:eastAsia="Courier New" w:cs="Arial"/>
                <w:color w:val="000000" w:themeColor="text1"/>
              </w:rPr>
              <w:t>Text Box</w:t>
            </w:r>
          </w:p>
        </w:tc>
        <w:tc>
          <w:tcPr>
            <w:tcW w:w="1103" w:type="dxa"/>
          </w:tcPr>
          <w:p w14:paraId="255120D7" w14:textId="77777777" w:rsidR="00780965" w:rsidRPr="007E6A31" w:rsidRDefault="00780965" w:rsidP="007D56CE">
            <w:pPr>
              <w:snapToGrid w:val="0"/>
              <w:rPr>
                <w:rFonts w:eastAsia="Courier New" w:cs="Arial"/>
                <w:color w:val="000000" w:themeColor="text1"/>
              </w:rPr>
            </w:pPr>
            <w:r w:rsidRPr="007E6A31">
              <w:rPr>
                <w:rFonts w:eastAsia="Courier New" w:cs="Arial"/>
                <w:color w:val="000000" w:themeColor="text1"/>
              </w:rPr>
              <w:t>Varchar</w:t>
            </w:r>
          </w:p>
        </w:tc>
        <w:tc>
          <w:tcPr>
            <w:tcW w:w="2410" w:type="dxa"/>
          </w:tcPr>
          <w:p w14:paraId="255120D8" w14:textId="77777777" w:rsidR="00780965" w:rsidRPr="007E6A31" w:rsidRDefault="00780965" w:rsidP="007D56CE">
            <w:pPr>
              <w:snapToGrid w:val="0"/>
              <w:rPr>
                <w:rFonts w:eastAsia="Courier New" w:cs="Arial"/>
                <w:color w:val="000000" w:themeColor="text1"/>
              </w:rPr>
            </w:pPr>
            <w:r w:rsidRPr="007E6A31">
              <w:rPr>
                <w:rFonts w:eastAsia="Courier New" w:cs="Arial"/>
                <w:color w:val="000000" w:themeColor="text1"/>
              </w:rPr>
              <w:t>Gives last name of the assignee</w:t>
            </w:r>
          </w:p>
        </w:tc>
        <w:tc>
          <w:tcPr>
            <w:tcW w:w="1701" w:type="dxa"/>
          </w:tcPr>
          <w:p w14:paraId="255120D9" w14:textId="77777777" w:rsidR="00780965" w:rsidRPr="007E6A31" w:rsidRDefault="00780965" w:rsidP="003B005D">
            <w:pPr>
              <w:snapToGrid w:val="0"/>
              <w:rPr>
                <w:rFonts w:eastAsia="Courier New" w:cs="Arial"/>
                <w:color w:val="000000" w:themeColor="text1"/>
              </w:rPr>
            </w:pPr>
            <w:r w:rsidRPr="007E6A31">
              <w:rPr>
                <w:rFonts w:eastAsia="Courier New" w:cs="Arial"/>
                <w:color w:val="000000" w:themeColor="text1"/>
              </w:rPr>
              <w:t xml:space="preserve">Enabled </w:t>
            </w:r>
          </w:p>
        </w:tc>
        <w:tc>
          <w:tcPr>
            <w:tcW w:w="1002" w:type="dxa"/>
          </w:tcPr>
          <w:p w14:paraId="255120DA" w14:textId="77777777" w:rsidR="00780965" w:rsidRPr="007E6A31" w:rsidRDefault="00780965" w:rsidP="007D56CE">
            <w:pPr>
              <w:snapToGrid w:val="0"/>
              <w:rPr>
                <w:rFonts w:eastAsia="Courier New" w:cs="Arial"/>
                <w:color w:val="000000" w:themeColor="text1"/>
              </w:rPr>
            </w:pPr>
            <w:r w:rsidRPr="007E6A31">
              <w:rPr>
                <w:rFonts w:eastAsia="Courier New" w:cs="Arial"/>
                <w:color w:val="000000" w:themeColor="text1"/>
              </w:rPr>
              <w:t>N/A</w:t>
            </w:r>
          </w:p>
        </w:tc>
      </w:tr>
      <w:tr w:rsidR="007E6A31" w:rsidRPr="007E6A31" w14:paraId="255120E4" w14:textId="77777777" w:rsidTr="001A28D3">
        <w:trPr>
          <w:trHeight w:val="285"/>
        </w:trPr>
        <w:tc>
          <w:tcPr>
            <w:tcW w:w="1843" w:type="dxa"/>
          </w:tcPr>
          <w:p w14:paraId="255120DC" w14:textId="77777777" w:rsidR="00780965" w:rsidRPr="007E6A31" w:rsidRDefault="00780965" w:rsidP="007D56CE">
            <w:pPr>
              <w:rPr>
                <w:rFonts w:cs="Arial"/>
                <w:color w:val="000000" w:themeColor="text1"/>
              </w:rPr>
            </w:pPr>
            <w:r w:rsidRPr="007E6A31">
              <w:rPr>
                <w:color w:val="000000" w:themeColor="text1"/>
                <w:lang w:val="en-US"/>
              </w:rPr>
              <w:t>Assignment</w:t>
            </w:r>
            <w:r w:rsidRPr="007E6A31">
              <w:rPr>
                <w:rFonts w:eastAsia="Courier New" w:cs="Arial"/>
                <w:color w:val="000000" w:themeColor="text1"/>
              </w:rPr>
              <w:t xml:space="preserve"> Status</w:t>
            </w:r>
          </w:p>
          <w:p w14:paraId="255120DD" w14:textId="77777777" w:rsidR="00780965" w:rsidRPr="007E6A31" w:rsidRDefault="00780965" w:rsidP="007D56CE">
            <w:pPr>
              <w:rPr>
                <w:rFonts w:eastAsia="Courier New"/>
                <w:color w:val="000000" w:themeColor="text1"/>
                <w:sz w:val="14"/>
                <w:szCs w:val="14"/>
              </w:rPr>
            </w:pPr>
          </w:p>
        </w:tc>
        <w:tc>
          <w:tcPr>
            <w:tcW w:w="1307" w:type="dxa"/>
          </w:tcPr>
          <w:p w14:paraId="255120DE" w14:textId="77777777" w:rsidR="00780965" w:rsidRPr="007E6A31" w:rsidRDefault="00780965" w:rsidP="007D56CE">
            <w:pPr>
              <w:snapToGrid w:val="0"/>
              <w:rPr>
                <w:rFonts w:cs="Arial"/>
                <w:color w:val="000000" w:themeColor="text1"/>
              </w:rPr>
            </w:pPr>
            <w:r w:rsidRPr="007E6A31">
              <w:rPr>
                <w:rFonts w:cs="Arial"/>
                <w:color w:val="000000" w:themeColor="text1"/>
              </w:rPr>
              <w:t>Dropdown</w:t>
            </w:r>
          </w:p>
        </w:tc>
        <w:tc>
          <w:tcPr>
            <w:tcW w:w="1103" w:type="dxa"/>
          </w:tcPr>
          <w:p w14:paraId="255120DF" w14:textId="77777777" w:rsidR="00780965" w:rsidRPr="007E6A31" w:rsidRDefault="00780965" w:rsidP="007D56CE">
            <w:pPr>
              <w:snapToGrid w:val="0"/>
              <w:rPr>
                <w:rFonts w:cs="Arial"/>
                <w:color w:val="000000" w:themeColor="text1"/>
              </w:rPr>
            </w:pPr>
            <w:r w:rsidRPr="007E6A31">
              <w:rPr>
                <w:rFonts w:cs="Arial"/>
                <w:color w:val="000000" w:themeColor="text1"/>
              </w:rPr>
              <w:t>Varchar</w:t>
            </w:r>
          </w:p>
        </w:tc>
        <w:tc>
          <w:tcPr>
            <w:tcW w:w="2410" w:type="dxa"/>
          </w:tcPr>
          <w:p w14:paraId="255120E0" w14:textId="77777777" w:rsidR="00780965" w:rsidRPr="007E6A31" w:rsidRDefault="00780965" w:rsidP="007D56CE">
            <w:pPr>
              <w:snapToGrid w:val="0"/>
              <w:rPr>
                <w:rFonts w:cs="Arial"/>
                <w:color w:val="000000" w:themeColor="text1"/>
              </w:rPr>
            </w:pPr>
            <w:r w:rsidRPr="007E6A31">
              <w:rPr>
                <w:rFonts w:cs="Arial"/>
                <w:color w:val="000000" w:themeColor="text1"/>
              </w:rPr>
              <w:t>Contains the status of the assignment on given date</w:t>
            </w:r>
          </w:p>
          <w:p w14:paraId="255120E1" w14:textId="77777777" w:rsidR="00780965" w:rsidRPr="007E6A31" w:rsidRDefault="00780965" w:rsidP="007D56CE">
            <w:pPr>
              <w:snapToGrid w:val="0"/>
              <w:rPr>
                <w:rFonts w:cs="Arial"/>
                <w:color w:val="000000" w:themeColor="text1"/>
              </w:rPr>
            </w:pPr>
            <w:r w:rsidRPr="007E6A31">
              <w:rPr>
                <w:rFonts w:cs="Arial"/>
                <w:color w:val="000000" w:themeColor="text1"/>
              </w:rPr>
              <w:t xml:space="preserve">The fields include </w:t>
            </w:r>
            <w:r w:rsidRPr="007E6A31">
              <w:rPr>
                <w:color w:val="000000" w:themeColor="text1"/>
              </w:rPr>
              <w:t>Assigned</w:t>
            </w:r>
            <w:r w:rsidRPr="007E6A31">
              <w:rPr>
                <w:color w:val="000000" w:themeColor="text1"/>
              </w:rPr>
              <w:br/>
              <w:t>Reassigned</w:t>
            </w:r>
            <w:r w:rsidRPr="007E6A31">
              <w:rPr>
                <w:color w:val="000000" w:themeColor="text1"/>
              </w:rPr>
              <w:br/>
            </w:r>
          </w:p>
        </w:tc>
        <w:tc>
          <w:tcPr>
            <w:tcW w:w="1701" w:type="dxa"/>
          </w:tcPr>
          <w:p w14:paraId="255120E2" w14:textId="77777777" w:rsidR="00780965" w:rsidRPr="007E6A31" w:rsidRDefault="00E17204" w:rsidP="00623CA0">
            <w:pPr>
              <w:snapToGrid w:val="0"/>
              <w:rPr>
                <w:color w:val="000000" w:themeColor="text1"/>
              </w:rPr>
            </w:pPr>
            <w:r w:rsidRPr="007E6A31">
              <w:rPr>
                <w:color w:val="000000" w:themeColor="text1"/>
              </w:rPr>
              <w:t>Disabled and</w:t>
            </w:r>
            <w:r w:rsidR="00C34A77" w:rsidRPr="007E6A31">
              <w:rPr>
                <w:color w:val="000000" w:themeColor="text1"/>
              </w:rPr>
              <w:t xml:space="preserve"> populated by system.</w:t>
            </w:r>
          </w:p>
        </w:tc>
        <w:tc>
          <w:tcPr>
            <w:tcW w:w="1002" w:type="dxa"/>
          </w:tcPr>
          <w:p w14:paraId="255120E3" w14:textId="77777777" w:rsidR="00780965" w:rsidRPr="007E6A31" w:rsidRDefault="00780965" w:rsidP="007D56CE">
            <w:pPr>
              <w:snapToGrid w:val="0"/>
              <w:rPr>
                <w:color w:val="000000" w:themeColor="text1"/>
              </w:rPr>
            </w:pPr>
            <w:r w:rsidRPr="007E6A31">
              <w:rPr>
                <w:rFonts w:cs="Arial"/>
                <w:color w:val="000000" w:themeColor="text1"/>
              </w:rPr>
              <w:t>N/A</w:t>
            </w:r>
          </w:p>
        </w:tc>
      </w:tr>
      <w:tr w:rsidR="007E6A31" w:rsidRPr="007E6A31" w14:paraId="255120EC" w14:textId="77777777" w:rsidTr="001A28D3">
        <w:trPr>
          <w:trHeight w:val="285"/>
        </w:trPr>
        <w:tc>
          <w:tcPr>
            <w:tcW w:w="1843" w:type="dxa"/>
          </w:tcPr>
          <w:p w14:paraId="255120E5" w14:textId="77777777" w:rsidR="005C1ADF" w:rsidRPr="007E6A31" w:rsidRDefault="005C1ADF" w:rsidP="007D56CE">
            <w:pPr>
              <w:rPr>
                <w:rFonts w:cs="Arial"/>
                <w:color w:val="000000" w:themeColor="text1"/>
              </w:rPr>
            </w:pPr>
            <w:r w:rsidRPr="007E6A31">
              <w:rPr>
                <w:rFonts w:eastAsia="Courier New" w:cs="Arial"/>
                <w:color w:val="000000" w:themeColor="text1"/>
              </w:rPr>
              <w:t>Type of Assignment</w:t>
            </w:r>
          </w:p>
          <w:p w14:paraId="255120E6" w14:textId="77777777" w:rsidR="005C1ADF" w:rsidRPr="007E6A31" w:rsidRDefault="005C1ADF" w:rsidP="007D56CE">
            <w:pPr>
              <w:rPr>
                <w:color w:val="000000" w:themeColor="text1"/>
                <w:lang w:val="en-US"/>
              </w:rPr>
            </w:pPr>
          </w:p>
        </w:tc>
        <w:tc>
          <w:tcPr>
            <w:tcW w:w="1307" w:type="dxa"/>
          </w:tcPr>
          <w:p w14:paraId="255120E7" w14:textId="77777777" w:rsidR="005C1ADF" w:rsidRPr="007E6A31" w:rsidRDefault="005C1ADF" w:rsidP="007D56CE">
            <w:pPr>
              <w:snapToGrid w:val="0"/>
              <w:rPr>
                <w:rFonts w:cs="Arial"/>
                <w:color w:val="000000" w:themeColor="text1"/>
              </w:rPr>
            </w:pPr>
            <w:r w:rsidRPr="007E6A31">
              <w:rPr>
                <w:rFonts w:cs="Arial"/>
                <w:color w:val="000000" w:themeColor="text1"/>
              </w:rPr>
              <w:t>Dropdown</w:t>
            </w:r>
          </w:p>
        </w:tc>
        <w:tc>
          <w:tcPr>
            <w:tcW w:w="1103" w:type="dxa"/>
          </w:tcPr>
          <w:p w14:paraId="255120E8" w14:textId="77777777" w:rsidR="005C1ADF" w:rsidRPr="007E6A31" w:rsidRDefault="005C1ADF" w:rsidP="007D56CE">
            <w:pPr>
              <w:snapToGrid w:val="0"/>
              <w:rPr>
                <w:rFonts w:cs="Arial"/>
                <w:color w:val="000000" w:themeColor="text1"/>
              </w:rPr>
            </w:pPr>
            <w:r w:rsidRPr="007E6A31">
              <w:rPr>
                <w:rFonts w:cs="Arial"/>
                <w:color w:val="000000" w:themeColor="text1"/>
              </w:rPr>
              <w:t>Varchar</w:t>
            </w:r>
          </w:p>
        </w:tc>
        <w:tc>
          <w:tcPr>
            <w:tcW w:w="2410" w:type="dxa"/>
          </w:tcPr>
          <w:p w14:paraId="255120E9" w14:textId="77777777" w:rsidR="005C1ADF" w:rsidRPr="007E6A31" w:rsidRDefault="005C1ADF" w:rsidP="007D56CE">
            <w:pPr>
              <w:snapToGrid w:val="0"/>
              <w:rPr>
                <w:rFonts w:cs="Arial"/>
                <w:color w:val="000000" w:themeColor="text1"/>
              </w:rPr>
            </w:pPr>
            <w:r w:rsidRPr="007E6A31">
              <w:rPr>
                <w:rFonts w:cs="Arial"/>
                <w:color w:val="000000" w:themeColor="text1"/>
              </w:rPr>
              <w:t>Dropdown with Type of assignment (Absolute/Conditional)</w:t>
            </w:r>
          </w:p>
        </w:tc>
        <w:tc>
          <w:tcPr>
            <w:tcW w:w="1701" w:type="dxa"/>
          </w:tcPr>
          <w:p w14:paraId="255120EA" w14:textId="77777777" w:rsidR="005C1ADF" w:rsidRPr="007E6A31" w:rsidRDefault="005C1ADF" w:rsidP="003B005D">
            <w:pPr>
              <w:snapToGrid w:val="0"/>
              <w:rPr>
                <w:color w:val="000000" w:themeColor="text1"/>
              </w:rPr>
            </w:pPr>
            <w:r w:rsidRPr="007E6A31">
              <w:rPr>
                <w:color w:val="000000" w:themeColor="text1"/>
              </w:rPr>
              <w:t>Enabled.</w:t>
            </w:r>
          </w:p>
        </w:tc>
        <w:tc>
          <w:tcPr>
            <w:tcW w:w="1002" w:type="dxa"/>
          </w:tcPr>
          <w:p w14:paraId="255120EB" w14:textId="77777777" w:rsidR="005C1ADF" w:rsidRPr="007E6A31" w:rsidRDefault="005C1ADF" w:rsidP="007D56CE">
            <w:pPr>
              <w:snapToGrid w:val="0"/>
              <w:rPr>
                <w:rFonts w:cs="Arial"/>
                <w:color w:val="000000" w:themeColor="text1"/>
              </w:rPr>
            </w:pPr>
            <w:r w:rsidRPr="007E6A31">
              <w:rPr>
                <w:rFonts w:cs="Arial"/>
                <w:color w:val="000000" w:themeColor="text1"/>
              </w:rPr>
              <w:t>N/A</w:t>
            </w:r>
          </w:p>
        </w:tc>
      </w:tr>
      <w:tr w:rsidR="007E6A31" w:rsidRPr="007E6A31" w14:paraId="255120F3" w14:textId="77777777" w:rsidTr="001A28D3">
        <w:trPr>
          <w:trHeight w:val="285"/>
        </w:trPr>
        <w:tc>
          <w:tcPr>
            <w:tcW w:w="1843" w:type="dxa"/>
          </w:tcPr>
          <w:p w14:paraId="255120ED" w14:textId="77777777" w:rsidR="005C1ADF" w:rsidRPr="007E6A31" w:rsidRDefault="005C1ADF" w:rsidP="008C030C">
            <w:pPr>
              <w:rPr>
                <w:rFonts w:eastAsia="Courier New" w:cs="Arial"/>
                <w:color w:val="000000" w:themeColor="text1"/>
              </w:rPr>
            </w:pPr>
            <w:r w:rsidRPr="007E6A31">
              <w:rPr>
                <w:rFonts w:eastAsia="Courier New" w:cs="Arial"/>
                <w:color w:val="000000" w:themeColor="text1"/>
              </w:rPr>
              <w:t>Consideration amount</w:t>
            </w:r>
          </w:p>
        </w:tc>
        <w:tc>
          <w:tcPr>
            <w:tcW w:w="1307" w:type="dxa"/>
          </w:tcPr>
          <w:p w14:paraId="255120EE" w14:textId="77777777" w:rsidR="005C1ADF" w:rsidRPr="007E6A31" w:rsidRDefault="005C1ADF" w:rsidP="007D56CE">
            <w:pPr>
              <w:snapToGrid w:val="0"/>
              <w:rPr>
                <w:rFonts w:cs="Arial"/>
                <w:color w:val="000000" w:themeColor="text1"/>
              </w:rPr>
            </w:pPr>
            <w:r w:rsidRPr="007E6A31">
              <w:rPr>
                <w:rFonts w:cs="Arial"/>
                <w:color w:val="000000" w:themeColor="text1"/>
              </w:rPr>
              <w:t>Text Box</w:t>
            </w:r>
          </w:p>
        </w:tc>
        <w:tc>
          <w:tcPr>
            <w:tcW w:w="1103" w:type="dxa"/>
          </w:tcPr>
          <w:p w14:paraId="255120EF" w14:textId="77777777" w:rsidR="005C1ADF" w:rsidRPr="007E6A31" w:rsidRDefault="005C1ADF" w:rsidP="007D56CE">
            <w:pPr>
              <w:snapToGrid w:val="0"/>
              <w:rPr>
                <w:rFonts w:cs="Arial"/>
                <w:color w:val="000000" w:themeColor="text1"/>
              </w:rPr>
            </w:pPr>
            <w:r w:rsidRPr="007E6A31">
              <w:rPr>
                <w:rFonts w:cs="Arial"/>
                <w:color w:val="000000" w:themeColor="text1"/>
              </w:rPr>
              <w:t>Numeric</w:t>
            </w:r>
          </w:p>
        </w:tc>
        <w:tc>
          <w:tcPr>
            <w:tcW w:w="2410" w:type="dxa"/>
          </w:tcPr>
          <w:p w14:paraId="255120F0" w14:textId="77777777" w:rsidR="005C1ADF" w:rsidRPr="007E6A31" w:rsidRDefault="005C1ADF" w:rsidP="007D56CE">
            <w:pPr>
              <w:snapToGrid w:val="0"/>
              <w:rPr>
                <w:rFonts w:cs="Arial"/>
                <w:color w:val="000000" w:themeColor="text1"/>
              </w:rPr>
            </w:pPr>
            <w:r w:rsidRPr="007E6A31">
              <w:rPr>
                <w:rFonts w:cs="Arial"/>
                <w:color w:val="000000" w:themeColor="text1"/>
              </w:rPr>
              <w:t xml:space="preserve">Gives the amount  applicable to the assignee in case of Conditional Assignment </w:t>
            </w:r>
          </w:p>
        </w:tc>
        <w:tc>
          <w:tcPr>
            <w:tcW w:w="1701" w:type="dxa"/>
          </w:tcPr>
          <w:p w14:paraId="255120F1" w14:textId="77777777" w:rsidR="005C1ADF" w:rsidRPr="007E6A31" w:rsidRDefault="005C1ADF" w:rsidP="003B005D">
            <w:pPr>
              <w:snapToGrid w:val="0"/>
              <w:rPr>
                <w:color w:val="000000" w:themeColor="text1"/>
              </w:rPr>
            </w:pPr>
            <w:r w:rsidRPr="007E6A31">
              <w:rPr>
                <w:color w:val="000000" w:themeColor="text1"/>
              </w:rPr>
              <w:t xml:space="preserve">Enabled </w:t>
            </w:r>
          </w:p>
        </w:tc>
        <w:tc>
          <w:tcPr>
            <w:tcW w:w="1002" w:type="dxa"/>
          </w:tcPr>
          <w:p w14:paraId="255120F2" w14:textId="77777777" w:rsidR="005C1ADF" w:rsidRPr="007E6A31" w:rsidRDefault="005C1ADF" w:rsidP="007D56CE">
            <w:pPr>
              <w:snapToGrid w:val="0"/>
              <w:rPr>
                <w:rFonts w:cs="Arial"/>
                <w:color w:val="000000" w:themeColor="text1"/>
              </w:rPr>
            </w:pPr>
            <w:r w:rsidRPr="007E6A31">
              <w:rPr>
                <w:rFonts w:cs="Arial"/>
                <w:color w:val="000000" w:themeColor="text1"/>
              </w:rPr>
              <w:t>N/A</w:t>
            </w:r>
          </w:p>
        </w:tc>
      </w:tr>
      <w:tr w:rsidR="007E6A31" w:rsidRPr="007E6A31" w14:paraId="255120FB" w14:textId="77777777" w:rsidTr="001A28D3">
        <w:trPr>
          <w:trHeight w:val="285"/>
        </w:trPr>
        <w:tc>
          <w:tcPr>
            <w:tcW w:w="1843" w:type="dxa"/>
          </w:tcPr>
          <w:p w14:paraId="255120F4" w14:textId="77777777" w:rsidR="00623CA0" w:rsidRPr="007E6A31" w:rsidRDefault="00623CA0" w:rsidP="00A43649">
            <w:pPr>
              <w:rPr>
                <w:rFonts w:cs="Arial"/>
                <w:color w:val="000000" w:themeColor="text1"/>
              </w:rPr>
            </w:pPr>
            <w:r w:rsidRPr="007E6A31">
              <w:rPr>
                <w:rFonts w:eastAsia="Courier New" w:cs="Arial"/>
                <w:color w:val="000000" w:themeColor="text1"/>
              </w:rPr>
              <w:t>Relationship to Insured</w:t>
            </w:r>
          </w:p>
          <w:p w14:paraId="255120F5" w14:textId="77777777" w:rsidR="00623CA0" w:rsidRPr="007E6A31" w:rsidRDefault="00623CA0" w:rsidP="00A43649">
            <w:pPr>
              <w:rPr>
                <w:rFonts w:eastAsia="Courier New" w:cs="Arial"/>
                <w:color w:val="000000" w:themeColor="text1"/>
              </w:rPr>
            </w:pPr>
          </w:p>
        </w:tc>
        <w:tc>
          <w:tcPr>
            <w:tcW w:w="1307" w:type="dxa"/>
          </w:tcPr>
          <w:p w14:paraId="255120F6" w14:textId="77777777" w:rsidR="00623CA0" w:rsidRPr="007E6A31" w:rsidRDefault="00623CA0" w:rsidP="00A43649">
            <w:pPr>
              <w:snapToGrid w:val="0"/>
              <w:rPr>
                <w:rFonts w:cs="Arial"/>
                <w:color w:val="000000" w:themeColor="text1"/>
              </w:rPr>
            </w:pPr>
            <w:r w:rsidRPr="007E6A31">
              <w:rPr>
                <w:rFonts w:cs="Arial"/>
                <w:color w:val="000000" w:themeColor="text1"/>
              </w:rPr>
              <w:t>Drop down</w:t>
            </w:r>
          </w:p>
        </w:tc>
        <w:tc>
          <w:tcPr>
            <w:tcW w:w="1103" w:type="dxa"/>
          </w:tcPr>
          <w:p w14:paraId="255120F7" w14:textId="77777777" w:rsidR="00623CA0" w:rsidRPr="007E6A31" w:rsidRDefault="00623CA0" w:rsidP="00A43649">
            <w:pPr>
              <w:snapToGrid w:val="0"/>
              <w:rPr>
                <w:rFonts w:cs="Arial"/>
                <w:color w:val="000000" w:themeColor="text1"/>
              </w:rPr>
            </w:pPr>
            <w:r w:rsidRPr="007E6A31">
              <w:rPr>
                <w:rFonts w:cs="Arial"/>
                <w:color w:val="000000" w:themeColor="text1"/>
              </w:rPr>
              <w:t>Varchar</w:t>
            </w:r>
          </w:p>
        </w:tc>
        <w:tc>
          <w:tcPr>
            <w:tcW w:w="2410" w:type="dxa"/>
          </w:tcPr>
          <w:p w14:paraId="255120F8" w14:textId="77777777" w:rsidR="00623CA0" w:rsidRPr="007E6A31" w:rsidRDefault="00623CA0" w:rsidP="00A43649">
            <w:pPr>
              <w:snapToGrid w:val="0"/>
              <w:rPr>
                <w:rFonts w:cs="Arial"/>
                <w:color w:val="000000" w:themeColor="text1"/>
              </w:rPr>
            </w:pPr>
            <w:r w:rsidRPr="007E6A31">
              <w:rPr>
                <w:rFonts w:cs="Arial"/>
                <w:color w:val="000000" w:themeColor="text1"/>
              </w:rPr>
              <w:t>Gives the relationship of the nominee to the policyholder</w:t>
            </w:r>
          </w:p>
        </w:tc>
        <w:tc>
          <w:tcPr>
            <w:tcW w:w="1701" w:type="dxa"/>
          </w:tcPr>
          <w:p w14:paraId="255120F9" w14:textId="77777777" w:rsidR="00623CA0" w:rsidRPr="007E6A31" w:rsidRDefault="00623CA0" w:rsidP="00A43649">
            <w:pPr>
              <w:snapToGrid w:val="0"/>
              <w:rPr>
                <w:color w:val="000000" w:themeColor="text1"/>
              </w:rPr>
            </w:pPr>
            <w:r w:rsidRPr="007E6A31">
              <w:rPr>
                <w:color w:val="000000" w:themeColor="text1"/>
              </w:rPr>
              <w:t>Enabled.</w:t>
            </w:r>
          </w:p>
        </w:tc>
        <w:tc>
          <w:tcPr>
            <w:tcW w:w="1002" w:type="dxa"/>
          </w:tcPr>
          <w:p w14:paraId="255120FA" w14:textId="77777777" w:rsidR="00623CA0" w:rsidRPr="007E6A31" w:rsidRDefault="00623CA0" w:rsidP="00A43649">
            <w:pPr>
              <w:snapToGrid w:val="0"/>
              <w:rPr>
                <w:rFonts w:cs="Arial"/>
                <w:color w:val="000000" w:themeColor="text1"/>
              </w:rPr>
            </w:pPr>
            <w:r w:rsidRPr="007E6A31">
              <w:rPr>
                <w:rFonts w:cs="Arial"/>
                <w:color w:val="000000" w:themeColor="text1"/>
              </w:rPr>
              <w:t>N/A</w:t>
            </w:r>
          </w:p>
        </w:tc>
      </w:tr>
      <w:tr w:rsidR="007E6A31" w:rsidRPr="007E6A31" w14:paraId="25512103" w14:textId="77777777" w:rsidTr="001A28D3">
        <w:trPr>
          <w:trHeight w:val="285"/>
        </w:trPr>
        <w:tc>
          <w:tcPr>
            <w:tcW w:w="1843" w:type="dxa"/>
          </w:tcPr>
          <w:p w14:paraId="255120FC" w14:textId="77777777" w:rsidR="00623CA0" w:rsidRPr="007E6A31" w:rsidRDefault="00623CA0" w:rsidP="00A43649">
            <w:pPr>
              <w:rPr>
                <w:rFonts w:cs="Arial"/>
                <w:color w:val="000000" w:themeColor="text1"/>
              </w:rPr>
            </w:pPr>
            <w:r w:rsidRPr="007E6A31">
              <w:rPr>
                <w:rFonts w:eastAsia="Courier New"/>
                <w:color w:val="000000" w:themeColor="text1"/>
                <w:sz w:val="14"/>
                <w:szCs w:val="14"/>
              </w:rPr>
              <w:t> </w:t>
            </w:r>
            <w:r w:rsidRPr="007E6A31">
              <w:rPr>
                <w:rFonts w:eastAsia="Courier New" w:cs="Arial"/>
                <w:color w:val="000000" w:themeColor="text1"/>
              </w:rPr>
              <w:t>Date of Birth</w:t>
            </w:r>
            <w:r w:rsidRPr="007E6A31">
              <w:rPr>
                <w:color w:val="000000" w:themeColor="text1"/>
                <w:lang w:val="en-US"/>
              </w:rPr>
              <w:t>*</w:t>
            </w:r>
          </w:p>
          <w:p w14:paraId="255120FD" w14:textId="77777777" w:rsidR="00623CA0" w:rsidRPr="007E6A31" w:rsidRDefault="00623CA0" w:rsidP="00A43649">
            <w:pPr>
              <w:snapToGrid w:val="0"/>
              <w:rPr>
                <w:rFonts w:cs="Arial"/>
                <w:color w:val="000000" w:themeColor="text1"/>
              </w:rPr>
            </w:pPr>
          </w:p>
        </w:tc>
        <w:tc>
          <w:tcPr>
            <w:tcW w:w="1307" w:type="dxa"/>
          </w:tcPr>
          <w:p w14:paraId="255120FE" w14:textId="77777777" w:rsidR="00623CA0" w:rsidRPr="007E6A31" w:rsidRDefault="00623CA0" w:rsidP="00A43649">
            <w:pPr>
              <w:snapToGrid w:val="0"/>
              <w:rPr>
                <w:rFonts w:cs="Arial"/>
                <w:color w:val="000000" w:themeColor="text1"/>
              </w:rPr>
            </w:pPr>
            <w:r w:rsidRPr="007E6A31">
              <w:rPr>
                <w:rFonts w:cs="Arial"/>
                <w:color w:val="000000" w:themeColor="text1"/>
              </w:rPr>
              <w:t>Text Box</w:t>
            </w:r>
          </w:p>
        </w:tc>
        <w:tc>
          <w:tcPr>
            <w:tcW w:w="1103" w:type="dxa"/>
          </w:tcPr>
          <w:p w14:paraId="255120FF" w14:textId="77777777" w:rsidR="00623CA0" w:rsidRPr="007E6A31" w:rsidRDefault="00623CA0" w:rsidP="00A43649">
            <w:pPr>
              <w:snapToGrid w:val="0"/>
              <w:rPr>
                <w:rFonts w:cs="Arial"/>
                <w:color w:val="000000" w:themeColor="text1"/>
              </w:rPr>
            </w:pPr>
            <w:r w:rsidRPr="007E6A31">
              <w:rPr>
                <w:rFonts w:cs="Arial"/>
                <w:color w:val="000000" w:themeColor="text1"/>
              </w:rPr>
              <w:t xml:space="preserve">Date </w:t>
            </w:r>
          </w:p>
        </w:tc>
        <w:tc>
          <w:tcPr>
            <w:tcW w:w="2410" w:type="dxa"/>
          </w:tcPr>
          <w:p w14:paraId="25512100" w14:textId="77777777" w:rsidR="00623CA0" w:rsidRPr="007E6A31" w:rsidRDefault="00623CA0" w:rsidP="00A43649">
            <w:pPr>
              <w:snapToGrid w:val="0"/>
              <w:rPr>
                <w:rFonts w:cs="Arial"/>
                <w:color w:val="000000" w:themeColor="text1"/>
              </w:rPr>
            </w:pPr>
            <w:r w:rsidRPr="007E6A31">
              <w:rPr>
                <w:rFonts w:cs="Arial"/>
                <w:color w:val="000000" w:themeColor="text1"/>
              </w:rPr>
              <w:t>Gives the date of birth of the assignee</w:t>
            </w:r>
          </w:p>
        </w:tc>
        <w:tc>
          <w:tcPr>
            <w:tcW w:w="1701" w:type="dxa"/>
          </w:tcPr>
          <w:p w14:paraId="25512101" w14:textId="77777777" w:rsidR="00623CA0" w:rsidRPr="007E6A31" w:rsidRDefault="00623CA0" w:rsidP="00A43649">
            <w:pPr>
              <w:snapToGrid w:val="0"/>
              <w:rPr>
                <w:rFonts w:cs="Arial"/>
                <w:color w:val="000000" w:themeColor="text1"/>
              </w:rPr>
            </w:pPr>
            <w:r w:rsidRPr="007E6A31">
              <w:rPr>
                <w:color w:val="000000" w:themeColor="text1"/>
              </w:rPr>
              <w:t xml:space="preserve">Enabled </w:t>
            </w:r>
          </w:p>
        </w:tc>
        <w:tc>
          <w:tcPr>
            <w:tcW w:w="1002" w:type="dxa"/>
          </w:tcPr>
          <w:p w14:paraId="25512102" w14:textId="77777777" w:rsidR="00623CA0" w:rsidRPr="007E6A31" w:rsidRDefault="00623CA0" w:rsidP="00A43649">
            <w:pPr>
              <w:snapToGrid w:val="0"/>
              <w:rPr>
                <w:rFonts w:cs="Arial"/>
                <w:color w:val="000000" w:themeColor="text1"/>
              </w:rPr>
            </w:pPr>
            <w:r w:rsidRPr="007E6A31">
              <w:rPr>
                <w:rFonts w:cs="Arial"/>
                <w:color w:val="000000" w:themeColor="text1"/>
              </w:rPr>
              <w:t>N/A</w:t>
            </w:r>
          </w:p>
        </w:tc>
      </w:tr>
      <w:tr w:rsidR="007E6A31" w:rsidRPr="007E6A31" w14:paraId="2551210B" w14:textId="77777777" w:rsidTr="001A28D3">
        <w:trPr>
          <w:trHeight w:val="285"/>
        </w:trPr>
        <w:tc>
          <w:tcPr>
            <w:tcW w:w="1843" w:type="dxa"/>
          </w:tcPr>
          <w:p w14:paraId="25512104" w14:textId="77777777" w:rsidR="00623CA0" w:rsidRPr="007E6A31" w:rsidRDefault="00623CA0" w:rsidP="00A43649">
            <w:pPr>
              <w:rPr>
                <w:rFonts w:cs="Arial"/>
                <w:color w:val="000000" w:themeColor="text1"/>
              </w:rPr>
            </w:pPr>
            <w:r w:rsidRPr="007E6A31">
              <w:rPr>
                <w:rFonts w:eastAsia="Courier New" w:cs="Arial"/>
                <w:color w:val="000000" w:themeColor="text1"/>
              </w:rPr>
              <w:t>UID Number</w:t>
            </w:r>
          </w:p>
          <w:p w14:paraId="25512105" w14:textId="77777777" w:rsidR="00623CA0" w:rsidRPr="007E6A31" w:rsidRDefault="00623CA0" w:rsidP="00A43649">
            <w:pPr>
              <w:snapToGrid w:val="0"/>
              <w:rPr>
                <w:rFonts w:cs="Arial"/>
                <w:color w:val="000000" w:themeColor="text1"/>
              </w:rPr>
            </w:pPr>
          </w:p>
        </w:tc>
        <w:tc>
          <w:tcPr>
            <w:tcW w:w="1307" w:type="dxa"/>
          </w:tcPr>
          <w:p w14:paraId="25512106" w14:textId="77777777" w:rsidR="00623CA0" w:rsidRPr="007E6A31" w:rsidRDefault="00623CA0" w:rsidP="00A43649">
            <w:pPr>
              <w:snapToGrid w:val="0"/>
              <w:rPr>
                <w:rFonts w:cs="Arial"/>
                <w:color w:val="000000" w:themeColor="text1"/>
              </w:rPr>
            </w:pPr>
            <w:r w:rsidRPr="007E6A31">
              <w:rPr>
                <w:rFonts w:cs="Arial"/>
                <w:color w:val="000000" w:themeColor="text1"/>
              </w:rPr>
              <w:t>Text Box</w:t>
            </w:r>
          </w:p>
        </w:tc>
        <w:tc>
          <w:tcPr>
            <w:tcW w:w="1103" w:type="dxa"/>
          </w:tcPr>
          <w:p w14:paraId="25512107" w14:textId="77777777" w:rsidR="00623CA0" w:rsidRPr="007E6A31" w:rsidRDefault="00623CA0" w:rsidP="00A43649">
            <w:pPr>
              <w:snapToGrid w:val="0"/>
              <w:rPr>
                <w:rFonts w:cs="Arial"/>
                <w:color w:val="000000" w:themeColor="text1"/>
              </w:rPr>
            </w:pPr>
            <w:r w:rsidRPr="007E6A31">
              <w:rPr>
                <w:rFonts w:cs="Arial"/>
                <w:color w:val="000000" w:themeColor="text1"/>
              </w:rPr>
              <w:t>String</w:t>
            </w:r>
          </w:p>
        </w:tc>
        <w:tc>
          <w:tcPr>
            <w:tcW w:w="2410" w:type="dxa"/>
          </w:tcPr>
          <w:p w14:paraId="25512108" w14:textId="77777777" w:rsidR="00623CA0" w:rsidRPr="007E6A31" w:rsidRDefault="00623CA0" w:rsidP="00A43649">
            <w:pPr>
              <w:snapToGrid w:val="0"/>
              <w:rPr>
                <w:rFonts w:cs="Arial"/>
                <w:color w:val="000000" w:themeColor="text1"/>
              </w:rPr>
            </w:pPr>
            <w:r w:rsidRPr="007E6A31">
              <w:rPr>
                <w:rFonts w:cs="Arial"/>
                <w:color w:val="000000" w:themeColor="text1"/>
              </w:rPr>
              <w:t>Gives the Unique Identification Number of the assignee</w:t>
            </w:r>
          </w:p>
        </w:tc>
        <w:tc>
          <w:tcPr>
            <w:tcW w:w="1701" w:type="dxa"/>
          </w:tcPr>
          <w:p w14:paraId="25512109" w14:textId="77777777" w:rsidR="00623CA0" w:rsidRPr="007E6A31" w:rsidRDefault="00623CA0" w:rsidP="00A43649">
            <w:pPr>
              <w:snapToGrid w:val="0"/>
              <w:rPr>
                <w:rFonts w:cs="Arial"/>
                <w:color w:val="000000" w:themeColor="text1"/>
              </w:rPr>
            </w:pPr>
            <w:r w:rsidRPr="007E6A31">
              <w:rPr>
                <w:color w:val="000000" w:themeColor="text1"/>
              </w:rPr>
              <w:t>Disabled</w:t>
            </w:r>
          </w:p>
        </w:tc>
        <w:tc>
          <w:tcPr>
            <w:tcW w:w="1002" w:type="dxa"/>
          </w:tcPr>
          <w:p w14:paraId="2551210A" w14:textId="77777777" w:rsidR="00623CA0" w:rsidRPr="007E6A31" w:rsidRDefault="00623CA0" w:rsidP="00A43649">
            <w:pPr>
              <w:snapToGrid w:val="0"/>
              <w:rPr>
                <w:rFonts w:cs="Arial"/>
                <w:color w:val="000000" w:themeColor="text1"/>
              </w:rPr>
            </w:pPr>
            <w:r w:rsidRPr="007E6A31">
              <w:rPr>
                <w:rFonts w:cs="Arial"/>
                <w:color w:val="000000" w:themeColor="text1"/>
              </w:rPr>
              <w:t>N/A</w:t>
            </w:r>
          </w:p>
        </w:tc>
      </w:tr>
      <w:tr w:rsidR="007E6A31" w:rsidRPr="007E6A31" w14:paraId="25512113" w14:textId="77777777" w:rsidTr="001A28D3">
        <w:trPr>
          <w:trHeight w:val="285"/>
        </w:trPr>
        <w:tc>
          <w:tcPr>
            <w:tcW w:w="1843" w:type="dxa"/>
          </w:tcPr>
          <w:p w14:paraId="2551210C" w14:textId="77777777" w:rsidR="00623CA0" w:rsidRPr="007E6A31" w:rsidRDefault="00623CA0" w:rsidP="00A43649">
            <w:pPr>
              <w:rPr>
                <w:rFonts w:cs="Arial"/>
                <w:color w:val="000000" w:themeColor="text1"/>
              </w:rPr>
            </w:pPr>
            <w:r w:rsidRPr="007E6A31">
              <w:rPr>
                <w:rFonts w:eastAsia="Courier New" w:cs="Arial"/>
                <w:color w:val="000000" w:themeColor="text1"/>
              </w:rPr>
              <w:t>PAN Number</w:t>
            </w:r>
          </w:p>
          <w:p w14:paraId="2551210D" w14:textId="77777777" w:rsidR="00623CA0" w:rsidRPr="007E6A31" w:rsidRDefault="00623CA0" w:rsidP="00A43649">
            <w:pPr>
              <w:snapToGrid w:val="0"/>
              <w:rPr>
                <w:rFonts w:cs="Arial"/>
                <w:color w:val="000000" w:themeColor="text1"/>
              </w:rPr>
            </w:pPr>
          </w:p>
        </w:tc>
        <w:tc>
          <w:tcPr>
            <w:tcW w:w="1307" w:type="dxa"/>
          </w:tcPr>
          <w:p w14:paraId="2551210E" w14:textId="77777777" w:rsidR="00623CA0" w:rsidRPr="007E6A31" w:rsidRDefault="00623CA0" w:rsidP="00A43649">
            <w:pPr>
              <w:snapToGrid w:val="0"/>
              <w:rPr>
                <w:rFonts w:cs="Arial"/>
                <w:color w:val="000000" w:themeColor="text1"/>
              </w:rPr>
            </w:pPr>
            <w:r w:rsidRPr="007E6A31">
              <w:rPr>
                <w:rFonts w:cs="Arial"/>
                <w:color w:val="000000" w:themeColor="text1"/>
              </w:rPr>
              <w:t>Text Box</w:t>
            </w:r>
          </w:p>
        </w:tc>
        <w:tc>
          <w:tcPr>
            <w:tcW w:w="1103" w:type="dxa"/>
          </w:tcPr>
          <w:p w14:paraId="2551210F" w14:textId="77777777" w:rsidR="00623CA0" w:rsidRPr="007E6A31" w:rsidRDefault="00623CA0" w:rsidP="00A43649">
            <w:pPr>
              <w:snapToGrid w:val="0"/>
              <w:rPr>
                <w:rFonts w:cs="Arial"/>
                <w:color w:val="000000" w:themeColor="text1"/>
              </w:rPr>
            </w:pPr>
            <w:r w:rsidRPr="007E6A31">
              <w:rPr>
                <w:rFonts w:cs="Arial"/>
                <w:color w:val="000000" w:themeColor="text1"/>
              </w:rPr>
              <w:t>String</w:t>
            </w:r>
          </w:p>
        </w:tc>
        <w:tc>
          <w:tcPr>
            <w:tcW w:w="2410" w:type="dxa"/>
          </w:tcPr>
          <w:p w14:paraId="25512110" w14:textId="77777777" w:rsidR="00623CA0" w:rsidRPr="007E6A31" w:rsidRDefault="00623CA0" w:rsidP="00A43649">
            <w:pPr>
              <w:snapToGrid w:val="0"/>
              <w:rPr>
                <w:rFonts w:cs="Arial"/>
                <w:color w:val="000000" w:themeColor="text1"/>
              </w:rPr>
            </w:pPr>
            <w:r w:rsidRPr="007E6A31">
              <w:rPr>
                <w:rFonts w:cs="Arial"/>
                <w:color w:val="000000" w:themeColor="text1"/>
              </w:rPr>
              <w:t>Gives the PAN Number of the assignee</w:t>
            </w:r>
          </w:p>
        </w:tc>
        <w:tc>
          <w:tcPr>
            <w:tcW w:w="1701" w:type="dxa"/>
          </w:tcPr>
          <w:p w14:paraId="25512111" w14:textId="77777777" w:rsidR="00623CA0" w:rsidRPr="007E6A31" w:rsidRDefault="00623CA0" w:rsidP="00A43649">
            <w:pPr>
              <w:snapToGrid w:val="0"/>
              <w:rPr>
                <w:rFonts w:cs="Arial"/>
                <w:color w:val="000000" w:themeColor="text1"/>
              </w:rPr>
            </w:pPr>
            <w:r w:rsidRPr="007E6A31">
              <w:rPr>
                <w:color w:val="000000" w:themeColor="text1"/>
              </w:rPr>
              <w:t>Enabled</w:t>
            </w:r>
          </w:p>
        </w:tc>
        <w:tc>
          <w:tcPr>
            <w:tcW w:w="1002" w:type="dxa"/>
          </w:tcPr>
          <w:p w14:paraId="25512112" w14:textId="77777777" w:rsidR="00623CA0" w:rsidRPr="007E6A31" w:rsidRDefault="00623CA0" w:rsidP="00A43649">
            <w:pPr>
              <w:snapToGrid w:val="0"/>
              <w:rPr>
                <w:rFonts w:cs="Arial"/>
                <w:color w:val="000000" w:themeColor="text1"/>
              </w:rPr>
            </w:pPr>
            <w:r w:rsidRPr="007E6A31">
              <w:rPr>
                <w:rFonts w:cs="Arial"/>
                <w:color w:val="000000" w:themeColor="text1"/>
              </w:rPr>
              <w:t>N/A</w:t>
            </w:r>
          </w:p>
        </w:tc>
      </w:tr>
      <w:tr w:rsidR="007E6A31" w:rsidRPr="007E6A31" w14:paraId="2551211B" w14:textId="77777777" w:rsidTr="001A28D3">
        <w:trPr>
          <w:trHeight w:val="285"/>
        </w:trPr>
        <w:tc>
          <w:tcPr>
            <w:tcW w:w="1843" w:type="dxa"/>
          </w:tcPr>
          <w:p w14:paraId="25512114" w14:textId="77777777" w:rsidR="00623CA0" w:rsidRPr="007E6A31" w:rsidRDefault="00623CA0" w:rsidP="00A43649">
            <w:pPr>
              <w:rPr>
                <w:rFonts w:cs="Arial"/>
                <w:color w:val="000000" w:themeColor="text1"/>
              </w:rPr>
            </w:pPr>
            <w:r w:rsidRPr="007E6A31">
              <w:rPr>
                <w:rFonts w:eastAsia="Courier New" w:cs="Arial"/>
                <w:color w:val="000000" w:themeColor="text1"/>
              </w:rPr>
              <w:t>Email</w:t>
            </w:r>
          </w:p>
          <w:p w14:paraId="25512115" w14:textId="77777777" w:rsidR="00623CA0" w:rsidRPr="007E6A31" w:rsidRDefault="00623CA0" w:rsidP="00A43649">
            <w:pPr>
              <w:snapToGrid w:val="0"/>
              <w:rPr>
                <w:rFonts w:cs="Arial"/>
                <w:color w:val="000000" w:themeColor="text1"/>
              </w:rPr>
            </w:pPr>
          </w:p>
        </w:tc>
        <w:tc>
          <w:tcPr>
            <w:tcW w:w="1307" w:type="dxa"/>
          </w:tcPr>
          <w:p w14:paraId="25512116" w14:textId="77777777" w:rsidR="00623CA0" w:rsidRPr="007E6A31" w:rsidRDefault="00623CA0" w:rsidP="00A43649">
            <w:pPr>
              <w:snapToGrid w:val="0"/>
              <w:rPr>
                <w:rFonts w:cs="Arial"/>
                <w:color w:val="000000" w:themeColor="text1"/>
              </w:rPr>
            </w:pPr>
            <w:r w:rsidRPr="007E6A31">
              <w:rPr>
                <w:rFonts w:cs="Arial"/>
                <w:color w:val="000000" w:themeColor="text1"/>
              </w:rPr>
              <w:t>Text Box</w:t>
            </w:r>
          </w:p>
        </w:tc>
        <w:tc>
          <w:tcPr>
            <w:tcW w:w="1103" w:type="dxa"/>
          </w:tcPr>
          <w:p w14:paraId="25512117" w14:textId="77777777" w:rsidR="00623CA0" w:rsidRPr="007E6A31" w:rsidRDefault="00623CA0" w:rsidP="00A43649">
            <w:pPr>
              <w:snapToGrid w:val="0"/>
              <w:rPr>
                <w:rFonts w:cs="Arial"/>
                <w:color w:val="000000" w:themeColor="text1"/>
              </w:rPr>
            </w:pPr>
            <w:r w:rsidRPr="007E6A31">
              <w:rPr>
                <w:rFonts w:cs="Arial"/>
                <w:color w:val="000000" w:themeColor="text1"/>
              </w:rPr>
              <w:t>Multiple</w:t>
            </w:r>
          </w:p>
        </w:tc>
        <w:tc>
          <w:tcPr>
            <w:tcW w:w="2410" w:type="dxa"/>
          </w:tcPr>
          <w:p w14:paraId="25512118" w14:textId="77777777" w:rsidR="00623CA0" w:rsidRPr="007E6A31" w:rsidRDefault="00623CA0" w:rsidP="00A43649">
            <w:pPr>
              <w:rPr>
                <w:rFonts w:cs="Arial"/>
                <w:color w:val="000000" w:themeColor="text1"/>
              </w:rPr>
            </w:pPr>
            <w:r w:rsidRPr="007E6A31">
              <w:rPr>
                <w:rFonts w:cs="Arial"/>
                <w:color w:val="000000" w:themeColor="text1"/>
              </w:rPr>
              <w:t>Gives the email address of the assignee</w:t>
            </w:r>
          </w:p>
        </w:tc>
        <w:tc>
          <w:tcPr>
            <w:tcW w:w="1701" w:type="dxa"/>
          </w:tcPr>
          <w:p w14:paraId="25512119" w14:textId="77777777" w:rsidR="00623CA0" w:rsidRPr="007E6A31" w:rsidRDefault="00623CA0" w:rsidP="00A43649">
            <w:pPr>
              <w:snapToGrid w:val="0"/>
              <w:rPr>
                <w:rFonts w:cs="Arial"/>
                <w:color w:val="000000" w:themeColor="text1"/>
              </w:rPr>
            </w:pPr>
            <w:r w:rsidRPr="007E6A31">
              <w:rPr>
                <w:color w:val="000000" w:themeColor="text1"/>
              </w:rPr>
              <w:t>Enabled.</w:t>
            </w:r>
          </w:p>
        </w:tc>
        <w:tc>
          <w:tcPr>
            <w:tcW w:w="1002" w:type="dxa"/>
          </w:tcPr>
          <w:p w14:paraId="2551211A" w14:textId="77777777" w:rsidR="00623CA0" w:rsidRPr="007E6A31" w:rsidRDefault="00623CA0" w:rsidP="00A43649">
            <w:pPr>
              <w:snapToGrid w:val="0"/>
              <w:rPr>
                <w:rFonts w:cs="Arial"/>
                <w:color w:val="000000" w:themeColor="text1"/>
              </w:rPr>
            </w:pPr>
            <w:r w:rsidRPr="007E6A31">
              <w:rPr>
                <w:rFonts w:cs="Arial"/>
                <w:color w:val="000000" w:themeColor="text1"/>
              </w:rPr>
              <w:t>N/A</w:t>
            </w:r>
          </w:p>
        </w:tc>
      </w:tr>
      <w:tr w:rsidR="007E6A31" w:rsidRPr="007E6A31" w14:paraId="2551211D" w14:textId="77777777" w:rsidTr="001A28D3">
        <w:trPr>
          <w:trHeight w:val="285"/>
        </w:trPr>
        <w:tc>
          <w:tcPr>
            <w:tcW w:w="9366" w:type="dxa"/>
            <w:gridSpan w:val="6"/>
          </w:tcPr>
          <w:p w14:paraId="2551211C" w14:textId="77777777" w:rsidR="00623CA0" w:rsidRPr="007E6A31" w:rsidRDefault="00623CA0" w:rsidP="007D56CE">
            <w:pPr>
              <w:snapToGrid w:val="0"/>
              <w:rPr>
                <w:rFonts w:cs="Arial"/>
                <w:b/>
                <w:color w:val="000000" w:themeColor="text1"/>
              </w:rPr>
            </w:pPr>
            <w:r w:rsidRPr="007E6A31">
              <w:rPr>
                <w:rFonts w:cs="Arial"/>
                <w:b/>
                <w:color w:val="000000" w:themeColor="text1"/>
              </w:rPr>
              <w:t>Address</w:t>
            </w:r>
          </w:p>
        </w:tc>
      </w:tr>
      <w:tr w:rsidR="007E6A31" w:rsidRPr="007E6A31" w14:paraId="25512124" w14:textId="77777777" w:rsidTr="001A28D3">
        <w:trPr>
          <w:trHeight w:val="285"/>
        </w:trPr>
        <w:tc>
          <w:tcPr>
            <w:tcW w:w="1843" w:type="dxa"/>
          </w:tcPr>
          <w:p w14:paraId="2551211E" w14:textId="77777777" w:rsidR="00623CA0" w:rsidRPr="007E6A31" w:rsidRDefault="00623CA0" w:rsidP="007D56CE">
            <w:pPr>
              <w:rPr>
                <w:rFonts w:eastAsia="Courier New" w:cs="Arial"/>
                <w:color w:val="000000" w:themeColor="text1"/>
              </w:rPr>
            </w:pPr>
            <w:r w:rsidRPr="007E6A31">
              <w:rPr>
                <w:rFonts w:eastAsia="Courier New" w:cs="Arial"/>
                <w:color w:val="000000" w:themeColor="text1"/>
              </w:rPr>
              <w:t>Address Line 1</w:t>
            </w:r>
          </w:p>
        </w:tc>
        <w:tc>
          <w:tcPr>
            <w:tcW w:w="1307" w:type="dxa"/>
          </w:tcPr>
          <w:p w14:paraId="2551211F"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Text Box</w:t>
            </w:r>
          </w:p>
        </w:tc>
        <w:tc>
          <w:tcPr>
            <w:tcW w:w="1103" w:type="dxa"/>
          </w:tcPr>
          <w:p w14:paraId="25512120"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Multiple</w:t>
            </w:r>
          </w:p>
        </w:tc>
        <w:tc>
          <w:tcPr>
            <w:tcW w:w="2410" w:type="dxa"/>
          </w:tcPr>
          <w:p w14:paraId="25512121"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Gives the address of the assignee.</w:t>
            </w:r>
          </w:p>
        </w:tc>
        <w:tc>
          <w:tcPr>
            <w:tcW w:w="1701" w:type="dxa"/>
          </w:tcPr>
          <w:p w14:paraId="25512122" w14:textId="77777777" w:rsidR="00623CA0" w:rsidRPr="007E6A31" w:rsidRDefault="00623CA0" w:rsidP="003B005D">
            <w:pPr>
              <w:snapToGrid w:val="0"/>
              <w:rPr>
                <w:rFonts w:eastAsia="Courier New" w:cs="Arial"/>
                <w:color w:val="000000" w:themeColor="text1"/>
              </w:rPr>
            </w:pPr>
            <w:r w:rsidRPr="007E6A31">
              <w:rPr>
                <w:rFonts w:eastAsia="Courier New" w:cs="Arial"/>
                <w:color w:val="000000" w:themeColor="text1"/>
              </w:rPr>
              <w:t>Enabled.</w:t>
            </w:r>
          </w:p>
        </w:tc>
        <w:tc>
          <w:tcPr>
            <w:tcW w:w="1002" w:type="dxa"/>
          </w:tcPr>
          <w:p w14:paraId="25512123"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N/A</w:t>
            </w:r>
          </w:p>
        </w:tc>
      </w:tr>
      <w:tr w:rsidR="007E6A31" w:rsidRPr="007E6A31" w14:paraId="2551212B" w14:textId="77777777" w:rsidTr="001A28D3">
        <w:trPr>
          <w:trHeight w:val="285"/>
        </w:trPr>
        <w:tc>
          <w:tcPr>
            <w:tcW w:w="1843" w:type="dxa"/>
          </w:tcPr>
          <w:p w14:paraId="25512125" w14:textId="77777777" w:rsidR="00623CA0" w:rsidRPr="007E6A31" w:rsidRDefault="00623CA0" w:rsidP="008C030C">
            <w:pPr>
              <w:rPr>
                <w:rFonts w:eastAsia="Courier New" w:cs="Arial"/>
                <w:color w:val="000000" w:themeColor="text1"/>
              </w:rPr>
            </w:pPr>
            <w:r w:rsidRPr="007E6A31">
              <w:rPr>
                <w:rFonts w:eastAsia="Courier New" w:cs="Arial"/>
                <w:color w:val="000000" w:themeColor="text1"/>
              </w:rPr>
              <w:t>Address Line 2</w:t>
            </w:r>
          </w:p>
        </w:tc>
        <w:tc>
          <w:tcPr>
            <w:tcW w:w="1307" w:type="dxa"/>
          </w:tcPr>
          <w:p w14:paraId="25512126"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Text Box</w:t>
            </w:r>
          </w:p>
        </w:tc>
        <w:tc>
          <w:tcPr>
            <w:tcW w:w="1103" w:type="dxa"/>
          </w:tcPr>
          <w:p w14:paraId="25512127"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Multiple</w:t>
            </w:r>
          </w:p>
        </w:tc>
        <w:tc>
          <w:tcPr>
            <w:tcW w:w="2410" w:type="dxa"/>
          </w:tcPr>
          <w:p w14:paraId="25512128"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Gives the address</w:t>
            </w:r>
          </w:p>
        </w:tc>
        <w:tc>
          <w:tcPr>
            <w:tcW w:w="1701" w:type="dxa"/>
          </w:tcPr>
          <w:p w14:paraId="25512129" w14:textId="77777777" w:rsidR="00623CA0" w:rsidRPr="007E6A31" w:rsidRDefault="00623CA0" w:rsidP="003B005D">
            <w:pPr>
              <w:snapToGrid w:val="0"/>
              <w:rPr>
                <w:rFonts w:eastAsia="Courier New" w:cs="Arial"/>
                <w:color w:val="000000" w:themeColor="text1"/>
              </w:rPr>
            </w:pPr>
            <w:r w:rsidRPr="007E6A31">
              <w:rPr>
                <w:rFonts w:eastAsia="Courier New" w:cs="Arial"/>
                <w:color w:val="000000" w:themeColor="text1"/>
              </w:rPr>
              <w:t>Enabled.</w:t>
            </w:r>
          </w:p>
        </w:tc>
        <w:tc>
          <w:tcPr>
            <w:tcW w:w="1002" w:type="dxa"/>
          </w:tcPr>
          <w:p w14:paraId="2551212A"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N/A</w:t>
            </w:r>
          </w:p>
        </w:tc>
      </w:tr>
      <w:tr w:rsidR="007E6A31" w:rsidRPr="007E6A31" w14:paraId="25512132" w14:textId="77777777" w:rsidTr="001A28D3">
        <w:trPr>
          <w:trHeight w:val="285"/>
        </w:trPr>
        <w:tc>
          <w:tcPr>
            <w:tcW w:w="1843" w:type="dxa"/>
          </w:tcPr>
          <w:p w14:paraId="2551212C" w14:textId="77777777" w:rsidR="00623CA0" w:rsidRPr="007E6A31" w:rsidRDefault="00623CA0" w:rsidP="007D56CE">
            <w:pPr>
              <w:rPr>
                <w:rFonts w:eastAsia="Courier New" w:cs="Arial"/>
                <w:color w:val="000000" w:themeColor="text1"/>
              </w:rPr>
            </w:pPr>
            <w:r w:rsidRPr="007E6A31">
              <w:rPr>
                <w:rFonts w:eastAsia="Courier New" w:cs="Arial"/>
                <w:color w:val="000000" w:themeColor="text1"/>
              </w:rPr>
              <w:t>Address Line 3</w:t>
            </w:r>
          </w:p>
        </w:tc>
        <w:tc>
          <w:tcPr>
            <w:tcW w:w="1307" w:type="dxa"/>
          </w:tcPr>
          <w:p w14:paraId="2551212D"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Text Box</w:t>
            </w:r>
          </w:p>
        </w:tc>
        <w:tc>
          <w:tcPr>
            <w:tcW w:w="1103" w:type="dxa"/>
          </w:tcPr>
          <w:p w14:paraId="2551212E"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Multiple</w:t>
            </w:r>
          </w:p>
        </w:tc>
        <w:tc>
          <w:tcPr>
            <w:tcW w:w="2410" w:type="dxa"/>
          </w:tcPr>
          <w:p w14:paraId="2551212F"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Gives the address</w:t>
            </w:r>
          </w:p>
        </w:tc>
        <w:tc>
          <w:tcPr>
            <w:tcW w:w="1701" w:type="dxa"/>
          </w:tcPr>
          <w:p w14:paraId="25512130" w14:textId="77777777" w:rsidR="00623CA0" w:rsidRPr="007E6A31" w:rsidRDefault="00623CA0" w:rsidP="003B005D">
            <w:pPr>
              <w:snapToGrid w:val="0"/>
              <w:rPr>
                <w:rFonts w:eastAsia="Courier New" w:cs="Arial"/>
                <w:color w:val="000000" w:themeColor="text1"/>
              </w:rPr>
            </w:pPr>
            <w:r w:rsidRPr="007E6A31">
              <w:rPr>
                <w:rFonts w:eastAsia="Courier New" w:cs="Arial"/>
                <w:color w:val="000000" w:themeColor="text1"/>
              </w:rPr>
              <w:t>Enabled.</w:t>
            </w:r>
          </w:p>
        </w:tc>
        <w:tc>
          <w:tcPr>
            <w:tcW w:w="1002" w:type="dxa"/>
          </w:tcPr>
          <w:p w14:paraId="25512131"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N/A</w:t>
            </w:r>
          </w:p>
        </w:tc>
      </w:tr>
      <w:tr w:rsidR="007E6A31" w:rsidRPr="007E6A31" w14:paraId="25512139" w14:textId="77777777" w:rsidTr="001A28D3">
        <w:trPr>
          <w:trHeight w:val="285"/>
        </w:trPr>
        <w:tc>
          <w:tcPr>
            <w:tcW w:w="1843" w:type="dxa"/>
          </w:tcPr>
          <w:p w14:paraId="25512133" w14:textId="77777777" w:rsidR="00623CA0" w:rsidRPr="007E6A31" w:rsidRDefault="00623CA0" w:rsidP="007D56CE">
            <w:pPr>
              <w:rPr>
                <w:rFonts w:eastAsia="Courier New" w:cs="Arial"/>
                <w:color w:val="000000" w:themeColor="text1"/>
              </w:rPr>
            </w:pPr>
            <w:r w:rsidRPr="007E6A31">
              <w:rPr>
                <w:rFonts w:eastAsia="Courier New" w:cs="Arial"/>
                <w:color w:val="000000" w:themeColor="text1"/>
              </w:rPr>
              <w:lastRenderedPageBreak/>
              <w:t>Village</w:t>
            </w:r>
          </w:p>
        </w:tc>
        <w:tc>
          <w:tcPr>
            <w:tcW w:w="1307" w:type="dxa"/>
          </w:tcPr>
          <w:p w14:paraId="25512134"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Text Box</w:t>
            </w:r>
          </w:p>
        </w:tc>
        <w:tc>
          <w:tcPr>
            <w:tcW w:w="1103" w:type="dxa"/>
          </w:tcPr>
          <w:p w14:paraId="25512135"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Varchar</w:t>
            </w:r>
          </w:p>
        </w:tc>
        <w:tc>
          <w:tcPr>
            <w:tcW w:w="2410" w:type="dxa"/>
          </w:tcPr>
          <w:p w14:paraId="25512136" w14:textId="77777777" w:rsidR="00623CA0" w:rsidRPr="007E6A31" w:rsidRDefault="00623CA0" w:rsidP="007D56CE">
            <w:pPr>
              <w:snapToGrid w:val="0"/>
              <w:rPr>
                <w:rFonts w:eastAsia="Courier New" w:cs="Arial"/>
                <w:color w:val="000000" w:themeColor="text1"/>
              </w:rPr>
            </w:pPr>
            <w:r w:rsidRPr="007E6A31">
              <w:rPr>
                <w:color w:val="000000" w:themeColor="text1"/>
              </w:rPr>
              <w:t xml:space="preserve">Gives the Village name (If applicable) </w:t>
            </w:r>
          </w:p>
        </w:tc>
        <w:tc>
          <w:tcPr>
            <w:tcW w:w="1701" w:type="dxa"/>
          </w:tcPr>
          <w:p w14:paraId="25512137" w14:textId="77777777" w:rsidR="00623CA0" w:rsidRPr="007E6A31" w:rsidRDefault="00623CA0" w:rsidP="003B005D">
            <w:pPr>
              <w:snapToGrid w:val="0"/>
              <w:rPr>
                <w:rFonts w:eastAsia="Courier New" w:cs="Arial"/>
                <w:color w:val="000000" w:themeColor="text1"/>
              </w:rPr>
            </w:pPr>
            <w:r w:rsidRPr="007E6A31">
              <w:rPr>
                <w:rFonts w:eastAsia="Courier New" w:cs="Arial"/>
                <w:color w:val="000000" w:themeColor="text1"/>
              </w:rPr>
              <w:t>Enabled.</w:t>
            </w:r>
          </w:p>
        </w:tc>
        <w:tc>
          <w:tcPr>
            <w:tcW w:w="1002" w:type="dxa"/>
          </w:tcPr>
          <w:p w14:paraId="25512138"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N/A</w:t>
            </w:r>
          </w:p>
        </w:tc>
      </w:tr>
      <w:tr w:rsidR="007E6A31" w:rsidRPr="007E6A31" w14:paraId="25512140" w14:textId="77777777" w:rsidTr="001A28D3">
        <w:trPr>
          <w:trHeight w:val="285"/>
        </w:trPr>
        <w:tc>
          <w:tcPr>
            <w:tcW w:w="1843" w:type="dxa"/>
          </w:tcPr>
          <w:p w14:paraId="2551213A" w14:textId="77777777" w:rsidR="00623CA0" w:rsidRPr="007E6A31" w:rsidRDefault="00623CA0" w:rsidP="007D56CE">
            <w:pPr>
              <w:rPr>
                <w:rFonts w:eastAsia="Courier New" w:cs="Arial"/>
                <w:color w:val="000000" w:themeColor="text1"/>
              </w:rPr>
            </w:pPr>
            <w:r w:rsidRPr="007E6A31">
              <w:rPr>
                <w:rFonts w:eastAsia="Courier New" w:cs="Arial"/>
                <w:color w:val="000000" w:themeColor="text1"/>
              </w:rPr>
              <w:t>Taluka</w:t>
            </w:r>
          </w:p>
        </w:tc>
        <w:tc>
          <w:tcPr>
            <w:tcW w:w="1307" w:type="dxa"/>
          </w:tcPr>
          <w:p w14:paraId="2551213B"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Text Box</w:t>
            </w:r>
          </w:p>
        </w:tc>
        <w:tc>
          <w:tcPr>
            <w:tcW w:w="1103" w:type="dxa"/>
          </w:tcPr>
          <w:p w14:paraId="2551213C"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Varchar</w:t>
            </w:r>
          </w:p>
        </w:tc>
        <w:tc>
          <w:tcPr>
            <w:tcW w:w="2410" w:type="dxa"/>
          </w:tcPr>
          <w:p w14:paraId="2551213D" w14:textId="77777777" w:rsidR="00623CA0" w:rsidRPr="007E6A31" w:rsidRDefault="00623CA0" w:rsidP="007D56CE">
            <w:pPr>
              <w:snapToGrid w:val="0"/>
              <w:rPr>
                <w:rFonts w:eastAsia="Courier New" w:cs="Arial"/>
                <w:color w:val="000000" w:themeColor="text1"/>
              </w:rPr>
            </w:pPr>
            <w:r w:rsidRPr="007E6A31">
              <w:rPr>
                <w:color w:val="000000" w:themeColor="text1"/>
              </w:rPr>
              <w:t>Gives the Taluka name (If applicable)</w:t>
            </w:r>
          </w:p>
        </w:tc>
        <w:tc>
          <w:tcPr>
            <w:tcW w:w="1701" w:type="dxa"/>
          </w:tcPr>
          <w:p w14:paraId="2551213E" w14:textId="77777777" w:rsidR="00623CA0" w:rsidRPr="007E6A31" w:rsidRDefault="00623CA0" w:rsidP="003B005D">
            <w:pPr>
              <w:snapToGrid w:val="0"/>
              <w:rPr>
                <w:rFonts w:eastAsia="Courier New" w:cs="Arial"/>
                <w:color w:val="000000" w:themeColor="text1"/>
              </w:rPr>
            </w:pPr>
            <w:r w:rsidRPr="007E6A31">
              <w:rPr>
                <w:rFonts w:eastAsia="Courier New" w:cs="Arial"/>
                <w:color w:val="000000" w:themeColor="text1"/>
              </w:rPr>
              <w:t>Enabled.</w:t>
            </w:r>
          </w:p>
        </w:tc>
        <w:tc>
          <w:tcPr>
            <w:tcW w:w="1002" w:type="dxa"/>
          </w:tcPr>
          <w:p w14:paraId="2551213F"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N/A</w:t>
            </w:r>
          </w:p>
        </w:tc>
      </w:tr>
      <w:tr w:rsidR="007E6A31" w:rsidRPr="007E6A31" w14:paraId="25512147" w14:textId="77777777" w:rsidTr="001A28D3">
        <w:trPr>
          <w:trHeight w:val="285"/>
        </w:trPr>
        <w:tc>
          <w:tcPr>
            <w:tcW w:w="1843" w:type="dxa"/>
          </w:tcPr>
          <w:p w14:paraId="25512141" w14:textId="77777777" w:rsidR="00623CA0" w:rsidRPr="007E6A31" w:rsidRDefault="00623CA0" w:rsidP="008C030C">
            <w:pPr>
              <w:rPr>
                <w:rFonts w:eastAsia="Courier New" w:cs="Arial"/>
                <w:color w:val="000000" w:themeColor="text1"/>
              </w:rPr>
            </w:pPr>
            <w:r w:rsidRPr="007E6A31">
              <w:rPr>
                <w:rFonts w:eastAsia="Courier New" w:cs="Arial"/>
                <w:color w:val="000000" w:themeColor="text1"/>
              </w:rPr>
              <w:t>City</w:t>
            </w:r>
          </w:p>
        </w:tc>
        <w:tc>
          <w:tcPr>
            <w:tcW w:w="1307" w:type="dxa"/>
          </w:tcPr>
          <w:p w14:paraId="25512142"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Text Box</w:t>
            </w:r>
          </w:p>
        </w:tc>
        <w:tc>
          <w:tcPr>
            <w:tcW w:w="1103" w:type="dxa"/>
          </w:tcPr>
          <w:p w14:paraId="25512143"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Varchar</w:t>
            </w:r>
          </w:p>
        </w:tc>
        <w:tc>
          <w:tcPr>
            <w:tcW w:w="2410" w:type="dxa"/>
          </w:tcPr>
          <w:p w14:paraId="25512144"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 xml:space="preserve">Gives the City name </w:t>
            </w:r>
          </w:p>
        </w:tc>
        <w:tc>
          <w:tcPr>
            <w:tcW w:w="1701" w:type="dxa"/>
          </w:tcPr>
          <w:p w14:paraId="25512145" w14:textId="77777777" w:rsidR="00623CA0" w:rsidRPr="007E6A31" w:rsidRDefault="00623CA0" w:rsidP="003B005D">
            <w:pPr>
              <w:snapToGrid w:val="0"/>
              <w:rPr>
                <w:rFonts w:eastAsia="Courier New" w:cs="Arial"/>
                <w:color w:val="000000" w:themeColor="text1"/>
              </w:rPr>
            </w:pPr>
            <w:r w:rsidRPr="007E6A31">
              <w:rPr>
                <w:rFonts w:eastAsia="Courier New" w:cs="Arial"/>
                <w:color w:val="000000" w:themeColor="text1"/>
              </w:rPr>
              <w:t>Enabled.</w:t>
            </w:r>
          </w:p>
        </w:tc>
        <w:tc>
          <w:tcPr>
            <w:tcW w:w="1002" w:type="dxa"/>
          </w:tcPr>
          <w:p w14:paraId="25512146"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N/A</w:t>
            </w:r>
          </w:p>
        </w:tc>
      </w:tr>
      <w:tr w:rsidR="007E6A31" w:rsidRPr="007E6A31" w14:paraId="2551214E" w14:textId="77777777" w:rsidTr="001A28D3">
        <w:trPr>
          <w:trHeight w:val="285"/>
        </w:trPr>
        <w:tc>
          <w:tcPr>
            <w:tcW w:w="1843" w:type="dxa"/>
          </w:tcPr>
          <w:p w14:paraId="25512148" w14:textId="77777777" w:rsidR="00623CA0" w:rsidRPr="007E6A31" w:rsidRDefault="00623CA0" w:rsidP="007D56CE">
            <w:pPr>
              <w:rPr>
                <w:rFonts w:eastAsia="Courier New" w:cs="Arial"/>
                <w:color w:val="000000" w:themeColor="text1"/>
              </w:rPr>
            </w:pPr>
            <w:r w:rsidRPr="007E6A31">
              <w:rPr>
                <w:rFonts w:eastAsia="Courier New" w:cs="Arial"/>
                <w:color w:val="000000" w:themeColor="text1"/>
              </w:rPr>
              <w:t>District</w:t>
            </w:r>
          </w:p>
        </w:tc>
        <w:tc>
          <w:tcPr>
            <w:tcW w:w="1307" w:type="dxa"/>
          </w:tcPr>
          <w:p w14:paraId="25512149"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Textbox</w:t>
            </w:r>
          </w:p>
        </w:tc>
        <w:tc>
          <w:tcPr>
            <w:tcW w:w="1103" w:type="dxa"/>
          </w:tcPr>
          <w:p w14:paraId="2551214A"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Varchar</w:t>
            </w:r>
          </w:p>
        </w:tc>
        <w:tc>
          <w:tcPr>
            <w:tcW w:w="2410" w:type="dxa"/>
          </w:tcPr>
          <w:p w14:paraId="2551214B"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Gives the district name</w:t>
            </w:r>
          </w:p>
        </w:tc>
        <w:tc>
          <w:tcPr>
            <w:tcW w:w="1701" w:type="dxa"/>
          </w:tcPr>
          <w:p w14:paraId="2551214C" w14:textId="77777777" w:rsidR="00623CA0" w:rsidRPr="007E6A31" w:rsidRDefault="00623CA0" w:rsidP="003B005D">
            <w:pPr>
              <w:snapToGrid w:val="0"/>
              <w:rPr>
                <w:rFonts w:eastAsia="Courier New" w:cs="Arial"/>
                <w:color w:val="000000" w:themeColor="text1"/>
              </w:rPr>
            </w:pPr>
            <w:r w:rsidRPr="007E6A31">
              <w:rPr>
                <w:rFonts w:eastAsia="Courier New" w:cs="Arial"/>
                <w:color w:val="000000" w:themeColor="text1"/>
              </w:rPr>
              <w:t>Enabled.</w:t>
            </w:r>
          </w:p>
        </w:tc>
        <w:tc>
          <w:tcPr>
            <w:tcW w:w="1002" w:type="dxa"/>
          </w:tcPr>
          <w:p w14:paraId="2551214D"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N/A</w:t>
            </w:r>
          </w:p>
        </w:tc>
      </w:tr>
      <w:tr w:rsidR="007E6A31" w:rsidRPr="007E6A31" w14:paraId="25512155" w14:textId="77777777" w:rsidTr="001A28D3">
        <w:trPr>
          <w:trHeight w:val="285"/>
        </w:trPr>
        <w:tc>
          <w:tcPr>
            <w:tcW w:w="1843" w:type="dxa"/>
          </w:tcPr>
          <w:p w14:paraId="2551214F" w14:textId="77777777" w:rsidR="00623CA0" w:rsidRPr="007E6A31" w:rsidRDefault="00623CA0" w:rsidP="007D56CE">
            <w:pPr>
              <w:rPr>
                <w:rFonts w:eastAsia="Courier New" w:cs="Arial"/>
                <w:color w:val="000000" w:themeColor="text1"/>
              </w:rPr>
            </w:pPr>
            <w:r w:rsidRPr="007E6A31">
              <w:rPr>
                <w:rFonts w:eastAsia="Courier New" w:cs="Arial"/>
                <w:color w:val="000000" w:themeColor="text1"/>
              </w:rPr>
              <w:t xml:space="preserve">State </w:t>
            </w:r>
          </w:p>
        </w:tc>
        <w:tc>
          <w:tcPr>
            <w:tcW w:w="1307" w:type="dxa"/>
          </w:tcPr>
          <w:p w14:paraId="25512150"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Dropdown</w:t>
            </w:r>
          </w:p>
        </w:tc>
        <w:tc>
          <w:tcPr>
            <w:tcW w:w="1103" w:type="dxa"/>
          </w:tcPr>
          <w:p w14:paraId="25512151"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Varchar</w:t>
            </w:r>
          </w:p>
        </w:tc>
        <w:tc>
          <w:tcPr>
            <w:tcW w:w="2410" w:type="dxa"/>
          </w:tcPr>
          <w:p w14:paraId="25512152"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Gives the List of States.</w:t>
            </w:r>
          </w:p>
        </w:tc>
        <w:tc>
          <w:tcPr>
            <w:tcW w:w="1701" w:type="dxa"/>
          </w:tcPr>
          <w:p w14:paraId="25512153" w14:textId="77777777" w:rsidR="00623CA0" w:rsidRPr="007E6A31" w:rsidRDefault="00623CA0" w:rsidP="003B005D">
            <w:pPr>
              <w:snapToGrid w:val="0"/>
              <w:rPr>
                <w:rFonts w:eastAsia="Courier New" w:cs="Arial"/>
                <w:color w:val="000000" w:themeColor="text1"/>
              </w:rPr>
            </w:pPr>
            <w:r w:rsidRPr="007E6A31">
              <w:rPr>
                <w:rFonts w:eastAsia="Courier New" w:cs="Arial"/>
                <w:color w:val="000000" w:themeColor="text1"/>
              </w:rPr>
              <w:t>Enabled.</w:t>
            </w:r>
          </w:p>
        </w:tc>
        <w:tc>
          <w:tcPr>
            <w:tcW w:w="1002" w:type="dxa"/>
          </w:tcPr>
          <w:p w14:paraId="25512154" w14:textId="77777777" w:rsidR="00623CA0" w:rsidRPr="007E6A31" w:rsidRDefault="00623CA0" w:rsidP="007D56CE">
            <w:pPr>
              <w:snapToGrid w:val="0"/>
              <w:rPr>
                <w:rFonts w:eastAsia="Courier New" w:cs="Arial"/>
                <w:color w:val="000000" w:themeColor="text1"/>
              </w:rPr>
            </w:pPr>
            <w:r w:rsidRPr="007E6A31">
              <w:rPr>
                <w:rFonts w:eastAsia="Courier New" w:cs="Arial"/>
                <w:color w:val="000000" w:themeColor="text1"/>
              </w:rPr>
              <w:t>N/A</w:t>
            </w:r>
          </w:p>
        </w:tc>
      </w:tr>
      <w:tr w:rsidR="007E6A31" w:rsidRPr="007E6A31" w14:paraId="2551215C" w14:textId="77777777" w:rsidTr="001A28D3">
        <w:trPr>
          <w:trHeight w:val="285"/>
        </w:trPr>
        <w:tc>
          <w:tcPr>
            <w:tcW w:w="1843" w:type="dxa"/>
          </w:tcPr>
          <w:p w14:paraId="25512156" w14:textId="77777777" w:rsidR="00623CA0" w:rsidRPr="007E6A31" w:rsidRDefault="00623CA0" w:rsidP="007D56CE">
            <w:pPr>
              <w:rPr>
                <w:rFonts w:eastAsia="Courier New" w:cs="Arial"/>
                <w:color w:val="000000" w:themeColor="text1"/>
              </w:rPr>
            </w:pPr>
            <w:r w:rsidRPr="007E6A31">
              <w:rPr>
                <w:rFonts w:cs="Arial"/>
                <w:color w:val="000000" w:themeColor="text1"/>
                <w:szCs w:val="22"/>
              </w:rPr>
              <w:t>Country</w:t>
            </w:r>
          </w:p>
        </w:tc>
        <w:tc>
          <w:tcPr>
            <w:tcW w:w="1307" w:type="dxa"/>
          </w:tcPr>
          <w:p w14:paraId="25512157" w14:textId="77777777" w:rsidR="00623CA0" w:rsidRPr="007E6A31" w:rsidRDefault="00623CA0" w:rsidP="007D56CE">
            <w:pPr>
              <w:snapToGrid w:val="0"/>
              <w:rPr>
                <w:rFonts w:cs="Arial"/>
                <w:color w:val="000000" w:themeColor="text1"/>
              </w:rPr>
            </w:pPr>
            <w:r w:rsidRPr="007E6A31">
              <w:rPr>
                <w:rFonts w:ascii="Calibri" w:hAnsi="Calibri" w:cs="Calibri"/>
                <w:color w:val="000000" w:themeColor="text1"/>
                <w:sz w:val="22"/>
                <w:szCs w:val="22"/>
              </w:rPr>
              <w:t>Dropdown</w:t>
            </w:r>
          </w:p>
        </w:tc>
        <w:tc>
          <w:tcPr>
            <w:tcW w:w="1103" w:type="dxa"/>
          </w:tcPr>
          <w:p w14:paraId="25512158" w14:textId="77777777" w:rsidR="00623CA0" w:rsidRPr="007E6A31" w:rsidRDefault="00623CA0" w:rsidP="007D56CE">
            <w:pPr>
              <w:snapToGrid w:val="0"/>
              <w:rPr>
                <w:rFonts w:cs="Arial"/>
                <w:color w:val="000000" w:themeColor="text1"/>
              </w:rPr>
            </w:pPr>
            <w:r w:rsidRPr="007E6A31">
              <w:rPr>
                <w:rFonts w:cs="Arial"/>
                <w:color w:val="000000" w:themeColor="text1"/>
              </w:rPr>
              <w:t>Varchar</w:t>
            </w:r>
          </w:p>
        </w:tc>
        <w:tc>
          <w:tcPr>
            <w:tcW w:w="2410" w:type="dxa"/>
          </w:tcPr>
          <w:p w14:paraId="25512159" w14:textId="77777777" w:rsidR="00623CA0" w:rsidRPr="007E6A31" w:rsidRDefault="00623CA0" w:rsidP="007D56CE">
            <w:pPr>
              <w:snapToGrid w:val="0"/>
              <w:rPr>
                <w:rFonts w:cs="Arial"/>
                <w:color w:val="000000" w:themeColor="text1"/>
              </w:rPr>
            </w:pPr>
            <w:r w:rsidRPr="007E6A31">
              <w:rPr>
                <w:color w:val="000000" w:themeColor="text1"/>
              </w:rPr>
              <w:t>Gives the country name</w:t>
            </w:r>
          </w:p>
        </w:tc>
        <w:tc>
          <w:tcPr>
            <w:tcW w:w="1701" w:type="dxa"/>
          </w:tcPr>
          <w:p w14:paraId="2551215A" w14:textId="77777777" w:rsidR="00623CA0" w:rsidRPr="007E6A31" w:rsidRDefault="00623CA0" w:rsidP="003B005D">
            <w:pPr>
              <w:snapToGrid w:val="0"/>
              <w:rPr>
                <w:color w:val="000000" w:themeColor="text1"/>
              </w:rPr>
            </w:pPr>
            <w:r w:rsidRPr="007E6A31">
              <w:rPr>
                <w:color w:val="000000" w:themeColor="text1"/>
              </w:rPr>
              <w:t>Enabled.</w:t>
            </w:r>
          </w:p>
        </w:tc>
        <w:tc>
          <w:tcPr>
            <w:tcW w:w="1002" w:type="dxa"/>
          </w:tcPr>
          <w:p w14:paraId="2551215B" w14:textId="77777777" w:rsidR="00623CA0" w:rsidRPr="007E6A31" w:rsidRDefault="00623CA0" w:rsidP="007D56CE">
            <w:pPr>
              <w:snapToGrid w:val="0"/>
              <w:rPr>
                <w:rFonts w:cs="Arial"/>
                <w:color w:val="000000" w:themeColor="text1"/>
              </w:rPr>
            </w:pPr>
            <w:r w:rsidRPr="007E6A31">
              <w:rPr>
                <w:rFonts w:cs="Arial"/>
                <w:color w:val="000000" w:themeColor="text1"/>
              </w:rPr>
              <w:t>N/A</w:t>
            </w:r>
          </w:p>
        </w:tc>
      </w:tr>
      <w:tr w:rsidR="007E6A31" w:rsidRPr="007E6A31" w14:paraId="25512164" w14:textId="77777777" w:rsidTr="001A28D3">
        <w:trPr>
          <w:trHeight w:val="285"/>
        </w:trPr>
        <w:tc>
          <w:tcPr>
            <w:tcW w:w="1843" w:type="dxa"/>
          </w:tcPr>
          <w:p w14:paraId="2551215D" w14:textId="77777777" w:rsidR="00623CA0" w:rsidRPr="007E6A31" w:rsidRDefault="00623CA0" w:rsidP="007D56CE">
            <w:pPr>
              <w:rPr>
                <w:rFonts w:cs="Arial"/>
                <w:color w:val="000000" w:themeColor="text1"/>
              </w:rPr>
            </w:pPr>
            <w:r w:rsidRPr="007E6A31">
              <w:rPr>
                <w:rFonts w:eastAsia="Courier New" w:cs="Arial"/>
                <w:color w:val="000000" w:themeColor="text1"/>
              </w:rPr>
              <w:t xml:space="preserve"> Phone Number</w:t>
            </w:r>
          </w:p>
          <w:p w14:paraId="2551215E" w14:textId="77777777" w:rsidR="00623CA0" w:rsidRPr="007E6A31" w:rsidRDefault="00623CA0" w:rsidP="007D56CE">
            <w:pPr>
              <w:snapToGrid w:val="0"/>
              <w:rPr>
                <w:rFonts w:cs="Arial"/>
                <w:color w:val="000000" w:themeColor="text1"/>
              </w:rPr>
            </w:pPr>
          </w:p>
        </w:tc>
        <w:tc>
          <w:tcPr>
            <w:tcW w:w="1307" w:type="dxa"/>
          </w:tcPr>
          <w:p w14:paraId="2551215F" w14:textId="77777777" w:rsidR="00623CA0" w:rsidRPr="007E6A31" w:rsidRDefault="00623CA0" w:rsidP="007D56CE">
            <w:pPr>
              <w:snapToGrid w:val="0"/>
              <w:rPr>
                <w:rFonts w:cs="Arial"/>
                <w:color w:val="000000" w:themeColor="text1"/>
              </w:rPr>
            </w:pPr>
            <w:r w:rsidRPr="007E6A31">
              <w:rPr>
                <w:rFonts w:cs="Arial"/>
                <w:color w:val="000000" w:themeColor="text1"/>
              </w:rPr>
              <w:t>Text Box</w:t>
            </w:r>
          </w:p>
        </w:tc>
        <w:tc>
          <w:tcPr>
            <w:tcW w:w="1103" w:type="dxa"/>
          </w:tcPr>
          <w:p w14:paraId="25512160" w14:textId="77777777" w:rsidR="00623CA0" w:rsidRPr="007E6A31" w:rsidRDefault="00623CA0" w:rsidP="007D56CE">
            <w:pPr>
              <w:snapToGrid w:val="0"/>
              <w:rPr>
                <w:rFonts w:cs="Arial"/>
                <w:color w:val="000000" w:themeColor="text1"/>
              </w:rPr>
            </w:pPr>
            <w:r w:rsidRPr="007E6A31">
              <w:rPr>
                <w:rFonts w:cs="Arial"/>
                <w:color w:val="000000" w:themeColor="text1"/>
              </w:rPr>
              <w:t>Numeric</w:t>
            </w:r>
          </w:p>
        </w:tc>
        <w:tc>
          <w:tcPr>
            <w:tcW w:w="2410" w:type="dxa"/>
          </w:tcPr>
          <w:p w14:paraId="25512161" w14:textId="77777777" w:rsidR="00623CA0" w:rsidRPr="007E6A31" w:rsidRDefault="00623CA0" w:rsidP="007D56CE">
            <w:pPr>
              <w:rPr>
                <w:rFonts w:cs="Arial"/>
                <w:color w:val="000000" w:themeColor="text1"/>
              </w:rPr>
            </w:pPr>
            <w:r w:rsidRPr="007E6A31">
              <w:rPr>
                <w:rFonts w:cs="Arial"/>
                <w:color w:val="000000" w:themeColor="text1"/>
              </w:rPr>
              <w:t>Gives the phone number details.</w:t>
            </w:r>
          </w:p>
        </w:tc>
        <w:tc>
          <w:tcPr>
            <w:tcW w:w="1701" w:type="dxa"/>
          </w:tcPr>
          <w:p w14:paraId="25512162" w14:textId="77777777" w:rsidR="00623CA0" w:rsidRPr="007E6A31" w:rsidRDefault="00623CA0" w:rsidP="003B005D">
            <w:pPr>
              <w:snapToGrid w:val="0"/>
              <w:rPr>
                <w:rFonts w:cs="Arial"/>
                <w:color w:val="000000" w:themeColor="text1"/>
              </w:rPr>
            </w:pPr>
            <w:r w:rsidRPr="007E6A31">
              <w:rPr>
                <w:color w:val="000000" w:themeColor="text1"/>
              </w:rPr>
              <w:t>Enabled.</w:t>
            </w:r>
          </w:p>
        </w:tc>
        <w:tc>
          <w:tcPr>
            <w:tcW w:w="1002" w:type="dxa"/>
          </w:tcPr>
          <w:p w14:paraId="25512163" w14:textId="77777777" w:rsidR="00623CA0" w:rsidRPr="007E6A31" w:rsidRDefault="00623CA0" w:rsidP="007D56CE">
            <w:pPr>
              <w:snapToGrid w:val="0"/>
              <w:rPr>
                <w:rFonts w:cs="Arial"/>
                <w:color w:val="000000" w:themeColor="text1"/>
              </w:rPr>
            </w:pPr>
            <w:r w:rsidRPr="007E6A31">
              <w:rPr>
                <w:rFonts w:cs="Arial"/>
                <w:color w:val="000000" w:themeColor="text1"/>
              </w:rPr>
              <w:t>N/A</w:t>
            </w:r>
          </w:p>
        </w:tc>
      </w:tr>
      <w:tr w:rsidR="007E6A31" w:rsidRPr="007E6A31" w14:paraId="2551216C" w14:textId="77777777" w:rsidTr="001A28D3">
        <w:trPr>
          <w:trHeight w:val="285"/>
        </w:trPr>
        <w:tc>
          <w:tcPr>
            <w:tcW w:w="1843" w:type="dxa"/>
          </w:tcPr>
          <w:p w14:paraId="25512165" w14:textId="77777777" w:rsidR="00623CA0" w:rsidRPr="007E6A31" w:rsidRDefault="00623CA0" w:rsidP="007D56CE">
            <w:pPr>
              <w:rPr>
                <w:color w:val="000000" w:themeColor="text1"/>
                <w:lang w:val="en-US"/>
              </w:rPr>
            </w:pPr>
            <w:r w:rsidRPr="007E6A31">
              <w:rPr>
                <w:color w:val="000000" w:themeColor="text1"/>
                <w:lang w:val="en-US"/>
              </w:rPr>
              <w:t>Assignment  Effective date*</w:t>
            </w:r>
          </w:p>
          <w:p w14:paraId="25512166" w14:textId="77777777" w:rsidR="00623CA0" w:rsidRPr="007E6A31" w:rsidRDefault="00623CA0" w:rsidP="007D56CE">
            <w:pPr>
              <w:ind w:left="360"/>
              <w:rPr>
                <w:rFonts w:cs="Arial"/>
                <w:color w:val="000000" w:themeColor="text1"/>
              </w:rPr>
            </w:pPr>
          </w:p>
        </w:tc>
        <w:tc>
          <w:tcPr>
            <w:tcW w:w="1307" w:type="dxa"/>
          </w:tcPr>
          <w:p w14:paraId="25512167" w14:textId="77777777" w:rsidR="00623CA0" w:rsidRPr="007E6A31" w:rsidRDefault="00623CA0" w:rsidP="007D56CE">
            <w:pPr>
              <w:snapToGrid w:val="0"/>
              <w:rPr>
                <w:rFonts w:cs="Arial"/>
                <w:color w:val="000000" w:themeColor="text1"/>
              </w:rPr>
            </w:pPr>
            <w:r w:rsidRPr="007E6A31">
              <w:rPr>
                <w:rFonts w:cs="Arial"/>
                <w:color w:val="000000" w:themeColor="text1"/>
              </w:rPr>
              <w:t>Text Box</w:t>
            </w:r>
          </w:p>
        </w:tc>
        <w:tc>
          <w:tcPr>
            <w:tcW w:w="1103" w:type="dxa"/>
          </w:tcPr>
          <w:p w14:paraId="25512168" w14:textId="77777777" w:rsidR="00623CA0" w:rsidRPr="007E6A31" w:rsidRDefault="00623CA0" w:rsidP="007D56CE">
            <w:pPr>
              <w:snapToGrid w:val="0"/>
              <w:rPr>
                <w:rFonts w:cs="Arial"/>
                <w:color w:val="000000" w:themeColor="text1"/>
              </w:rPr>
            </w:pPr>
            <w:r w:rsidRPr="007E6A31">
              <w:rPr>
                <w:rFonts w:cs="Arial"/>
                <w:color w:val="000000" w:themeColor="text1"/>
              </w:rPr>
              <w:t xml:space="preserve">Date </w:t>
            </w:r>
          </w:p>
        </w:tc>
        <w:tc>
          <w:tcPr>
            <w:tcW w:w="2410" w:type="dxa"/>
          </w:tcPr>
          <w:p w14:paraId="25512169" w14:textId="77777777" w:rsidR="00623CA0" w:rsidRPr="007E6A31" w:rsidRDefault="00623CA0" w:rsidP="007D56CE">
            <w:pPr>
              <w:rPr>
                <w:rFonts w:cs="Arial"/>
                <w:color w:val="000000" w:themeColor="text1"/>
              </w:rPr>
            </w:pPr>
            <w:r w:rsidRPr="007E6A31">
              <w:rPr>
                <w:rFonts w:cs="Arial"/>
                <w:color w:val="000000" w:themeColor="text1"/>
              </w:rPr>
              <w:t>Gives the date of expiry of the assignment</w:t>
            </w:r>
          </w:p>
        </w:tc>
        <w:tc>
          <w:tcPr>
            <w:tcW w:w="1701" w:type="dxa"/>
          </w:tcPr>
          <w:p w14:paraId="2551216A" w14:textId="77777777" w:rsidR="00623CA0" w:rsidRPr="007E6A31" w:rsidRDefault="00623CA0" w:rsidP="007D56CE">
            <w:pPr>
              <w:snapToGrid w:val="0"/>
              <w:rPr>
                <w:rFonts w:cs="Arial"/>
                <w:color w:val="000000" w:themeColor="text1"/>
              </w:rPr>
            </w:pPr>
            <w:r w:rsidRPr="007E6A31">
              <w:rPr>
                <w:color w:val="000000" w:themeColor="text1"/>
              </w:rPr>
              <w:t>Disabled</w:t>
            </w:r>
          </w:p>
        </w:tc>
        <w:tc>
          <w:tcPr>
            <w:tcW w:w="1002" w:type="dxa"/>
          </w:tcPr>
          <w:p w14:paraId="2551216B" w14:textId="77777777" w:rsidR="00623CA0" w:rsidRPr="007E6A31" w:rsidRDefault="00623CA0" w:rsidP="007D56CE">
            <w:pPr>
              <w:snapToGrid w:val="0"/>
              <w:rPr>
                <w:rFonts w:cs="Arial"/>
                <w:color w:val="000000" w:themeColor="text1"/>
              </w:rPr>
            </w:pPr>
            <w:r w:rsidRPr="007E6A31">
              <w:rPr>
                <w:rFonts w:cs="Arial"/>
                <w:color w:val="000000" w:themeColor="text1"/>
              </w:rPr>
              <w:t>N/A</w:t>
            </w:r>
          </w:p>
        </w:tc>
      </w:tr>
    </w:tbl>
    <w:p w14:paraId="2551216D" w14:textId="77777777" w:rsidR="00984AE8" w:rsidRPr="007E6A31" w:rsidRDefault="00984AE8" w:rsidP="00780965">
      <w:pPr>
        <w:rPr>
          <w:rFonts w:cs="Arial"/>
          <w:color w:val="000000" w:themeColor="text1"/>
        </w:rPr>
      </w:pPr>
      <w:r w:rsidRPr="007E6A31">
        <w:rPr>
          <w:rFonts w:cs="Arial"/>
          <w:color w:val="000000" w:themeColor="text1"/>
        </w:rPr>
        <w:t>*Date format will be dd/mm/yyyy.</w:t>
      </w:r>
    </w:p>
    <w:p w14:paraId="2551216E" w14:textId="77777777" w:rsidR="00984AE8" w:rsidRPr="007E6A31" w:rsidRDefault="00984AE8" w:rsidP="00780965">
      <w:pPr>
        <w:rPr>
          <w:rFonts w:cs="Arial"/>
          <w:color w:val="000000" w:themeColor="text1"/>
        </w:rPr>
      </w:pPr>
    </w:p>
    <w:p w14:paraId="2551216F" w14:textId="77777777" w:rsidR="00670CCB" w:rsidRPr="007E6A31" w:rsidRDefault="00670CCB" w:rsidP="00670CCB">
      <w:pPr>
        <w:rPr>
          <w:b/>
          <w:color w:val="000000" w:themeColor="text1"/>
          <w:u w:val="single"/>
          <w:lang w:val="en-US"/>
        </w:rPr>
      </w:pPr>
      <w:r w:rsidRPr="007E6A31">
        <w:rPr>
          <w:b/>
          <w:color w:val="000000" w:themeColor="text1"/>
          <w:u w:val="single"/>
          <w:lang w:val="en-US"/>
        </w:rPr>
        <w:t>Hyperlinks, Buttons and Options:</w:t>
      </w:r>
    </w:p>
    <w:p w14:paraId="25512170" w14:textId="77777777" w:rsidR="00670CCB" w:rsidRPr="007E6A31" w:rsidRDefault="00670CCB" w:rsidP="00670CCB">
      <w:pPr>
        <w:rPr>
          <w:color w:val="000000" w:themeColor="text1"/>
          <w:u w:val="single"/>
          <w:lang w:val="en-US"/>
        </w:rPr>
      </w:pPr>
    </w:p>
    <w:p w14:paraId="25512171" w14:textId="77777777" w:rsidR="00670CCB" w:rsidRPr="007E6A31" w:rsidRDefault="00670CCB" w:rsidP="00670CCB">
      <w:pPr>
        <w:rPr>
          <w:color w:val="000000" w:themeColor="text1"/>
          <w:lang w:val="en-US"/>
        </w:rPr>
      </w:pPr>
      <w:r w:rsidRPr="007E6A31">
        <w:rPr>
          <w:b/>
          <w:color w:val="000000" w:themeColor="text1"/>
          <w:lang w:val="en-US"/>
        </w:rPr>
        <w:t>Search –</w:t>
      </w:r>
      <w:r w:rsidR="00826A5B" w:rsidRPr="007E6A31">
        <w:rPr>
          <w:b/>
          <w:color w:val="000000" w:themeColor="text1"/>
          <w:lang w:val="en-US"/>
        </w:rPr>
        <w:t>disabled</w:t>
      </w:r>
    </w:p>
    <w:p w14:paraId="25512172" w14:textId="77777777" w:rsidR="00670CCB" w:rsidRPr="007E6A31" w:rsidRDefault="00300682" w:rsidP="00670CCB">
      <w:pPr>
        <w:rPr>
          <w:color w:val="000000" w:themeColor="text1"/>
          <w:lang w:val="en-US"/>
        </w:rPr>
      </w:pPr>
      <w:r w:rsidRPr="007E6A31">
        <w:rPr>
          <w:b/>
          <w:color w:val="000000" w:themeColor="text1"/>
          <w:lang w:val="en-US"/>
        </w:rPr>
        <w:br/>
        <w:t xml:space="preserve">Save and </w:t>
      </w:r>
      <w:r w:rsidR="0039223B" w:rsidRPr="007E6A31">
        <w:rPr>
          <w:b/>
          <w:color w:val="000000" w:themeColor="text1"/>
          <w:lang w:val="en-US"/>
        </w:rPr>
        <w:t>Submit:</w:t>
      </w:r>
      <w:r w:rsidR="003D0AB4" w:rsidRPr="007E6A31">
        <w:rPr>
          <w:b/>
          <w:color w:val="000000" w:themeColor="text1"/>
          <w:lang w:val="en-US"/>
        </w:rPr>
        <w:t xml:space="preserve"> </w:t>
      </w:r>
      <w:r w:rsidR="00670CCB" w:rsidRPr="007E6A31">
        <w:rPr>
          <w:color w:val="000000" w:themeColor="text1"/>
          <w:lang w:val="en-US"/>
        </w:rPr>
        <w:t>A</w:t>
      </w:r>
      <w:r w:rsidRPr="007E6A31">
        <w:rPr>
          <w:color w:val="000000" w:themeColor="text1"/>
          <w:lang w:val="en-US"/>
        </w:rPr>
        <w:t xml:space="preserve">llows </w:t>
      </w:r>
      <w:r w:rsidR="0019654A" w:rsidRPr="007E6A31">
        <w:rPr>
          <w:color w:val="000000" w:themeColor="text1"/>
          <w:lang w:val="en-US"/>
        </w:rPr>
        <w:t>saving</w:t>
      </w:r>
      <w:r w:rsidRPr="007E6A31">
        <w:rPr>
          <w:color w:val="000000" w:themeColor="text1"/>
          <w:lang w:val="en-US"/>
        </w:rPr>
        <w:t xml:space="preserve"> the details and send for approval</w:t>
      </w:r>
      <w:r w:rsidR="0019654A" w:rsidRPr="007E6A31">
        <w:rPr>
          <w:color w:val="000000" w:themeColor="text1"/>
          <w:lang w:val="en-US"/>
        </w:rPr>
        <w:t>. (</w:t>
      </w:r>
      <w:r w:rsidR="00D25CAC" w:rsidRPr="007E6A31">
        <w:rPr>
          <w:color w:val="000000" w:themeColor="text1"/>
          <w:lang w:val="en-US"/>
        </w:rPr>
        <w:t>Approval screen as shown above)</w:t>
      </w:r>
    </w:p>
    <w:p w14:paraId="25512173" w14:textId="77777777" w:rsidR="00300682" w:rsidRPr="007E6A31" w:rsidRDefault="00300682" w:rsidP="00670CCB">
      <w:pPr>
        <w:rPr>
          <w:b/>
          <w:color w:val="000000" w:themeColor="text1"/>
          <w:lang w:val="en-US"/>
        </w:rPr>
      </w:pPr>
    </w:p>
    <w:p w14:paraId="25512174" w14:textId="77777777" w:rsidR="004A3A54" w:rsidRPr="007E6A31" w:rsidRDefault="00300682" w:rsidP="00780965">
      <w:pPr>
        <w:rPr>
          <w:color w:val="000000" w:themeColor="text1"/>
          <w:lang w:val="en-US"/>
        </w:rPr>
      </w:pPr>
      <w:r w:rsidRPr="007E6A31">
        <w:rPr>
          <w:b/>
          <w:color w:val="000000" w:themeColor="text1"/>
          <w:lang w:val="en-US"/>
        </w:rPr>
        <w:t xml:space="preserve">View </w:t>
      </w:r>
      <w:r w:rsidR="00670CCB" w:rsidRPr="007E6A31">
        <w:rPr>
          <w:b/>
          <w:color w:val="000000" w:themeColor="text1"/>
          <w:lang w:val="en-US"/>
        </w:rPr>
        <w:t xml:space="preserve">Documents – </w:t>
      </w:r>
      <w:r w:rsidR="00670CCB" w:rsidRPr="007E6A31">
        <w:rPr>
          <w:color w:val="000000" w:themeColor="text1"/>
          <w:lang w:val="en-US"/>
        </w:rPr>
        <w:t xml:space="preserve">Button- Allows to view the documents </w:t>
      </w:r>
    </w:p>
    <w:p w14:paraId="25512175" w14:textId="77777777" w:rsidR="00C34A77" w:rsidRPr="007E6A31" w:rsidRDefault="00C34A77" w:rsidP="00780965">
      <w:pPr>
        <w:rPr>
          <w:color w:val="000000" w:themeColor="text1"/>
          <w:lang w:val="en-US"/>
        </w:rPr>
      </w:pPr>
    </w:p>
    <w:p w14:paraId="25512176" w14:textId="6585CE62" w:rsidR="00780965" w:rsidRPr="007E6A31" w:rsidRDefault="00E17204" w:rsidP="00780965">
      <w:pPr>
        <w:pStyle w:val="Heading3"/>
        <w:numPr>
          <w:ilvl w:val="0"/>
          <w:numId w:val="0"/>
        </w:numPr>
        <w:ind w:left="180"/>
        <w:rPr>
          <w:rStyle w:val="Strong"/>
          <w:color w:val="000000" w:themeColor="text1"/>
        </w:rPr>
      </w:pPr>
      <w:bookmarkStart w:id="18" w:name="_Toc347933721"/>
      <w:r w:rsidRPr="007E6A31">
        <w:rPr>
          <w:b/>
          <w:color w:val="000000" w:themeColor="text1"/>
          <w:lang w:val="en-US"/>
        </w:rPr>
        <w:t>Modifying Assignee</w:t>
      </w:r>
      <w:r w:rsidR="00D244C0" w:rsidRPr="007E6A31">
        <w:rPr>
          <w:b/>
          <w:color w:val="000000" w:themeColor="text1"/>
          <w:lang w:val="en-US"/>
        </w:rPr>
        <w:t xml:space="preserve"> Details </w:t>
      </w:r>
      <w:r w:rsidR="00C850C2">
        <w:rPr>
          <w:rStyle w:val="Strong"/>
          <w:color w:val="000000" w:themeColor="text1"/>
        </w:rPr>
        <w:t>–</w:t>
      </w:r>
      <w:r w:rsidR="00780965" w:rsidRPr="007E6A31">
        <w:rPr>
          <w:rStyle w:val="Strong"/>
          <w:color w:val="000000" w:themeColor="text1"/>
        </w:rPr>
        <w:t xml:space="preserve"> Company</w:t>
      </w:r>
      <w:bookmarkEnd w:id="18"/>
      <w:r w:rsidR="00C850C2">
        <w:rPr>
          <w:rStyle w:val="Strong"/>
          <w:color w:val="000000" w:themeColor="text1"/>
        </w:rPr>
        <w:t>(Reassignment)</w:t>
      </w:r>
    </w:p>
    <w:p w14:paraId="25512177" w14:textId="77777777" w:rsidR="0005021A" w:rsidRPr="007E6A31" w:rsidRDefault="0005021A" w:rsidP="0005021A">
      <w:pPr>
        <w:rPr>
          <w:color w:val="000000" w:themeColor="text1"/>
          <w:lang w:val="en-US"/>
        </w:rPr>
      </w:pPr>
    </w:p>
    <w:p w14:paraId="25512178" w14:textId="77777777" w:rsidR="0005021A" w:rsidRPr="007E6A31" w:rsidRDefault="0005021A" w:rsidP="0005021A">
      <w:pPr>
        <w:rPr>
          <w:color w:val="000000" w:themeColor="text1"/>
          <w:lang w:val="en-US"/>
        </w:rPr>
      </w:pPr>
      <w:r w:rsidRPr="007E6A31">
        <w:rPr>
          <w:color w:val="000000" w:themeColor="text1"/>
          <w:lang w:val="en-US"/>
        </w:rPr>
        <w:t xml:space="preserve">Upon </w:t>
      </w:r>
      <w:r w:rsidR="00E17204" w:rsidRPr="007E6A31">
        <w:rPr>
          <w:color w:val="000000" w:themeColor="text1"/>
          <w:lang w:val="en-US"/>
        </w:rPr>
        <w:t xml:space="preserve">double </w:t>
      </w:r>
      <w:r w:rsidRPr="007E6A31">
        <w:rPr>
          <w:color w:val="000000" w:themeColor="text1"/>
          <w:lang w:val="en-US"/>
        </w:rPr>
        <w:t xml:space="preserve">clicking on </w:t>
      </w:r>
      <w:r w:rsidR="00E17204" w:rsidRPr="007E6A31">
        <w:rPr>
          <w:color w:val="000000" w:themeColor="text1"/>
          <w:lang w:val="en-US"/>
        </w:rPr>
        <w:t>the Assignment Section user</w:t>
      </w:r>
      <w:r w:rsidRPr="007E6A31">
        <w:rPr>
          <w:color w:val="000000" w:themeColor="text1"/>
          <w:lang w:val="en-US"/>
        </w:rPr>
        <w:t xml:space="preserve"> will be presented with the Company details, if Company was added on the policy</w:t>
      </w:r>
      <w:r w:rsidR="007D56CE" w:rsidRPr="007E6A31">
        <w:rPr>
          <w:color w:val="000000" w:themeColor="text1"/>
          <w:lang w:val="en-US"/>
        </w:rPr>
        <w:t xml:space="preserve"> as assignee</w:t>
      </w:r>
      <w:r w:rsidRPr="007E6A31">
        <w:rPr>
          <w:color w:val="000000" w:themeColor="text1"/>
          <w:lang w:val="en-US"/>
        </w:rPr>
        <w:t xml:space="preserve">. </w:t>
      </w:r>
      <w:r w:rsidR="00394A89" w:rsidRPr="007E6A31">
        <w:rPr>
          <w:color w:val="000000" w:themeColor="text1"/>
          <w:lang w:val="en-US"/>
        </w:rPr>
        <w:t xml:space="preserve">To update the details user will double click on the row present in the Assignment Section, </w:t>
      </w:r>
      <w:r w:rsidRPr="007E6A31">
        <w:rPr>
          <w:color w:val="000000" w:themeColor="text1"/>
          <w:lang w:val="en-US"/>
        </w:rPr>
        <w:t xml:space="preserve">To update the details, user will click on the </w:t>
      </w:r>
      <w:r w:rsidR="0039223B" w:rsidRPr="007E6A31">
        <w:rPr>
          <w:b/>
          <w:color w:val="000000" w:themeColor="text1"/>
          <w:lang w:val="en-US"/>
        </w:rPr>
        <w:t xml:space="preserve">View </w:t>
      </w:r>
      <w:r w:rsidRPr="007E6A31">
        <w:rPr>
          <w:b/>
          <w:color w:val="000000" w:themeColor="text1"/>
          <w:lang w:val="en-US"/>
        </w:rPr>
        <w:t>Documents</w:t>
      </w:r>
      <w:r w:rsidR="00E17204" w:rsidRPr="007E6A31">
        <w:rPr>
          <w:b/>
          <w:color w:val="000000" w:themeColor="text1"/>
          <w:lang w:val="en-US"/>
        </w:rPr>
        <w:t xml:space="preserve"> </w:t>
      </w:r>
      <w:r w:rsidR="00670CCB" w:rsidRPr="007E6A31">
        <w:rPr>
          <w:color w:val="000000" w:themeColor="text1"/>
          <w:lang w:val="en-US"/>
        </w:rPr>
        <w:t>button (</w:t>
      </w:r>
      <w:r w:rsidR="007D56CE" w:rsidRPr="007E6A31">
        <w:rPr>
          <w:color w:val="000000" w:themeColor="text1"/>
          <w:lang w:val="en-US"/>
        </w:rPr>
        <w:t>if required)</w:t>
      </w:r>
      <w:r w:rsidRPr="007E6A31">
        <w:rPr>
          <w:color w:val="000000" w:themeColor="text1"/>
          <w:lang w:val="en-US"/>
        </w:rPr>
        <w:t>. The Click will allow the User to access documents like Request form which is scanned and saved in the File Server of Enterprise Content management. Use</w:t>
      </w:r>
      <w:r w:rsidR="00670CCB" w:rsidRPr="007E6A31">
        <w:rPr>
          <w:color w:val="000000" w:themeColor="text1"/>
          <w:lang w:val="en-US"/>
        </w:rPr>
        <w:t>r</w:t>
      </w:r>
      <w:r w:rsidRPr="007E6A31">
        <w:rPr>
          <w:color w:val="000000" w:themeColor="text1"/>
          <w:lang w:val="en-US"/>
        </w:rPr>
        <w:t xml:space="preserve"> then will update the details by referring the Request form etc. available.</w:t>
      </w:r>
    </w:p>
    <w:p w14:paraId="25512179" w14:textId="77777777" w:rsidR="004A3A54" w:rsidRPr="007E6A31" w:rsidRDefault="004A3A54" w:rsidP="0005021A">
      <w:pPr>
        <w:rPr>
          <w:color w:val="000000" w:themeColor="text1"/>
          <w:lang w:val="en-US"/>
        </w:rPr>
      </w:pPr>
    </w:p>
    <w:p w14:paraId="2551217A" w14:textId="77777777" w:rsidR="00780965" w:rsidRPr="007E6A31" w:rsidRDefault="00E17204" w:rsidP="00780965">
      <w:pPr>
        <w:rPr>
          <w:color w:val="000000" w:themeColor="text1"/>
          <w:lang w:val="en-US"/>
        </w:rPr>
      </w:pPr>
      <w:r w:rsidRPr="007E6A31">
        <w:rPr>
          <w:noProof/>
          <w:color w:val="000000" w:themeColor="text1"/>
          <w:lang w:val="en-US" w:eastAsia="en-US"/>
        </w:rPr>
        <w:lastRenderedPageBreak/>
        <w:drawing>
          <wp:inline distT="0" distB="0" distL="0" distR="0" wp14:anchorId="255123FC" wp14:editId="255123FD">
            <wp:extent cx="5895975" cy="3857625"/>
            <wp:effectExtent l="19050" t="19050" r="28575" b="285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95975" cy="3857625"/>
                    </a:xfrm>
                    <a:prstGeom prst="rect">
                      <a:avLst/>
                    </a:prstGeom>
                    <a:noFill/>
                    <a:ln>
                      <a:solidFill>
                        <a:schemeClr val="tx1"/>
                      </a:solidFill>
                    </a:ln>
                  </pic:spPr>
                </pic:pic>
              </a:graphicData>
            </a:graphic>
          </wp:inline>
        </w:drawing>
      </w:r>
    </w:p>
    <w:p w14:paraId="2551217B" w14:textId="77777777" w:rsidR="003B005D" w:rsidRPr="007E6A31" w:rsidRDefault="003B005D" w:rsidP="003B005D">
      <w:pPr>
        <w:rPr>
          <w:color w:val="000000" w:themeColor="text1"/>
          <w:lang w:val="en-US"/>
        </w:rPr>
      </w:pPr>
      <w:r w:rsidRPr="007E6A31">
        <w:rPr>
          <w:color w:val="000000" w:themeColor="text1"/>
          <w:lang w:val="en-US"/>
        </w:rPr>
        <w:t>Following fields will be presented to the user to view/update:</w:t>
      </w:r>
    </w:p>
    <w:p w14:paraId="2551217C" w14:textId="77777777" w:rsidR="00780965" w:rsidRPr="007E6A31" w:rsidRDefault="00780965" w:rsidP="00780965">
      <w:pPr>
        <w:rPr>
          <w:color w:val="000000" w:themeColor="text1"/>
          <w:lang w:val="en-US"/>
        </w:rPr>
      </w:pPr>
    </w:p>
    <w:p w14:paraId="2551217D"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Customer ID</w:t>
      </w:r>
    </w:p>
    <w:p w14:paraId="2551217E"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Company Name</w:t>
      </w:r>
    </w:p>
    <w:p w14:paraId="2551217F"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Assignment  Status</w:t>
      </w:r>
    </w:p>
    <w:p w14:paraId="25512180" w14:textId="77777777" w:rsidR="00ED05F4" w:rsidRPr="007E6A31" w:rsidRDefault="00ED05F4" w:rsidP="00632CB1">
      <w:pPr>
        <w:pStyle w:val="ListParagraph"/>
        <w:numPr>
          <w:ilvl w:val="0"/>
          <w:numId w:val="11"/>
        </w:numPr>
        <w:rPr>
          <w:color w:val="000000" w:themeColor="text1"/>
          <w:lang w:val="en-US"/>
        </w:rPr>
      </w:pPr>
      <w:r w:rsidRPr="007E6A31">
        <w:rPr>
          <w:color w:val="000000" w:themeColor="text1"/>
          <w:lang w:val="en-US"/>
        </w:rPr>
        <w:t>Type of Assignment</w:t>
      </w:r>
    </w:p>
    <w:p w14:paraId="25512181" w14:textId="77777777" w:rsidR="007D56CE" w:rsidRPr="007E6A31" w:rsidRDefault="007D56CE" w:rsidP="00632CB1">
      <w:pPr>
        <w:pStyle w:val="ListParagraph"/>
        <w:numPr>
          <w:ilvl w:val="0"/>
          <w:numId w:val="11"/>
        </w:numPr>
        <w:rPr>
          <w:color w:val="000000" w:themeColor="text1"/>
          <w:lang w:val="en-US"/>
        </w:rPr>
      </w:pPr>
      <w:r w:rsidRPr="007E6A31">
        <w:rPr>
          <w:color w:val="000000" w:themeColor="text1"/>
          <w:lang w:val="en-US"/>
        </w:rPr>
        <w:t>Consideration  Amount(In case of Assignment type is Conditional)</w:t>
      </w:r>
    </w:p>
    <w:p w14:paraId="25512182" w14:textId="77777777" w:rsidR="00780965" w:rsidRPr="007E6A31" w:rsidRDefault="00E17204" w:rsidP="00632CB1">
      <w:pPr>
        <w:pStyle w:val="ListParagraph"/>
        <w:numPr>
          <w:ilvl w:val="0"/>
          <w:numId w:val="11"/>
        </w:numPr>
        <w:rPr>
          <w:color w:val="000000" w:themeColor="text1"/>
          <w:lang w:val="en-US"/>
        </w:rPr>
      </w:pPr>
      <w:r w:rsidRPr="007E6A31">
        <w:rPr>
          <w:color w:val="000000" w:themeColor="text1"/>
          <w:lang w:val="en-US"/>
        </w:rPr>
        <w:t>Company Address (</w:t>
      </w:r>
      <w:r w:rsidR="00EC734F" w:rsidRPr="007E6A31">
        <w:rPr>
          <w:color w:val="000000" w:themeColor="text1"/>
          <w:lang w:val="en-US"/>
        </w:rPr>
        <w:t>Multiple fields in Address are explained in the control table below.)</w:t>
      </w:r>
    </w:p>
    <w:p w14:paraId="25512183"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Phone Number</w:t>
      </w:r>
    </w:p>
    <w:p w14:paraId="25512184"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Company email</w:t>
      </w:r>
    </w:p>
    <w:p w14:paraId="25512185"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Type of Company</w:t>
      </w:r>
    </w:p>
    <w:p w14:paraId="25512186"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Assignment  Effective date</w:t>
      </w:r>
    </w:p>
    <w:p w14:paraId="25512187" w14:textId="77777777" w:rsidR="00780965" w:rsidRPr="007E6A31" w:rsidRDefault="00780965" w:rsidP="00780965">
      <w:pPr>
        <w:rPr>
          <w:color w:val="000000" w:themeColor="text1"/>
          <w:lang w:val="en-US"/>
        </w:rPr>
      </w:pPr>
    </w:p>
    <w:p w14:paraId="25512188" w14:textId="58669691" w:rsidR="00780965" w:rsidRPr="007E6A31" w:rsidRDefault="003B005D" w:rsidP="00780965">
      <w:pPr>
        <w:rPr>
          <w:b/>
          <w:color w:val="000000" w:themeColor="text1"/>
          <w:lang w:val="en-US"/>
        </w:rPr>
      </w:pPr>
      <w:r w:rsidRPr="007E6A31">
        <w:rPr>
          <w:b/>
          <w:color w:val="000000" w:themeColor="text1"/>
          <w:lang w:val="en-US"/>
        </w:rPr>
        <w:t xml:space="preserve">Control Table for Modify Assignee Details </w:t>
      </w:r>
      <w:r w:rsidR="00C850C2">
        <w:rPr>
          <w:b/>
          <w:color w:val="000000" w:themeColor="text1"/>
          <w:lang w:val="en-US"/>
        </w:rPr>
        <w:t>–</w:t>
      </w:r>
      <w:r w:rsidR="00780965" w:rsidRPr="007E6A31">
        <w:rPr>
          <w:b/>
          <w:color w:val="000000" w:themeColor="text1"/>
          <w:lang w:val="en-US"/>
        </w:rPr>
        <w:t xml:space="preserve"> Company</w:t>
      </w:r>
      <w:r w:rsidR="00C850C2">
        <w:rPr>
          <w:b/>
          <w:color w:val="000000" w:themeColor="text1"/>
          <w:lang w:val="en-US"/>
        </w:rPr>
        <w:t>(Reassignment)</w:t>
      </w:r>
    </w:p>
    <w:p w14:paraId="25512189" w14:textId="77777777" w:rsidR="00780965" w:rsidRPr="007E6A31" w:rsidRDefault="00780965" w:rsidP="00780965">
      <w:pPr>
        <w:rPr>
          <w:b/>
          <w:color w:val="000000" w:themeColor="text1"/>
          <w:lang w:val="en-US"/>
        </w:rPr>
      </w:pPr>
    </w:p>
    <w:tbl>
      <w:tblPr>
        <w:tblW w:w="0" w:type="auto"/>
        <w:tblInd w:w="108" w:type="dxa"/>
        <w:tblLayout w:type="fixed"/>
        <w:tblLook w:val="0000" w:firstRow="0" w:lastRow="0" w:firstColumn="0" w:lastColumn="0" w:noHBand="0" w:noVBand="0"/>
      </w:tblPr>
      <w:tblGrid>
        <w:gridCol w:w="1843"/>
        <w:gridCol w:w="1307"/>
        <w:gridCol w:w="1103"/>
        <w:gridCol w:w="2410"/>
        <w:gridCol w:w="1701"/>
        <w:gridCol w:w="1002"/>
      </w:tblGrid>
      <w:tr w:rsidR="007E6A31" w:rsidRPr="007E6A31" w14:paraId="25512190" w14:textId="77777777" w:rsidTr="00C34A77">
        <w:trPr>
          <w:cantSplit/>
          <w:tblHeader/>
        </w:trPr>
        <w:tc>
          <w:tcPr>
            <w:tcW w:w="1843" w:type="dxa"/>
            <w:tcBorders>
              <w:top w:val="single" w:sz="4" w:space="0" w:color="000000"/>
              <w:left w:val="single" w:sz="4" w:space="0" w:color="000000"/>
              <w:bottom w:val="single" w:sz="4" w:space="0" w:color="000000"/>
            </w:tcBorders>
            <w:shd w:val="clear" w:color="auto" w:fill="B8CCE4" w:themeFill="accent1" w:themeFillTint="66"/>
          </w:tcPr>
          <w:p w14:paraId="2551218A"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Field Name</w:t>
            </w:r>
          </w:p>
        </w:tc>
        <w:tc>
          <w:tcPr>
            <w:tcW w:w="1307" w:type="dxa"/>
            <w:tcBorders>
              <w:top w:val="single" w:sz="4" w:space="0" w:color="000000"/>
              <w:left w:val="single" w:sz="4" w:space="0" w:color="000000"/>
              <w:bottom w:val="single" w:sz="4" w:space="0" w:color="000000"/>
            </w:tcBorders>
            <w:shd w:val="clear" w:color="auto" w:fill="B8CCE4" w:themeFill="accent1" w:themeFillTint="66"/>
          </w:tcPr>
          <w:p w14:paraId="2551218B"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Control Type</w:t>
            </w:r>
          </w:p>
        </w:tc>
        <w:tc>
          <w:tcPr>
            <w:tcW w:w="1103" w:type="dxa"/>
            <w:tcBorders>
              <w:top w:val="single" w:sz="4" w:space="0" w:color="000000"/>
              <w:left w:val="single" w:sz="4" w:space="0" w:color="000000"/>
              <w:bottom w:val="single" w:sz="4" w:space="0" w:color="000000"/>
            </w:tcBorders>
            <w:shd w:val="clear" w:color="auto" w:fill="B8CCE4" w:themeFill="accent1" w:themeFillTint="66"/>
          </w:tcPr>
          <w:p w14:paraId="2551218C"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Data Type</w:t>
            </w:r>
          </w:p>
        </w:tc>
        <w:tc>
          <w:tcPr>
            <w:tcW w:w="2410" w:type="dxa"/>
            <w:tcBorders>
              <w:top w:val="single" w:sz="4" w:space="0" w:color="000000"/>
              <w:left w:val="single" w:sz="4" w:space="0" w:color="000000"/>
              <w:bottom w:val="single" w:sz="4" w:space="0" w:color="000000"/>
            </w:tcBorders>
            <w:shd w:val="clear" w:color="auto" w:fill="B8CCE4" w:themeFill="accent1" w:themeFillTint="66"/>
          </w:tcPr>
          <w:p w14:paraId="2551218D"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Description</w:t>
            </w:r>
          </w:p>
        </w:tc>
        <w:tc>
          <w:tcPr>
            <w:tcW w:w="1701" w:type="dxa"/>
            <w:tcBorders>
              <w:top w:val="single" w:sz="4" w:space="0" w:color="000000"/>
              <w:left w:val="single" w:sz="4" w:space="0" w:color="000000"/>
              <w:bottom w:val="single" w:sz="4" w:space="0" w:color="000000"/>
            </w:tcBorders>
            <w:shd w:val="clear" w:color="auto" w:fill="B8CCE4" w:themeFill="accent1" w:themeFillTint="66"/>
          </w:tcPr>
          <w:p w14:paraId="2551218E"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Default State</w:t>
            </w:r>
          </w:p>
        </w:tc>
        <w:tc>
          <w:tcPr>
            <w:tcW w:w="1002"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14:paraId="2551218F"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Default Value</w:t>
            </w:r>
          </w:p>
        </w:tc>
      </w:tr>
      <w:tr w:rsidR="007E6A31" w:rsidRPr="007E6A31" w14:paraId="25512199" w14:textId="77777777" w:rsidTr="007D56CE">
        <w:trPr>
          <w:trHeight w:val="285"/>
        </w:trPr>
        <w:tc>
          <w:tcPr>
            <w:tcW w:w="1843" w:type="dxa"/>
            <w:tcBorders>
              <w:top w:val="single" w:sz="4" w:space="0" w:color="000000"/>
              <w:left w:val="single" w:sz="4" w:space="0" w:color="000000"/>
              <w:bottom w:val="single" w:sz="4" w:space="0" w:color="000000"/>
            </w:tcBorders>
          </w:tcPr>
          <w:p w14:paraId="25512191" w14:textId="77777777" w:rsidR="00780965" w:rsidRPr="007E6A31" w:rsidRDefault="00780965" w:rsidP="007D56CE">
            <w:pPr>
              <w:rPr>
                <w:rFonts w:cs="Arial"/>
                <w:color w:val="000000" w:themeColor="text1"/>
              </w:rPr>
            </w:pPr>
            <w:r w:rsidRPr="007E6A31">
              <w:rPr>
                <w:rFonts w:eastAsia="Courier New" w:cs="Arial"/>
                <w:color w:val="000000" w:themeColor="text1"/>
              </w:rPr>
              <w:t>Customer ID</w:t>
            </w:r>
          </w:p>
          <w:p w14:paraId="25512192" w14:textId="77777777" w:rsidR="00780965" w:rsidRPr="007E6A31" w:rsidRDefault="00780965" w:rsidP="007D56CE">
            <w:pPr>
              <w:snapToGrid w:val="0"/>
              <w:rPr>
                <w:rFonts w:cs="Arial"/>
                <w:color w:val="000000" w:themeColor="text1"/>
              </w:rPr>
            </w:pPr>
          </w:p>
        </w:tc>
        <w:tc>
          <w:tcPr>
            <w:tcW w:w="1307" w:type="dxa"/>
            <w:tcBorders>
              <w:top w:val="single" w:sz="4" w:space="0" w:color="000000"/>
              <w:left w:val="single" w:sz="4" w:space="0" w:color="000000"/>
              <w:bottom w:val="single" w:sz="4" w:space="0" w:color="000000"/>
            </w:tcBorders>
          </w:tcPr>
          <w:p w14:paraId="25512193" w14:textId="77777777" w:rsidR="00780965" w:rsidRPr="007E6A31" w:rsidRDefault="005C1ADF" w:rsidP="007D56CE">
            <w:pPr>
              <w:snapToGrid w:val="0"/>
              <w:rPr>
                <w:rFonts w:cs="Arial"/>
                <w:color w:val="000000" w:themeColor="text1"/>
              </w:rPr>
            </w:pPr>
            <w:r w:rsidRPr="007E6A31">
              <w:rPr>
                <w:rFonts w:cs="Arial"/>
                <w:color w:val="000000" w:themeColor="text1"/>
              </w:rPr>
              <w:t>Text Box</w:t>
            </w:r>
          </w:p>
          <w:p w14:paraId="25512194" w14:textId="77777777" w:rsidR="00780965" w:rsidRPr="007E6A31" w:rsidRDefault="00780965" w:rsidP="007D56CE">
            <w:pPr>
              <w:snapToGrid w:val="0"/>
              <w:rPr>
                <w:rFonts w:cs="Arial"/>
                <w:color w:val="000000" w:themeColor="text1"/>
              </w:rPr>
            </w:pPr>
          </w:p>
        </w:tc>
        <w:tc>
          <w:tcPr>
            <w:tcW w:w="1103" w:type="dxa"/>
            <w:tcBorders>
              <w:top w:val="single" w:sz="4" w:space="0" w:color="000000"/>
              <w:left w:val="single" w:sz="4" w:space="0" w:color="000000"/>
              <w:bottom w:val="single" w:sz="4" w:space="0" w:color="000000"/>
            </w:tcBorders>
          </w:tcPr>
          <w:p w14:paraId="25512195" w14:textId="77777777" w:rsidR="00780965" w:rsidRPr="007E6A31" w:rsidRDefault="00780965" w:rsidP="007D56CE">
            <w:pPr>
              <w:snapToGrid w:val="0"/>
              <w:rPr>
                <w:rFonts w:cs="Arial"/>
                <w:color w:val="000000" w:themeColor="text1"/>
              </w:rPr>
            </w:pPr>
            <w:r w:rsidRPr="007E6A31">
              <w:rPr>
                <w:rFonts w:cs="Arial"/>
                <w:color w:val="000000" w:themeColor="text1"/>
              </w:rPr>
              <w:t>String</w:t>
            </w:r>
          </w:p>
        </w:tc>
        <w:tc>
          <w:tcPr>
            <w:tcW w:w="2410" w:type="dxa"/>
            <w:tcBorders>
              <w:top w:val="single" w:sz="4" w:space="0" w:color="000000"/>
              <w:left w:val="single" w:sz="4" w:space="0" w:color="000000"/>
              <w:bottom w:val="single" w:sz="4" w:space="0" w:color="000000"/>
            </w:tcBorders>
          </w:tcPr>
          <w:p w14:paraId="25512196" w14:textId="77777777" w:rsidR="00780965" w:rsidRPr="007E6A31" w:rsidRDefault="00780965" w:rsidP="007D56CE">
            <w:pPr>
              <w:snapToGrid w:val="0"/>
              <w:rPr>
                <w:rFonts w:cs="Arial"/>
                <w:color w:val="000000" w:themeColor="text1"/>
              </w:rPr>
            </w:pPr>
            <w:r w:rsidRPr="007E6A31">
              <w:rPr>
                <w:rFonts w:cs="Arial"/>
                <w:color w:val="000000" w:themeColor="text1"/>
              </w:rPr>
              <w:t>Gives the Customer ID number</w:t>
            </w:r>
          </w:p>
        </w:tc>
        <w:tc>
          <w:tcPr>
            <w:tcW w:w="1701" w:type="dxa"/>
            <w:tcBorders>
              <w:top w:val="single" w:sz="4" w:space="0" w:color="000000"/>
              <w:left w:val="single" w:sz="4" w:space="0" w:color="000000"/>
              <w:bottom w:val="single" w:sz="4" w:space="0" w:color="000000"/>
            </w:tcBorders>
          </w:tcPr>
          <w:p w14:paraId="25512197" w14:textId="77777777" w:rsidR="00780965" w:rsidRPr="007E6A31" w:rsidRDefault="00C34A77" w:rsidP="007D56CE">
            <w:pPr>
              <w:snapToGrid w:val="0"/>
              <w:rPr>
                <w:color w:val="000000" w:themeColor="text1"/>
              </w:rPr>
            </w:pPr>
            <w:r w:rsidRPr="007E6A31">
              <w:rPr>
                <w:color w:val="000000" w:themeColor="text1"/>
              </w:rPr>
              <w:t>Populated by system</w:t>
            </w:r>
          </w:p>
        </w:tc>
        <w:tc>
          <w:tcPr>
            <w:tcW w:w="1002" w:type="dxa"/>
            <w:tcBorders>
              <w:top w:val="single" w:sz="4" w:space="0" w:color="000000"/>
              <w:left w:val="single" w:sz="4" w:space="0" w:color="000000"/>
              <w:bottom w:val="single" w:sz="4" w:space="0" w:color="000000"/>
              <w:right w:val="single" w:sz="4" w:space="0" w:color="000000"/>
            </w:tcBorders>
          </w:tcPr>
          <w:p w14:paraId="25512198" w14:textId="77777777" w:rsidR="00780965" w:rsidRPr="007E6A31" w:rsidRDefault="00780965" w:rsidP="007D56CE">
            <w:pPr>
              <w:snapToGrid w:val="0"/>
              <w:rPr>
                <w:color w:val="000000" w:themeColor="text1"/>
              </w:rPr>
            </w:pPr>
            <w:r w:rsidRPr="007E6A31">
              <w:rPr>
                <w:color w:val="000000" w:themeColor="text1"/>
              </w:rPr>
              <w:t>N/A</w:t>
            </w:r>
          </w:p>
        </w:tc>
      </w:tr>
      <w:tr w:rsidR="007E6A31" w:rsidRPr="007E6A31" w14:paraId="255121A2" w14:textId="77777777" w:rsidTr="007D56CE">
        <w:trPr>
          <w:trHeight w:val="285"/>
        </w:trPr>
        <w:tc>
          <w:tcPr>
            <w:tcW w:w="1843" w:type="dxa"/>
            <w:tcBorders>
              <w:top w:val="single" w:sz="4" w:space="0" w:color="000000"/>
              <w:left w:val="single" w:sz="4" w:space="0" w:color="000000"/>
              <w:bottom w:val="single" w:sz="4" w:space="0" w:color="000000"/>
            </w:tcBorders>
          </w:tcPr>
          <w:p w14:paraId="2551219A" w14:textId="77777777" w:rsidR="00780965" w:rsidRPr="007E6A31" w:rsidRDefault="00C34A77" w:rsidP="007D56CE">
            <w:pPr>
              <w:rPr>
                <w:rFonts w:cs="Arial"/>
                <w:color w:val="000000" w:themeColor="text1"/>
              </w:rPr>
            </w:pPr>
            <w:r w:rsidRPr="007E6A31">
              <w:rPr>
                <w:rFonts w:eastAsia="Courier New" w:cs="Arial"/>
                <w:color w:val="000000" w:themeColor="text1"/>
              </w:rPr>
              <w:t>**</w:t>
            </w:r>
            <w:r w:rsidR="00780965" w:rsidRPr="007E6A31">
              <w:rPr>
                <w:rFonts w:eastAsia="Courier New" w:cs="Arial"/>
                <w:color w:val="000000" w:themeColor="text1"/>
              </w:rPr>
              <w:t xml:space="preserve">Company name </w:t>
            </w:r>
          </w:p>
          <w:p w14:paraId="2551219B" w14:textId="77777777" w:rsidR="00780965" w:rsidRPr="007E6A31" w:rsidRDefault="00780965" w:rsidP="007D56CE">
            <w:pPr>
              <w:snapToGrid w:val="0"/>
              <w:rPr>
                <w:rFonts w:cs="Arial"/>
                <w:color w:val="000000" w:themeColor="text1"/>
              </w:rPr>
            </w:pPr>
          </w:p>
        </w:tc>
        <w:tc>
          <w:tcPr>
            <w:tcW w:w="1307" w:type="dxa"/>
            <w:tcBorders>
              <w:top w:val="single" w:sz="4" w:space="0" w:color="000000"/>
              <w:left w:val="single" w:sz="4" w:space="0" w:color="000000"/>
              <w:bottom w:val="single" w:sz="4" w:space="0" w:color="000000"/>
            </w:tcBorders>
          </w:tcPr>
          <w:p w14:paraId="2551219C" w14:textId="77777777" w:rsidR="00780965" w:rsidRPr="007E6A31" w:rsidRDefault="005C1ADF" w:rsidP="007D56CE">
            <w:pPr>
              <w:snapToGrid w:val="0"/>
              <w:rPr>
                <w:rFonts w:cs="Arial"/>
                <w:color w:val="000000" w:themeColor="text1"/>
              </w:rPr>
            </w:pPr>
            <w:r w:rsidRPr="007E6A31">
              <w:rPr>
                <w:rFonts w:cs="Arial"/>
                <w:color w:val="000000" w:themeColor="text1"/>
              </w:rPr>
              <w:t>Text Box</w:t>
            </w:r>
          </w:p>
          <w:p w14:paraId="2551219D" w14:textId="77777777" w:rsidR="00780965" w:rsidRPr="007E6A31" w:rsidRDefault="00780965" w:rsidP="007D56CE">
            <w:pPr>
              <w:snapToGrid w:val="0"/>
              <w:rPr>
                <w:rFonts w:cs="Arial"/>
                <w:color w:val="000000" w:themeColor="text1"/>
              </w:rPr>
            </w:pPr>
          </w:p>
        </w:tc>
        <w:tc>
          <w:tcPr>
            <w:tcW w:w="1103" w:type="dxa"/>
            <w:tcBorders>
              <w:top w:val="single" w:sz="4" w:space="0" w:color="000000"/>
              <w:left w:val="single" w:sz="4" w:space="0" w:color="000000"/>
              <w:bottom w:val="single" w:sz="4" w:space="0" w:color="000000"/>
            </w:tcBorders>
          </w:tcPr>
          <w:p w14:paraId="2551219E" w14:textId="77777777" w:rsidR="00780965" w:rsidRPr="007E6A31" w:rsidRDefault="00780965" w:rsidP="007D56CE">
            <w:pPr>
              <w:snapToGrid w:val="0"/>
              <w:rPr>
                <w:rFonts w:cs="Arial"/>
                <w:color w:val="000000" w:themeColor="text1"/>
              </w:rPr>
            </w:pPr>
            <w:r w:rsidRPr="007E6A31">
              <w:rPr>
                <w:rFonts w:cs="Arial"/>
                <w:color w:val="000000" w:themeColor="text1"/>
              </w:rPr>
              <w:t>Varchar</w:t>
            </w:r>
          </w:p>
        </w:tc>
        <w:tc>
          <w:tcPr>
            <w:tcW w:w="2410" w:type="dxa"/>
            <w:tcBorders>
              <w:top w:val="single" w:sz="4" w:space="0" w:color="000000"/>
              <w:left w:val="single" w:sz="4" w:space="0" w:color="000000"/>
              <w:bottom w:val="single" w:sz="4" w:space="0" w:color="000000"/>
            </w:tcBorders>
          </w:tcPr>
          <w:p w14:paraId="2551219F" w14:textId="77777777" w:rsidR="00780965" w:rsidRPr="007E6A31" w:rsidRDefault="00780965" w:rsidP="007D56CE">
            <w:pPr>
              <w:snapToGrid w:val="0"/>
              <w:rPr>
                <w:rFonts w:cs="Arial"/>
                <w:color w:val="000000" w:themeColor="text1"/>
              </w:rPr>
            </w:pPr>
            <w:r w:rsidRPr="007E6A31">
              <w:rPr>
                <w:rFonts w:cs="Arial"/>
                <w:color w:val="000000" w:themeColor="text1"/>
              </w:rPr>
              <w:t>Gives the company name.</w:t>
            </w:r>
          </w:p>
        </w:tc>
        <w:tc>
          <w:tcPr>
            <w:tcW w:w="1701" w:type="dxa"/>
            <w:tcBorders>
              <w:top w:val="single" w:sz="4" w:space="0" w:color="000000"/>
              <w:left w:val="single" w:sz="4" w:space="0" w:color="000000"/>
              <w:bottom w:val="single" w:sz="4" w:space="0" w:color="000000"/>
            </w:tcBorders>
          </w:tcPr>
          <w:p w14:paraId="255121A0" w14:textId="77777777" w:rsidR="00780965" w:rsidRPr="007E6A31" w:rsidRDefault="00B7210C" w:rsidP="007D56CE">
            <w:pPr>
              <w:snapToGrid w:val="0"/>
              <w:rPr>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1A1" w14:textId="77777777" w:rsidR="00780965" w:rsidRPr="007E6A31" w:rsidRDefault="00780965" w:rsidP="007D56CE">
            <w:pPr>
              <w:snapToGrid w:val="0"/>
              <w:rPr>
                <w:color w:val="000000" w:themeColor="text1"/>
              </w:rPr>
            </w:pPr>
            <w:r w:rsidRPr="007E6A31">
              <w:rPr>
                <w:color w:val="000000" w:themeColor="text1"/>
              </w:rPr>
              <w:t>N/A</w:t>
            </w:r>
          </w:p>
        </w:tc>
      </w:tr>
      <w:tr w:rsidR="007E6A31" w:rsidRPr="007E6A31" w14:paraId="255121AA" w14:textId="77777777" w:rsidTr="007D56CE">
        <w:trPr>
          <w:trHeight w:val="285"/>
        </w:trPr>
        <w:tc>
          <w:tcPr>
            <w:tcW w:w="1843" w:type="dxa"/>
            <w:tcBorders>
              <w:top w:val="single" w:sz="4" w:space="0" w:color="000000"/>
              <w:left w:val="single" w:sz="4" w:space="0" w:color="000000"/>
              <w:bottom w:val="single" w:sz="4" w:space="0" w:color="000000"/>
            </w:tcBorders>
          </w:tcPr>
          <w:p w14:paraId="255121A3" w14:textId="77777777" w:rsidR="00780965" w:rsidRPr="007E6A31" w:rsidRDefault="00780965" w:rsidP="007D56CE">
            <w:pPr>
              <w:rPr>
                <w:rFonts w:cs="Arial"/>
                <w:color w:val="000000" w:themeColor="text1"/>
              </w:rPr>
            </w:pPr>
            <w:r w:rsidRPr="007E6A31">
              <w:rPr>
                <w:color w:val="000000" w:themeColor="text1"/>
                <w:lang w:val="en-US"/>
              </w:rPr>
              <w:t>Assignment</w:t>
            </w:r>
            <w:r w:rsidRPr="007E6A31">
              <w:rPr>
                <w:rFonts w:eastAsia="Courier New" w:cs="Arial"/>
                <w:color w:val="000000" w:themeColor="text1"/>
              </w:rPr>
              <w:t xml:space="preserve"> Status</w:t>
            </w:r>
          </w:p>
          <w:p w14:paraId="255121A4" w14:textId="77777777" w:rsidR="00780965" w:rsidRPr="007E6A31" w:rsidRDefault="00780965" w:rsidP="007D56CE">
            <w:pPr>
              <w:rPr>
                <w:rFonts w:eastAsia="Courier New" w:cs="Arial"/>
                <w:color w:val="000000" w:themeColor="text1"/>
              </w:rPr>
            </w:pPr>
          </w:p>
        </w:tc>
        <w:tc>
          <w:tcPr>
            <w:tcW w:w="1307" w:type="dxa"/>
            <w:tcBorders>
              <w:top w:val="single" w:sz="4" w:space="0" w:color="000000"/>
              <w:left w:val="single" w:sz="4" w:space="0" w:color="000000"/>
              <w:bottom w:val="single" w:sz="4" w:space="0" w:color="000000"/>
            </w:tcBorders>
          </w:tcPr>
          <w:p w14:paraId="255121A5" w14:textId="77777777" w:rsidR="00780965" w:rsidRPr="007E6A31" w:rsidRDefault="00780965" w:rsidP="007D56CE">
            <w:pPr>
              <w:snapToGrid w:val="0"/>
              <w:rPr>
                <w:rFonts w:cs="Arial"/>
                <w:color w:val="000000" w:themeColor="text1"/>
              </w:rPr>
            </w:pPr>
            <w:r w:rsidRPr="007E6A31">
              <w:rPr>
                <w:rFonts w:cs="Arial"/>
                <w:color w:val="000000" w:themeColor="text1"/>
              </w:rPr>
              <w:t>Dropdown</w:t>
            </w:r>
          </w:p>
        </w:tc>
        <w:tc>
          <w:tcPr>
            <w:tcW w:w="1103" w:type="dxa"/>
            <w:tcBorders>
              <w:top w:val="single" w:sz="4" w:space="0" w:color="000000"/>
              <w:left w:val="single" w:sz="4" w:space="0" w:color="000000"/>
              <w:bottom w:val="single" w:sz="4" w:space="0" w:color="000000"/>
            </w:tcBorders>
          </w:tcPr>
          <w:p w14:paraId="255121A6" w14:textId="77777777" w:rsidR="00780965" w:rsidRPr="007E6A31" w:rsidRDefault="00780965" w:rsidP="007D56CE">
            <w:pPr>
              <w:snapToGrid w:val="0"/>
              <w:rPr>
                <w:rFonts w:cs="Arial"/>
                <w:color w:val="000000" w:themeColor="text1"/>
              </w:rPr>
            </w:pPr>
            <w:r w:rsidRPr="007E6A31">
              <w:rPr>
                <w:rFonts w:cs="Arial"/>
                <w:color w:val="000000" w:themeColor="text1"/>
              </w:rPr>
              <w:t>Varchar</w:t>
            </w:r>
          </w:p>
        </w:tc>
        <w:tc>
          <w:tcPr>
            <w:tcW w:w="2410" w:type="dxa"/>
            <w:tcBorders>
              <w:top w:val="single" w:sz="4" w:space="0" w:color="000000"/>
              <w:left w:val="single" w:sz="4" w:space="0" w:color="000000"/>
              <w:bottom w:val="single" w:sz="4" w:space="0" w:color="000000"/>
            </w:tcBorders>
          </w:tcPr>
          <w:p w14:paraId="255121A7" w14:textId="77777777" w:rsidR="00780965" w:rsidRPr="007E6A31" w:rsidRDefault="00780965" w:rsidP="007D56CE">
            <w:pPr>
              <w:snapToGrid w:val="0"/>
              <w:rPr>
                <w:rFonts w:cs="Arial"/>
                <w:color w:val="000000" w:themeColor="text1"/>
              </w:rPr>
            </w:pPr>
            <w:r w:rsidRPr="007E6A31">
              <w:rPr>
                <w:rFonts w:cs="Arial"/>
                <w:color w:val="000000" w:themeColor="text1"/>
              </w:rPr>
              <w:t>Contains the status of the assignment on given date. The dropdown includes the following options :</w:t>
            </w:r>
            <w:r w:rsidRPr="007E6A31">
              <w:rPr>
                <w:rFonts w:cs="Arial"/>
                <w:color w:val="000000" w:themeColor="text1"/>
              </w:rPr>
              <w:br/>
              <w:t xml:space="preserve">Assigned </w:t>
            </w:r>
            <w:r w:rsidRPr="007E6A31">
              <w:rPr>
                <w:rFonts w:cs="Arial"/>
                <w:color w:val="000000" w:themeColor="text1"/>
              </w:rPr>
              <w:br/>
            </w:r>
            <w:r w:rsidRPr="007E6A31">
              <w:rPr>
                <w:rFonts w:cs="Arial"/>
                <w:color w:val="000000" w:themeColor="text1"/>
              </w:rPr>
              <w:lastRenderedPageBreak/>
              <w:t>Reassigned</w:t>
            </w:r>
          </w:p>
        </w:tc>
        <w:tc>
          <w:tcPr>
            <w:tcW w:w="1701" w:type="dxa"/>
            <w:tcBorders>
              <w:top w:val="single" w:sz="4" w:space="0" w:color="000000"/>
              <w:left w:val="single" w:sz="4" w:space="0" w:color="000000"/>
              <w:bottom w:val="single" w:sz="4" w:space="0" w:color="000000"/>
            </w:tcBorders>
          </w:tcPr>
          <w:p w14:paraId="255121A8" w14:textId="77777777" w:rsidR="00780965" w:rsidRPr="007E6A31" w:rsidRDefault="00C34A77" w:rsidP="007D56CE">
            <w:pPr>
              <w:snapToGrid w:val="0"/>
              <w:rPr>
                <w:color w:val="000000" w:themeColor="text1"/>
              </w:rPr>
            </w:pPr>
            <w:r w:rsidRPr="007E6A31">
              <w:rPr>
                <w:color w:val="000000" w:themeColor="text1"/>
              </w:rPr>
              <w:lastRenderedPageBreak/>
              <w:t>Disabled and populated by system</w:t>
            </w:r>
          </w:p>
        </w:tc>
        <w:tc>
          <w:tcPr>
            <w:tcW w:w="1002" w:type="dxa"/>
            <w:tcBorders>
              <w:top w:val="single" w:sz="4" w:space="0" w:color="000000"/>
              <w:left w:val="single" w:sz="4" w:space="0" w:color="000000"/>
              <w:bottom w:val="single" w:sz="4" w:space="0" w:color="000000"/>
              <w:right w:val="single" w:sz="4" w:space="0" w:color="000000"/>
            </w:tcBorders>
          </w:tcPr>
          <w:p w14:paraId="255121A9" w14:textId="77777777" w:rsidR="00780965" w:rsidRPr="007E6A31" w:rsidRDefault="00780965" w:rsidP="007D56CE">
            <w:pPr>
              <w:snapToGrid w:val="0"/>
              <w:rPr>
                <w:color w:val="000000" w:themeColor="text1"/>
              </w:rPr>
            </w:pPr>
            <w:r w:rsidRPr="007E6A31">
              <w:rPr>
                <w:rFonts w:cs="Arial"/>
                <w:color w:val="000000" w:themeColor="text1"/>
              </w:rPr>
              <w:t>N/A</w:t>
            </w:r>
          </w:p>
        </w:tc>
      </w:tr>
      <w:tr w:rsidR="007E6A31" w:rsidRPr="007E6A31" w14:paraId="255121B2" w14:textId="77777777" w:rsidTr="007D56CE">
        <w:trPr>
          <w:trHeight w:val="285"/>
        </w:trPr>
        <w:tc>
          <w:tcPr>
            <w:tcW w:w="1843" w:type="dxa"/>
            <w:tcBorders>
              <w:top w:val="single" w:sz="4" w:space="0" w:color="000000"/>
              <w:left w:val="single" w:sz="4" w:space="0" w:color="000000"/>
              <w:bottom w:val="single" w:sz="4" w:space="0" w:color="000000"/>
            </w:tcBorders>
          </w:tcPr>
          <w:p w14:paraId="255121AB" w14:textId="77777777" w:rsidR="007D56CE" w:rsidRPr="007E6A31" w:rsidRDefault="00C34A77" w:rsidP="007D56CE">
            <w:pPr>
              <w:rPr>
                <w:rFonts w:cs="Arial"/>
                <w:color w:val="000000" w:themeColor="text1"/>
              </w:rPr>
            </w:pPr>
            <w:r w:rsidRPr="007E6A31">
              <w:rPr>
                <w:rFonts w:eastAsia="Courier New" w:cs="Arial"/>
                <w:color w:val="000000" w:themeColor="text1"/>
              </w:rPr>
              <w:t>**</w:t>
            </w:r>
            <w:r w:rsidR="007D56CE" w:rsidRPr="007E6A31">
              <w:rPr>
                <w:rFonts w:eastAsia="Courier New" w:cs="Arial"/>
                <w:color w:val="000000" w:themeColor="text1"/>
              </w:rPr>
              <w:t>Type of Assignment</w:t>
            </w:r>
          </w:p>
          <w:p w14:paraId="255121AC" w14:textId="77777777" w:rsidR="007D56CE" w:rsidRPr="007E6A31" w:rsidRDefault="007D56CE" w:rsidP="007D56CE">
            <w:pPr>
              <w:rPr>
                <w:rFonts w:eastAsia="Courier New" w:cs="Arial"/>
                <w:color w:val="000000" w:themeColor="text1"/>
              </w:rPr>
            </w:pPr>
          </w:p>
        </w:tc>
        <w:tc>
          <w:tcPr>
            <w:tcW w:w="1307" w:type="dxa"/>
            <w:tcBorders>
              <w:top w:val="single" w:sz="4" w:space="0" w:color="000000"/>
              <w:left w:val="single" w:sz="4" w:space="0" w:color="000000"/>
              <w:bottom w:val="single" w:sz="4" w:space="0" w:color="000000"/>
            </w:tcBorders>
          </w:tcPr>
          <w:p w14:paraId="255121AD" w14:textId="77777777" w:rsidR="007D56CE" w:rsidRPr="007E6A31" w:rsidRDefault="007D56CE" w:rsidP="007D56CE">
            <w:pPr>
              <w:snapToGrid w:val="0"/>
              <w:rPr>
                <w:rFonts w:cs="Arial"/>
                <w:color w:val="000000" w:themeColor="text1"/>
              </w:rPr>
            </w:pPr>
            <w:r w:rsidRPr="007E6A31">
              <w:rPr>
                <w:rFonts w:cs="Arial"/>
                <w:color w:val="000000" w:themeColor="text1"/>
              </w:rPr>
              <w:t>Dropdown</w:t>
            </w:r>
          </w:p>
        </w:tc>
        <w:tc>
          <w:tcPr>
            <w:tcW w:w="1103" w:type="dxa"/>
            <w:tcBorders>
              <w:top w:val="single" w:sz="4" w:space="0" w:color="000000"/>
              <w:left w:val="single" w:sz="4" w:space="0" w:color="000000"/>
              <w:bottom w:val="single" w:sz="4" w:space="0" w:color="000000"/>
            </w:tcBorders>
          </w:tcPr>
          <w:p w14:paraId="255121AE" w14:textId="77777777" w:rsidR="007D56CE" w:rsidRPr="007E6A31" w:rsidRDefault="007D56CE" w:rsidP="007D56CE">
            <w:pPr>
              <w:snapToGrid w:val="0"/>
              <w:rPr>
                <w:rFonts w:cs="Arial"/>
                <w:color w:val="000000" w:themeColor="text1"/>
              </w:rPr>
            </w:pPr>
            <w:r w:rsidRPr="007E6A31">
              <w:rPr>
                <w:rFonts w:cs="Arial"/>
                <w:color w:val="000000" w:themeColor="text1"/>
              </w:rPr>
              <w:t>Varchar</w:t>
            </w:r>
          </w:p>
        </w:tc>
        <w:tc>
          <w:tcPr>
            <w:tcW w:w="2410" w:type="dxa"/>
            <w:tcBorders>
              <w:top w:val="single" w:sz="4" w:space="0" w:color="000000"/>
              <w:left w:val="single" w:sz="4" w:space="0" w:color="000000"/>
              <w:bottom w:val="single" w:sz="4" w:space="0" w:color="000000"/>
            </w:tcBorders>
          </w:tcPr>
          <w:p w14:paraId="255121AF" w14:textId="77777777" w:rsidR="007D56CE" w:rsidRPr="007E6A31" w:rsidRDefault="007D56CE" w:rsidP="007D56CE">
            <w:pPr>
              <w:snapToGrid w:val="0"/>
              <w:rPr>
                <w:color w:val="000000" w:themeColor="text1"/>
              </w:rPr>
            </w:pPr>
            <w:r w:rsidRPr="007E6A31">
              <w:rPr>
                <w:rFonts w:cs="Arial"/>
                <w:color w:val="000000" w:themeColor="text1"/>
              </w:rPr>
              <w:t>Dropdown with Type of assignment (Absolute/Conditional)</w:t>
            </w:r>
          </w:p>
        </w:tc>
        <w:tc>
          <w:tcPr>
            <w:tcW w:w="1701" w:type="dxa"/>
            <w:tcBorders>
              <w:top w:val="single" w:sz="4" w:space="0" w:color="000000"/>
              <w:left w:val="single" w:sz="4" w:space="0" w:color="000000"/>
              <w:bottom w:val="single" w:sz="4" w:space="0" w:color="000000"/>
            </w:tcBorders>
          </w:tcPr>
          <w:p w14:paraId="255121B0" w14:textId="77777777" w:rsidR="007D56CE" w:rsidRPr="007E6A31" w:rsidRDefault="003E056B" w:rsidP="00BB2D6A">
            <w:pPr>
              <w:snapToGrid w:val="0"/>
              <w:rPr>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1B1" w14:textId="77777777" w:rsidR="007D56CE" w:rsidRPr="007E6A31" w:rsidRDefault="007D56CE" w:rsidP="007D56CE">
            <w:pPr>
              <w:snapToGrid w:val="0"/>
              <w:rPr>
                <w:rFonts w:cs="Arial"/>
                <w:color w:val="000000" w:themeColor="text1"/>
              </w:rPr>
            </w:pPr>
            <w:r w:rsidRPr="007E6A31">
              <w:rPr>
                <w:rFonts w:cs="Arial"/>
                <w:color w:val="000000" w:themeColor="text1"/>
              </w:rPr>
              <w:t>N/A</w:t>
            </w:r>
          </w:p>
        </w:tc>
      </w:tr>
      <w:tr w:rsidR="007E6A31" w:rsidRPr="007E6A31" w14:paraId="255121BA" w14:textId="77777777" w:rsidTr="007D56CE">
        <w:trPr>
          <w:trHeight w:val="285"/>
        </w:trPr>
        <w:tc>
          <w:tcPr>
            <w:tcW w:w="1843" w:type="dxa"/>
            <w:tcBorders>
              <w:top w:val="single" w:sz="4" w:space="0" w:color="000000"/>
              <w:left w:val="single" w:sz="4" w:space="0" w:color="000000"/>
              <w:bottom w:val="single" w:sz="4" w:space="0" w:color="000000"/>
            </w:tcBorders>
          </w:tcPr>
          <w:p w14:paraId="255121B3" w14:textId="77777777" w:rsidR="007D56CE" w:rsidRPr="007E6A31" w:rsidRDefault="007D56CE" w:rsidP="007D56CE">
            <w:pPr>
              <w:rPr>
                <w:rFonts w:eastAsia="Courier New" w:cs="Arial"/>
                <w:color w:val="000000" w:themeColor="text1"/>
              </w:rPr>
            </w:pPr>
            <w:r w:rsidRPr="007E6A31">
              <w:rPr>
                <w:rFonts w:eastAsia="Courier New" w:cs="Arial"/>
                <w:color w:val="000000" w:themeColor="text1"/>
              </w:rPr>
              <w:t>Consideration amount</w:t>
            </w:r>
          </w:p>
        </w:tc>
        <w:tc>
          <w:tcPr>
            <w:tcW w:w="1307" w:type="dxa"/>
            <w:tcBorders>
              <w:top w:val="single" w:sz="4" w:space="0" w:color="000000"/>
              <w:left w:val="single" w:sz="4" w:space="0" w:color="000000"/>
              <w:bottom w:val="single" w:sz="4" w:space="0" w:color="000000"/>
            </w:tcBorders>
          </w:tcPr>
          <w:p w14:paraId="255121B4" w14:textId="77777777" w:rsidR="007D56CE" w:rsidRPr="007E6A31" w:rsidRDefault="007D56CE" w:rsidP="007D56CE">
            <w:pPr>
              <w:snapToGrid w:val="0"/>
              <w:rPr>
                <w:rFonts w:cs="Arial"/>
                <w:color w:val="000000" w:themeColor="text1"/>
              </w:rPr>
            </w:pPr>
            <w:r w:rsidRPr="007E6A31">
              <w:rPr>
                <w:rFonts w:cs="Arial"/>
                <w:color w:val="000000" w:themeColor="text1"/>
              </w:rPr>
              <w:t>Text Box</w:t>
            </w:r>
          </w:p>
          <w:p w14:paraId="255121B5" w14:textId="77777777" w:rsidR="007D56CE" w:rsidRPr="007E6A31" w:rsidRDefault="007D56CE" w:rsidP="007D56CE">
            <w:pPr>
              <w:snapToGrid w:val="0"/>
              <w:rPr>
                <w:rFonts w:cs="Arial"/>
                <w:color w:val="000000" w:themeColor="text1"/>
              </w:rPr>
            </w:pPr>
          </w:p>
        </w:tc>
        <w:tc>
          <w:tcPr>
            <w:tcW w:w="1103" w:type="dxa"/>
            <w:tcBorders>
              <w:top w:val="single" w:sz="4" w:space="0" w:color="000000"/>
              <w:left w:val="single" w:sz="4" w:space="0" w:color="000000"/>
              <w:bottom w:val="single" w:sz="4" w:space="0" w:color="000000"/>
            </w:tcBorders>
          </w:tcPr>
          <w:p w14:paraId="255121B6" w14:textId="77777777" w:rsidR="007D56CE" w:rsidRPr="007E6A31" w:rsidRDefault="007D56CE" w:rsidP="007D56CE">
            <w:pPr>
              <w:snapToGrid w:val="0"/>
              <w:rPr>
                <w:rFonts w:cs="Arial"/>
                <w:color w:val="000000" w:themeColor="text1"/>
              </w:rPr>
            </w:pPr>
            <w:r w:rsidRPr="007E6A31">
              <w:rPr>
                <w:rFonts w:cs="Arial"/>
                <w:color w:val="000000" w:themeColor="text1"/>
              </w:rPr>
              <w:t>Numeric</w:t>
            </w:r>
          </w:p>
        </w:tc>
        <w:tc>
          <w:tcPr>
            <w:tcW w:w="2410" w:type="dxa"/>
            <w:tcBorders>
              <w:top w:val="single" w:sz="4" w:space="0" w:color="000000"/>
              <w:left w:val="single" w:sz="4" w:space="0" w:color="000000"/>
              <w:bottom w:val="single" w:sz="4" w:space="0" w:color="000000"/>
            </w:tcBorders>
          </w:tcPr>
          <w:p w14:paraId="255121B7" w14:textId="77777777" w:rsidR="007D56CE" w:rsidRPr="007E6A31" w:rsidRDefault="007D56CE" w:rsidP="007D56CE">
            <w:pPr>
              <w:snapToGrid w:val="0"/>
              <w:rPr>
                <w:rFonts w:cs="Arial"/>
                <w:color w:val="000000" w:themeColor="text1"/>
              </w:rPr>
            </w:pPr>
            <w:r w:rsidRPr="007E6A31">
              <w:rPr>
                <w:rFonts w:cs="Arial"/>
                <w:color w:val="000000" w:themeColor="text1"/>
              </w:rPr>
              <w:t>Gives the amount applicable to the assignee in case of Conditional Assignment.</w:t>
            </w:r>
          </w:p>
        </w:tc>
        <w:tc>
          <w:tcPr>
            <w:tcW w:w="1701" w:type="dxa"/>
            <w:tcBorders>
              <w:top w:val="single" w:sz="4" w:space="0" w:color="000000"/>
              <w:left w:val="single" w:sz="4" w:space="0" w:color="000000"/>
              <w:bottom w:val="single" w:sz="4" w:space="0" w:color="000000"/>
            </w:tcBorders>
          </w:tcPr>
          <w:p w14:paraId="255121B8" w14:textId="77777777" w:rsidR="007D56CE" w:rsidRPr="007E6A31" w:rsidRDefault="003E056B" w:rsidP="007D56CE">
            <w:pPr>
              <w:snapToGrid w:val="0"/>
              <w:rPr>
                <w:color w:val="000000" w:themeColor="text1"/>
              </w:rPr>
            </w:pPr>
            <w:r w:rsidRPr="007E6A31">
              <w:rPr>
                <w:color w:val="000000" w:themeColor="text1"/>
              </w:rPr>
              <w:t>Enabled only if the type of assignment is Conditional.</w:t>
            </w:r>
          </w:p>
        </w:tc>
        <w:tc>
          <w:tcPr>
            <w:tcW w:w="1002" w:type="dxa"/>
            <w:tcBorders>
              <w:top w:val="single" w:sz="4" w:space="0" w:color="000000"/>
              <w:left w:val="single" w:sz="4" w:space="0" w:color="000000"/>
              <w:bottom w:val="single" w:sz="4" w:space="0" w:color="000000"/>
              <w:right w:val="single" w:sz="4" w:space="0" w:color="000000"/>
            </w:tcBorders>
          </w:tcPr>
          <w:p w14:paraId="255121B9" w14:textId="77777777" w:rsidR="007D56CE" w:rsidRPr="007E6A31" w:rsidRDefault="007D56CE" w:rsidP="007D56CE">
            <w:pPr>
              <w:snapToGrid w:val="0"/>
              <w:rPr>
                <w:rFonts w:cs="Arial"/>
                <w:color w:val="000000" w:themeColor="text1"/>
              </w:rPr>
            </w:pPr>
            <w:r w:rsidRPr="007E6A31">
              <w:rPr>
                <w:rFonts w:cs="Arial"/>
                <w:color w:val="000000" w:themeColor="text1"/>
              </w:rPr>
              <w:t>N/A</w:t>
            </w:r>
          </w:p>
        </w:tc>
      </w:tr>
      <w:tr w:rsidR="007E6A31" w:rsidRPr="007E6A31" w14:paraId="255121BC" w14:textId="77777777" w:rsidTr="001843D9">
        <w:trPr>
          <w:trHeight w:val="285"/>
        </w:trPr>
        <w:tc>
          <w:tcPr>
            <w:tcW w:w="9366" w:type="dxa"/>
            <w:gridSpan w:val="6"/>
            <w:tcBorders>
              <w:top w:val="single" w:sz="4" w:space="0" w:color="000000"/>
              <w:left w:val="single" w:sz="4" w:space="0" w:color="000000"/>
              <w:bottom w:val="single" w:sz="4" w:space="0" w:color="000000"/>
              <w:right w:val="single" w:sz="4" w:space="0" w:color="000000"/>
            </w:tcBorders>
          </w:tcPr>
          <w:p w14:paraId="255121BB" w14:textId="77777777" w:rsidR="00E26014" w:rsidRPr="007E6A31" w:rsidRDefault="00E26014" w:rsidP="00E26014">
            <w:pPr>
              <w:rPr>
                <w:rFonts w:cs="Arial"/>
                <w:b/>
                <w:color w:val="000000" w:themeColor="text1"/>
              </w:rPr>
            </w:pPr>
            <w:r w:rsidRPr="007E6A31">
              <w:rPr>
                <w:rFonts w:eastAsia="Courier New" w:cs="Arial"/>
                <w:b/>
                <w:color w:val="000000" w:themeColor="text1"/>
              </w:rPr>
              <w:t>Address</w:t>
            </w:r>
          </w:p>
        </w:tc>
      </w:tr>
      <w:tr w:rsidR="007E6A31" w:rsidRPr="007E6A31" w14:paraId="255121C3" w14:textId="77777777" w:rsidTr="007D56CE">
        <w:trPr>
          <w:trHeight w:val="285"/>
        </w:trPr>
        <w:tc>
          <w:tcPr>
            <w:tcW w:w="1843" w:type="dxa"/>
            <w:tcBorders>
              <w:top w:val="single" w:sz="4" w:space="0" w:color="000000"/>
              <w:left w:val="single" w:sz="4" w:space="0" w:color="000000"/>
              <w:bottom w:val="single" w:sz="4" w:space="0" w:color="000000"/>
            </w:tcBorders>
          </w:tcPr>
          <w:p w14:paraId="255121BD" w14:textId="77777777" w:rsidR="00670CCB" w:rsidRPr="007E6A31" w:rsidRDefault="00670CCB" w:rsidP="007D56CE">
            <w:pPr>
              <w:rPr>
                <w:rFonts w:eastAsia="Courier New" w:cs="Arial"/>
                <w:color w:val="000000" w:themeColor="text1"/>
              </w:rPr>
            </w:pPr>
            <w:r w:rsidRPr="007E6A31">
              <w:rPr>
                <w:rFonts w:eastAsia="Courier New" w:cs="Arial"/>
                <w:color w:val="000000" w:themeColor="text1"/>
              </w:rPr>
              <w:t>Address Line 1</w:t>
            </w:r>
          </w:p>
        </w:tc>
        <w:tc>
          <w:tcPr>
            <w:tcW w:w="1307" w:type="dxa"/>
            <w:tcBorders>
              <w:top w:val="single" w:sz="4" w:space="0" w:color="000000"/>
              <w:left w:val="single" w:sz="4" w:space="0" w:color="000000"/>
              <w:bottom w:val="single" w:sz="4" w:space="0" w:color="000000"/>
            </w:tcBorders>
          </w:tcPr>
          <w:p w14:paraId="255121BE" w14:textId="77777777" w:rsidR="00670CCB" w:rsidRPr="007E6A31" w:rsidRDefault="00670CCB" w:rsidP="007D56CE">
            <w:pPr>
              <w:snapToGrid w:val="0"/>
              <w:rPr>
                <w:rFonts w:cs="Arial"/>
                <w:color w:val="000000" w:themeColor="text1"/>
              </w:rPr>
            </w:pPr>
            <w:r w:rsidRPr="007E6A31">
              <w:rPr>
                <w:rFonts w:cs="Arial"/>
                <w:color w:val="000000" w:themeColor="text1"/>
              </w:rPr>
              <w:t>Text Box</w:t>
            </w:r>
          </w:p>
        </w:tc>
        <w:tc>
          <w:tcPr>
            <w:tcW w:w="1103" w:type="dxa"/>
            <w:tcBorders>
              <w:top w:val="single" w:sz="4" w:space="0" w:color="000000"/>
              <w:left w:val="single" w:sz="4" w:space="0" w:color="000000"/>
              <w:bottom w:val="single" w:sz="4" w:space="0" w:color="000000"/>
            </w:tcBorders>
          </w:tcPr>
          <w:p w14:paraId="255121BF" w14:textId="77777777" w:rsidR="00670CCB" w:rsidRPr="007E6A31" w:rsidRDefault="00670CCB" w:rsidP="007D56CE">
            <w:pPr>
              <w:snapToGrid w:val="0"/>
              <w:rPr>
                <w:rFonts w:cs="Arial"/>
                <w:color w:val="000000" w:themeColor="text1"/>
              </w:rPr>
            </w:pPr>
            <w:r w:rsidRPr="007E6A31">
              <w:rPr>
                <w:rFonts w:cs="Arial"/>
                <w:color w:val="000000" w:themeColor="text1"/>
              </w:rPr>
              <w:t>Multiple</w:t>
            </w:r>
          </w:p>
        </w:tc>
        <w:tc>
          <w:tcPr>
            <w:tcW w:w="2410" w:type="dxa"/>
            <w:tcBorders>
              <w:top w:val="single" w:sz="4" w:space="0" w:color="000000"/>
              <w:left w:val="single" w:sz="4" w:space="0" w:color="000000"/>
              <w:bottom w:val="single" w:sz="4" w:space="0" w:color="000000"/>
            </w:tcBorders>
          </w:tcPr>
          <w:p w14:paraId="255121C0" w14:textId="77777777" w:rsidR="00670CCB" w:rsidRPr="007E6A31" w:rsidRDefault="00670CCB" w:rsidP="007D56CE">
            <w:pPr>
              <w:snapToGrid w:val="0"/>
              <w:rPr>
                <w:color w:val="000000" w:themeColor="text1"/>
              </w:rPr>
            </w:pPr>
            <w:r w:rsidRPr="007E6A31">
              <w:rPr>
                <w:color w:val="000000" w:themeColor="text1"/>
              </w:rPr>
              <w:t>Gives the address of the assignee.</w:t>
            </w:r>
          </w:p>
        </w:tc>
        <w:tc>
          <w:tcPr>
            <w:tcW w:w="1701" w:type="dxa"/>
            <w:tcBorders>
              <w:top w:val="single" w:sz="4" w:space="0" w:color="000000"/>
              <w:left w:val="single" w:sz="4" w:space="0" w:color="000000"/>
              <w:bottom w:val="single" w:sz="4" w:space="0" w:color="000000"/>
            </w:tcBorders>
          </w:tcPr>
          <w:p w14:paraId="255121C1" w14:textId="77777777" w:rsidR="00670CCB" w:rsidRPr="007E6A31" w:rsidRDefault="00670CCB" w:rsidP="007D56CE">
            <w:pPr>
              <w:snapToGrid w:val="0"/>
              <w:rPr>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1C2"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r w:rsidR="007E6A31" w:rsidRPr="007E6A31" w14:paraId="255121CA" w14:textId="77777777" w:rsidTr="007D56CE">
        <w:trPr>
          <w:trHeight w:val="285"/>
        </w:trPr>
        <w:tc>
          <w:tcPr>
            <w:tcW w:w="1843" w:type="dxa"/>
            <w:tcBorders>
              <w:top w:val="single" w:sz="4" w:space="0" w:color="000000"/>
              <w:left w:val="single" w:sz="4" w:space="0" w:color="000000"/>
              <w:bottom w:val="single" w:sz="4" w:space="0" w:color="000000"/>
            </w:tcBorders>
          </w:tcPr>
          <w:p w14:paraId="255121C4" w14:textId="77777777" w:rsidR="00670CCB" w:rsidRPr="007E6A31" w:rsidRDefault="00670CCB" w:rsidP="007D56CE">
            <w:pPr>
              <w:rPr>
                <w:rFonts w:eastAsia="Courier New" w:cs="Arial"/>
                <w:color w:val="000000" w:themeColor="text1"/>
              </w:rPr>
            </w:pPr>
            <w:r w:rsidRPr="007E6A31">
              <w:rPr>
                <w:rFonts w:eastAsia="Courier New" w:cs="Arial"/>
                <w:color w:val="000000" w:themeColor="text1"/>
              </w:rPr>
              <w:t>Address Line 2</w:t>
            </w:r>
          </w:p>
        </w:tc>
        <w:tc>
          <w:tcPr>
            <w:tcW w:w="1307" w:type="dxa"/>
            <w:tcBorders>
              <w:top w:val="single" w:sz="4" w:space="0" w:color="000000"/>
              <w:left w:val="single" w:sz="4" w:space="0" w:color="000000"/>
              <w:bottom w:val="single" w:sz="4" w:space="0" w:color="000000"/>
            </w:tcBorders>
          </w:tcPr>
          <w:p w14:paraId="255121C5" w14:textId="77777777" w:rsidR="00670CCB" w:rsidRPr="007E6A31" w:rsidRDefault="00670CCB" w:rsidP="007D56CE">
            <w:pPr>
              <w:snapToGrid w:val="0"/>
              <w:rPr>
                <w:rFonts w:cs="Arial"/>
                <w:color w:val="000000" w:themeColor="text1"/>
              </w:rPr>
            </w:pPr>
            <w:r w:rsidRPr="007E6A31">
              <w:rPr>
                <w:rFonts w:cs="Arial"/>
                <w:color w:val="000000" w:themeColor="text1"/>
              </w:rPr>
              <w:t>Text Box</w:t>
            </w:r>
          </w:p>
        </w:tc>
        <w:tc>
          <w:tcPr>
            <w:tcW w:w="1103" w:type="dxa"/>
            <w:tcBorders>
              <w:top w:val="single" w:sz="4" w:space="0" w:color="000000"/>
              <w:left w:val="single" w:sz="4" w:space="0" w:color="000000"/>
              <w:bottom w:val="single" w:sz="4" w:space="0" w:color="000000"/>
            </w:tcBorders>
          </w:tcPr>
          <w:p w14:paraId="255121C6" w14:textId="77777777" w:rsidR="00670CCB" w:rsidRPr="007E6A31" w:rsidRDefault="00670CCB" w:rsidP="007D56CE">
            <w:pPr>
              <w:snapToGrid w:val="0"/>
              <w:rPr>
                <w:rFonts w:cs="Arial"/>
                <w:color w:val="000000" w:themeColor="text1"/>
              </w:rPr>
            </w:pPr>
            <w:r w:rsidRPr="007E6A31">
              <w:rPr>
                <w:rFonts w:cs="Arial"/>
                <w:color w:val="000000" w:themeColor="text1"/>
              </w:rPr>
              <w:t>Multiple</w:t>
            </w:r>
          </w:p>
        </w:tc>
        <w:tc>
          <w:tcPr>
            <w:tcW w:w="2410" w:type="dxa"/>
            <w:tcBorders>
              <w:top w:val="single" w:sz="4" w:space="0" w:color="000000"/>
              <w:left w:val="single" w:sz="4" w:space="0" w:color="000000"/>
              <w:bottom w:val="single" w:sz="4" w:space="0" w:color="000000"/>
            </w:tcBorders>
          </w:tcPr>
          <w:p w14:paraId="255121C7" w14:textId="77777777" w:rsidR="00670CCB" w:rsidRPr="007E6A31" w:rsidRDefault="00670CCB" w:rsidP="007D56CE">
            <w:pPr>
              <w:snapToGrid w:val="0"/>
              <w:rPr>
                <w:color w:val="000000" w:themeColor="text1"/>
              </w:rPr>
            </w:pPr>
            <w:r w:rsidRPr="007E6A31">
              <w:rPr>
                <w:color w:val="000000" w:themeColor="text1"/>
              </w:rPr>
              <w:t xml:space="preserve">Gives the address </w:t>
            </w:r>
          </w:p>
        </w:tc>
        <w:tc>
          <w:tcPr>
            <w:tcW w:w="1701" w:type="dxa"/>
            <w:tcBorders>
              <w:top w:val="single" w:sz="4" w:space="0" w:color="000000"/>
              <w:left w:val="single" w:sz="4" w:space="0" w:color="000000"/>
              <w:bottom w:val="single" w:sz="4" w:space="0" w:color="000000"/>
            </w:tcBorders>
          </w:tcPr>
          <w:p w14:paraId="255121C8" w14:textId="77777777" w:rsidR="00670CCB" w:rsidRPr="007E6A31" w:rsidRDefault="00670CCB" w:rsidP="007D56CE">
            <w:pPr>
              <w:snapToGrid w:val="0"/>
              <w:rPr>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1C9"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r w:rsidR="007E6A31" w:rsidRPr="007E6A31" w14:paraId="255121D1" w14:textId="77777777" w:rsidTr="007D56CE">
        <w:trPr>
          <w:trHeight w:val="285"/>
        </w:trPr>
        <w:tc>
          <w:tcPr>
            <w:tcW w:w="1843" w:type="dxa"/>
            <w:tcBorders>
              <w:top w:val="single" w:sz="4" w:space="0" w:color="000000"/>
              <w:left w:val="single" w:sz="4" w:space="0" w:color="000000"/>
              <w:bottom w:val="single" w:sz="4" w:space="0" w:color="000000"/>
            </w:tcBorders>
          </w:tcPr>
          <w:p w14:paraId="255121CB" w14:textId="77777777" w:rsidR="00670CCB" w:rsidRPr="007E6A31" w:rsidRDefault="00670CCB" w:rsidP="007D56CE">
            <w:pPr>
              <w:rPr>
                <w:rFonts w:eastAsia="Courier New" w:cs="Arial"/>
                <w:color w:val="000000" w:themeColor="text1"/>
              </w:rPr>
            </w:pPr>
            <w:r w:rsidRPr="007E6A31">
              <w:rPr>
                <w:rFonts w:eastAsia="Courier New" w:cs="Arial"/>
                <w:color w:val="000000" w:themeColor="text1"/>
              </w:rPr>
              <w:t>Address Line 3</w:t>
            </w:r>
          </w:p>
        </w:tc>
        <w:tc>
          <w:tcPr>
            <w:tcW w:w="1307" w:type="dxa"/>
            <w:tcBorders>
              <w:top w:val="single" w:sz="4" w:space="0" w:color="000000"/>
              <w:left w:val="single" w:sz="4" w:space="0" w:color="000000"/>
              <w:bottom w:val="single" w:sz="4" w:space="0" w:color="000000"/>
            </w:tcBorders>
          </w:tcPr>
          <w:p w14:paraId="255121CC" w14:textId="77777777" w:rsidR="00670CCB" w:rsidRPr="007E6A31" w:rsidRDefault="00670CCB" w:rsidP="007D56CE">
            <w:pPr>
              <w:snapToGrid w:val="0"/>
              <w:rPr>
                <w:rFonts w:cs="Arial"/>
                <w:color w:val="000000" w:themeColor="text1"/>
              </w:rPr>
            </w:pPr>
            <w:r w:rsidRPr="007E6A31">
              <w:rPr>
                <w:rFonts w:cs="Arial"/>
                <w:color w:val="000000" w:themeColor="text1"/>
              </w:rPr>
              <w:t>Text Box</w:t>
            </w:r>
          </w:p>
        </w:tc>
        <w:tc>
          <w:tcPr>
            <w:tcW w:w="1103" w:type="dxa"/>
            <w:tcBorders>
              <w:top w:val="single" w:sz="4" w:space="0" w:color="000000"/>
              <w:left w:val="single" w:sz="4" w:space="0" w:color="000000"/>
              <w:bottom w:val="single" w:sz="4" w:space="0" w:color="000000"/>
            </w:tcBorders>
          </w:tcPr>
          <w:p w14:paraId="255121CD" w14:textId="77777777" w:rsidR="00670CCB" w:rsidRPr="007E6A31" w:rsidRDefault="00670CCB" w:rsidP="007D56CE">
            <w:pPr>
              <w:snapToGrid w:val="0"/>
              <w:rPr>
                <w:rFonts w:cs="Arial"/>
                <w:color w:val="000000" w:themeColor="text1"/>
              </w:rPr>
            </w:pPr>
            <w:r w:rsidRPr="007E6A31">
              <w:rPr>
                <w:rFonts w:cs="Arial"/>
                <w:color w:val="000000" w:themeColor="text1"/>
              </w:rPr>
              <w:t>Multiple</w:t>
            </w:r>
          </w:p>
        </w:tc>
        <w:tc>
          <w:tcPr>
            <w:tcW w:w="2410" w:type="dxa"/>
            <w:tcBorders>
              <w:top w:val="single" w:sz="4" w:space="0" w:color="000000"/>
              <w:left w:val="single" w:sz="4" w:space="0" w:color="000000"/>
              <w:bottom w:val="single" w:sz="4" w:space="0" w:color="000000"/>
            </w:tcBorders>
          </w:tcPr>
          <w:p w14:paraId="255121CE" w14:textId="77777777" w:rsidR="00670CCB" w:rsidRPr="007E6A31" w:rsidRDefault="00670CCB" w:rsidP="007D56CE">
            <w:pPr>
              <w:snapToGrid w:val="0"/>
              <w:rPr>
                <w:color w:val="000000" w:themeColor="text1"/>
              </w:rPr>
            </w:pPr>
            <w:r w:rsidRPr="007E6A31">
              <w:rPr>
                <w:color w:val="000000" w:themeColor="text1"/>
              </w:rPr>
              <w:t>Gives the address</w:t>
            </w:r>
          </w:p>
        </w:tc>
        <w:tc>
          <w:tcPr>
            <w:tcW w:w="1701" w:type="dxa"/>
            <w:tcBorders>
              <w:top w:val="single" w:sz="4" w:space="0" w:color="000000"/>
              <w:left w:val="single" w:sz="4" w:space="0" w:color="000000"/>
              <w:bottom w:val="single" w:sz="4" w:space="0" w:color="000000"/>
            </w:tcBorders>
          </w:tcPr>
          <w:p w14:paraId="255121CF" w14:textId="77777777" w:rsidR="00670CCB" w:rsidRPr="007E6A31" w:rsidRDefault="00670CCB" w:rsidP="007D56CE">
            <w:pPr>
              <w:snapToGrid w:val="0"/>
              <w:rPr>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1D0"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r w:rsidR="007E6A31" w:rsidRPr="007E6A31" w14:paraId="255121D8" w14:textId="77777777" w:rsidTr="007D56CE">
        <w:trPr>
          <w:trHeight w:val="285"/>
        </w:trPr>
        <w:tc>
          <w:tcPr>
            <w:tcW w:w="1843" w:type="dxa"/>
            <w:tcBorders>
              <w:top w:val="single" w:sz="4" w:space="0" w:color="000000"/>
              <w:left w:val="single" w:sz="4" w:space="0" w:color="000000"/>
              <w:bottom w:val="single" w:sz="4" w:space="0" w:color="000000"/>
            </w:tcBorders>
          </w:tcPr>
          <w:p w14:paraId="255121D2" w14:textId="77777777" w:rsidR="00670CCB" w:rsidRPr="007E6A31" w:rsidRDefault="00670CCB" w:rsidP="007D56CE">
            <w:pPr>
              <w:rPr>
                <w:rFonts w:eastAsia="Courier New" w:cs="Arial"/>
                <w:color w:val="000000" w:themeColor="text1"/>
              </w:rPr>
            </w:pPr>
            <w:r w:rsidRPr="007E6A31">
              <w:rPr>
                <w:rFonts w:cs="Arial"/>
                <w:color w:val="000000" w:themeColor="text1"/>
              </w:rPr>
              <w:t>Village</w:t>
            </w:r>
          </w:p>
        </w:tc>
        <w:tc>
          <w:tcPr>
            <w:tcW w:w="1307" w:type="dxa"/>
            <w:tcBorders>
              <w:top w:val="single" w:sz="4" w:space="0" w:color="000000"/>
              <w:left w:val="single" w:sz="4" w:space="0" w:color="000000"/>
              <w:bottom w:val="single" w:sz="4" w:space="0" w:color="000000"/>
            </w:tcBorders>
          </w:tcPr>
          <w:p w14:paraId="255121D3" w14:textId="77777777" w:rsidR="00670CCB" w:rsidRPr="007E6A31" w:rsidRDefault="00670CCB" w:rsidP="007D56CE">
            <w:pPr>
              <w:snapToGrid w:val="0"/>
              <w:rPr>
                <w:rFonts w:cs="Arial"/>
                <w:color w:val="000000" w:themeColor="text1"/>
              </w:rPr>
            </w:pPr>
            <w:r w:rsidRPr="007E6A31">
              <w:rPr>
                <w:rFonts w:cs="Arial"/>
                <w:color w:val="000000" w:themeColor="text1"/>
              </w:rPr>
              <w:t>Text Box</w:t>
            </w:r>
          </w:p>
        </w:tc>
        <w:tc>
          <w:tcPr>
            <w:tcW w:w="1103" w:type="dxa"/>
            <w:tcBorders>
              <w:top w:val="single" w:sz="4" w:space="0" w:color="000000"/>
              <w:left w:val="single" w:sz="4" w:space="0" w:color="000000"/>
              <w:bottom w:val="single" w:sz="4" w:space="0" w:color="000000"/>
            </w:tcBorders>
          </w:tcPr>
          <w:p w14:paraId="255121D4" w14:textId="77777777" w:rsidR="00670CCB" w:rsidRPr="007E6A31" w:rsidRDefault="00670CCB" w:rsidP="007D56CE">
            <w:pPr>
              <w:snapToGrid w:val="0"/>
              <w:rPr>
                <w:rFonts w:cs="Arial"/>
                <w:color w:val="000000" w:themeColor="text1"/>
              </w:rPr>
            </w:pPr>
            <w:r w:rsidRPr="007E6A31">
              <w:rPr>
                <w:rFonts w:cs="Arial"/>
                <w:color w:val="000000" w:themeColor="text1"/>
              </w:rPr>
              <w:t>Varchar</w:t>
            </w:r>
          </w:p>
        </w:tc>
        <w:tc>
          <w:tcPr>
            <w:tcW w:w="2410" w:type="dxa"/>
            <w:tcBorders>
              <w:top w:val="single" w:sz="4" w:space="0" w:color="000000"/>
              <w:left w:val="single" w:sz="4" w:space="0" w:color="000000"/>
              <w:bottom w:val="single" w:sz="4" w:space="0" w:color="000000"/>
            </w:tcBorders>
          </w:tcPr>
          <w:p w14:paraId="255121D5" w14:textId="77777777" w:rsidR="00670CCB" w:rsidRPr="007E6A31" w:rsidRDefault="00670CCB" w:rsidP="003E056B">
            <w:pPr>
              <w:snapToGrid w:val="0"/>
              <w:rPr>
                <w:color w:val="000000" w:themeColor="text1"/>
              </w:rPr>
            </w:pPr>
            <w:r w:rsidRPr="007E6A31">
              <w:rPr>
                <w:color w:val="000000" w:themeColor="text1"/>
              </w:rPr>
              <w:t xml:space="preserve">Gives the </w:t>
            </w:r>
            <w:r w:rsidR="00BB2D6A" w:rsidRPr="007E6A31">
              <w:rPr>
                <w:color w:val="000000" w:themeColor="text1"/>
              </w:rPr>
              <w:t xml:space="preserve">Village name (If </w:t>
            </w:r>
            <w:r w:rsidR="003E056B" w:rsidRPr="007E6A31">
              <w:rPr>
                <w:color w:val="000000" w:themeColor="text1"/>
              </w:rPr>
              <w:t>applicable)</w:t>
            </w:r>
          </w:p>
        </w:tc>
        <w:tc>
          <w:tcPr>
            <w:tcW w:w="1701" w:type="dxa"/>
            <w:tcBorders>
              <w:top w:val="single" w:sz="4" w:space="0" w:color="000000"/>
              <w:left w:val="single" w:sz="4" w:space="0" w:color="000000"/>
              <w:bottom w:val="single" w:sz="4" w:space="0" w:color="000000"/>
            </w:tcBorders>
          </w:tcPr>
          <w:p w14:paraId="255121D6" w14:textId="77777777" w:rsidR="00670CCB" w:rsidRPr="007E6A31" w:rsidRDefault="00670CCB" w:rsidP="007D56CE">
            <w:pPr>
              <w:snapToGrid w:val="0"/>
              <w:rPr>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1D7"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r w:rsidR="007E6A31" w:rsidRPr="007E6A31" w14:paraId="255121DF" w14:textId="77777777" w:rsidTr="007D56CE">
        <w:trPr>
          <w:trHeight w:val="285"/>
        </w:trPr>
        <w:tc>
          <w:tcPr>
            <w:tcW w:w="1843" w:type="dxa"/>
            <w:tcBorders>
              <w:top w:val="single" w:sz="4" w:space="0" w:color="000000"/>
              <w:left w:val="single" w:sz="4" w:space="0" w:color="000000"/>
              <w:bottom w:val="single" w:sz="4" w:space="0" w:color="000000"/>
            </w:tcBorders>
          </w:tcPr>
          <w:p w14:paraId="255121D9" w14:textId="77777777" w:rsidR="00670CCB" w:rsidRPr="007E6A31" w:rsidRDefault="00670CCB" w:rsidP="007D56CE">
            <w:pPr>
              <w:rPr>
                <w:rFonts w:eastAsia="Courier New" w:cs="Arial"/>
                <w:color w:val="000000" w:themeColor="text1"/>
              </w:rPr>
            </w:pPr>
            <w:r w:rsidRPr="007E6A31">
              <w:rPr>
                <w:rFonts w:cs="Arial"/>
                <w:color w:val="000000" w:themeColor="text1"/>
                <w:szCs w:val="22"/>
              </w:rPr>
              <w:t>Taluka</w:t>
            </w:r>
          </w:p>
        </w:tc>
        <w:tc>
          <w:tcPr>
            <w:tcW w:w="1307" w:type="dxa"/>
            <w:tcBorders>
              <w:top w:val="single" w:sz="4" w:space="0" w:color="000000"/>
              <w:left w:val="single" w:sz="4" w:space="0" w:color="000000"/>
              <w:bottom w:val="single" w:sz="4" w:space="0" w:color="000000"/>
            </w:tcBorders>
          </w:tcPr>
          <w:p w14:paraId="255121DA" w14:textId="77777777" w:rsidR="00670CCB" w:rsidRPr="007E6A31" w:rsidRDefault="00670CCB" w:rsidP="007D56CE">
            <w:pPr>
              <w:snapToGrid w:val="0"/>
              <w:rPr>
                <w:rFonts w:cs="Arial"/>
                <w:color w:val="000000" w:themeColor="text1"/>
              </w:rPr>
            </w:pPr>
            <w:r w:rsidRPr="007E6A31">
              <w:rPr>
                <w:rFonts w:cs="Arial"/>
                <w:color w:val="000000" w:themeColor="text1"/>
              </w:rPr>
              <w:t>Text Box</w:t>
            </w:r>
          </w:p>
        </w:tc>
        <w:tc>
          <w:tcPr>
            <w:tcW w:w="1103" w:type="dxa"/>
            <w:tcBorders>
              <w:top w:val="single" w:sz="4" w:space="0" w:color="000000"/>
              <w:left w:val="single" w:sz="4" w:space="0" w:color="000000"/>
              <w:bottom w:val="single" w:sz="4" w:space="0" w:color="000000"/>
            </w:tcBorders>
          </w:tcPr>
          <w:p w14:paraId="255121DB" w14:textId="77777777" w:rsidR="00670CCB" w:rsidRPr="007E6A31" w:rsidRDefault="00670CCB" w:rsidP="007D56CE">
            <w:pPr>
              <w:snapToGrid w:val="0"/>
              <w:rPr>
                <w:rFonts w:cs="Arial"/>
                <w:color w:val="000000" w:themeColor="text1"/>
              </w:rPr>
            </w:pPr>
            <w:r w:rsidRPr="007E6A31">
              <w:rPr>
                <w:rFonts w:cs="Arial"/>
                <w:color w:val="000000" w:themeColor="text1"/>
              </w:rPr>
              <w:t>Varchar</w:t>
            </w:r>
          </w:p>
        </w:tc>
        <w:tc>
          <w:tcPr>
            <w:tcW w:w="2410" w:type="dxa"/>
            <w:tcBorders>
              <w:top w:val="single" w:sz="4" w:space="0" w:color="000000"/>
              <w:left w:val="single" w:sz="4" w:space="0" w:color="000000"/>
              <w:bottom w:val="single" w:sz="4" w:space="0" w:color="000000"/>
            </w:tcBorders>
          </w:tcPr>
          <w:p w14:paraId="255121DC" w14:textId="77777777" w:rsidR="00670CCB" w:rsidRPr="007E6A31" w:rsidRDefault="00670CCB" w:rsidP="003E056B">
            <w:pPr>
              <w:snapToGrid w:val="0"/>
              <w:rPr>
                <w:color w:val="000000" w:themeColor="text1"/>
              </w:rPr>
            </w:pPr>
            <w:r w:rsidRPr="007E6A31">
              <w:rPr>
                <w:color w:val="000000" w:themeColor="text1"/>
              </w:rPr>
              <w:t xml:space="preserve">Gives the </w:t>
            </w:r>
            <w:r w:rsidR="00BB2D6A" w:rsidRPr="007E6A31">
              <w:rPr>
                <w:color w:val="000000" w:themeColor="text1"/>
              </w:rPr>
              <w:t>Taluka name (</w:t>
            </w:r>
            <w:r w:rsidR="003E056B" w:rsidRPr="007E6A31">
              <w:rPr>
                <w:color w:val="000000" w:themeColor="text1"/>
              </w:rPr>
              <w:t>If applicable)</w:t>
            </w:r>
          </w:p>
        </w:tc>
        <w:tc>
          <w:tcPr>
            <w:tcW w:w="1701" w:type="dxa"/>
            <w:tcBorders>
              <w:top w:val="single" w:sz="4" w:space="0" w:color="000000"/>
              <w:left w:val="single" w:sz="4" w:space="0" w:color="000000"/>
              <w:bottom w:val="single" w:sz="4" w:space="0" w:color="000000"/>
            </w:tcBorders>
          </w:tcPr>
          <w:p w14:paraId="255121DD" w14:textId="77777777" w:rsidR="00670CCB" w:rsidRPr="007E6A31" w:rsidRDefault="00670CCB" w:rsidP="007D56CE">
            <w:pPr>
              <w:snapToGrid w:val="0"/>
              <w:rPr>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1DE"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r w:rsidR="007E6A31" w:rsidRPr="007E6A31" w14:paraId="255121E6" w14:textId="77777777" w:rsidTr="007D56CE">
        <w:trPr>
          <w:trHeight w:val="285"/>
        </w:trPr>
        <w:tc>
          <w:tcPr>
            <w:tcW w:w="1843" w:type="dxa"/>
            <w:tcBorders>
              <w:top w:val="single" w:sz="4" w:space="0" w:color="000000"/>
              <w:left w:val="single" w:sz="4" w:space="0" w:color="000000"/>
              <w:bottom w:val="single" w:sz="4" w:space="0" w:color="000000"/>
            </w:tcBorders>
          </w:tcPr>
          <w:p w14:paraId="255121E0" w14:textId="77777777" w:rsidR="00670CCB" w:rsidRPr="007E6A31" w:rsidRDefault="00670CCB" w:rsidP="007D56CE">
            <w:pPr>
              <w:rPr>
                <w:rFonts w:eastAsia="Courier New" w:cs="Arial"/>
                <w:color w:val="000000" w:themeColor="text1"/>
              </w:rPr>
            </w:pPr>
            <w:r w:rsidRPr="007E6A31">
              <w:rPr>
                <w:rFonts w:cs="Arial"/>
                <w:color w:val="000000" w:themeColor="text1"/>
                <w:szCs w:val="22"/>
              </w:rPr>
              <w:t>City</w:t>
            </w:r>
          </w:p>
        </w:tc>
        <w:tc>
          <w:tcPr>
            <w:tcW w:w="1307" w:type="dxa"/>
            <w:tcBorders>
              <w:top w:val="single" w:sz="4" w:space="0" w:color="000000"/>
              <w:left w:val="single" w:sz="4" w:space="0" w:color="000000"/>
              <w:bottom w:val="single" w:sz="4" w:space="0" w:color="000000"/>
            </w:tcBorders>
          </w:tcPr>
          <w:p w14:paraId="255121E1" w14:textId="77777777" w:rsidR="00670CCB" w:rsidRPr="007E6A31" w:rsidRDefault="00670CCB" w:rsidP="007D56CE">
            <w:pPr>
              <w:snapToGrid w:val="0"/>
              <w:rPr>
                <w:rFonts w:cs="Arial"/>
                <w:color w:val="000000" w:themeColor="text1"/>
              </w:rPr>
            </w:pPr>
            <w:r w:rsidRPr="007E6A31">
              <w:rPr>
                <w:rFonts w:cs="Arial"/>
                <w:color w:val="000000" w:themeColor="text1"/>
              </w:rPr>
              <w:t>Text Box</w:t>
            </w:r>
          </w:p>
        </w:tc>
        <w:tc>
          <w:tcPr>
            <w:tcW w:w="1103" w:type="dxa"/>
            <w:tcBorders>
              <w:top w:val="single" w:sz="4" w:space="0" w:color="000000"/>
              <w:left w:val="single" w:sz="4" w:space="0" w:color="000000"/>
              <w:bottom w:val="single" w:sz="4" w:space="0" w:color="000000"/>
            </w:tcBorders>
          </w:tcPr>
          <w:p w14:paraId="255121E2" w14:textId="77777777" w:rsidR="00670CCB" w:rsidRPr="007E6A31" w:rsidRDefault="00670CCB" w:rsidP="007D56CE">
            <w:pPr>
              <w:snapToGrid w:val="0"/>
              <w:rPr>
                <w:rFonts w:cs="Arial"/>
                <w:color w:val="000000" w:themeColor="text1"/>
              </w:rPr>
            </w:pPr>
            <w:r w:rsidRPr="007E6A31">
              <w:rPr>
                <w:rFonts w:cs="Arial"/>
                <w:color w:val="000000" w:themeColor="text1"/>
              </w:rPr>
              <w:t>Varchar</w:t>
            </w:r>
          </w:p>
        </w:tc>
        <w:tc>
          <w:tcPr>
            <w:tcW w:w="2410" w:type="dxa"/>
            <w:tcBorders>
              <w:top w:val="single" w:sz="4" w:space="0" w:color="000000"/>
              <w:left w:val="single" w:sz="4" w:space="0" w:color="000000"/>
              <w:bottom w:val="single" w:sz="4" w:space="0" w:color="000000"/>
            </w:tcBorders>
          </w:tcPr>
          <w:p w14:paraId="255121E3" w14:textId="77777777" w:rsidR="00670CCB" w:rsidRPr="007E6A31" w:rsidRDefault="00670CCB" w:rsidP="007D56CE">
            <w:pPr>
              <w:snapToGrid w:val="0"/>
              <w:rPr>
                <w:color w:val="000000" w:themeColor="text1"/>
              </w:rPr>
            </w:pPr>
            <w:r w:rsidRPr="007E6A31">
              <w:rPr>
                <w:color w:val="000000" w:themeColor="text1"/>
              </w:rPr>
              <w:t xml:space="preserve">Gives the City name </w:t>
            </w:r>
          </w:p>
        </w:tc>
        <w:tc>
          <w:tcPr>
            <w:tcW w:w="1701" w:type="dxa"/>
            <w:tcBorders>
              <w:top w:val="single" w:sz="4" w:space="0" w:color="000000"/>
              <w:left w:val="single" w:sz="4" w:space="0" w:color="000000"/>
              <w:bottom w:val="single" w:sz="4" w:space="0" w:color="000000"/>
            </w:tcBorders>
          </w:tcPr>
          <w:p w14:paraId="255121E4" w14:textId="77777777" w:rsidR="00670CCB" w:rsidRPr="007E6A31" w:rsidRDefault="00670CCB" w:rsidP="007D56CE">
            <w:pPr>
              <w:snapToGrid w:val="0"/>
              <w:rPr>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1E5"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r w:rsidR="007E6A31" w:rsidRPr="007E6A31" w14:paraId="255121ED" w14:textId="77777777" w:rsidTr="007D56CE">
        <w:trPr>
          <w:trHeight w:val="285"/>
        </w:trPr>
        <w:tc>
          <w:tcPr>
            <w:tcW w:w="1843" w:type="dxa"/>
            <w:tcBorders>
              <w:top w:val="single" w:sz="4" w:space="0" w:color="000000"/>
              <w:left w:val="single" w:sz="4" w:space="0" w:color="000000"/>
              <w:bottom w:val="single" w:sz="4" w:space="0" w:color="000000"/>
            </w:tcBorders>
          </w:tcPr>
          <w:p w14:paraId="255121E7" w14:textId="77777777" w:rsidR="00670CCB" w:rsidRPr="007E6A31" w:rsidRDefault="00670CCB" w:rsidP="007D56CE">
            <w:pPr>
              <w:rPr>
                <w:rFonts w:eastAsia="Courier New" w:cs="Arial"/>
                <w:color w:val="000000" w:themeColor="text1"/>
              </w:rPr>
            </w:pPr>
            <w:r w:rsidRPr="007E6A31">
              <w:rPr>
                <w:rFonts w:cs="Arial"/>
                <w:color w:val="000000" w:themeColor="text1"/>
                <w:szCs w:val="22"/>
              </w:rPr>
              <w:t>District</w:t>
            </w:r>
          </w:p>
        </w:tc>
        <w:tc>
          <w:tcPr>
            <w:tcW w:w="1307" w:type="dxa"/>
            <w:tcBorders>
              <w:top w:val="single" w:sz="4" w:space="0" w:color="000000"/>
              <w:left w:val="single" w:sz="4" w:space="0" w:color="000000"/>
              <w:bottom w:val="single" w:sz="4" w:space="0" w:color="000000"/>
            </w:tcBorders>
          </w:tcPr>
          <w:p w14:paraId="255121E8" w14:textId="77777777" w:rsidR="00670CCB" w:rsidRPr="007E6A31" w:rsidRDefault="00670CCB" w:rsidP="007D56CE">
            <w:pPr>
              <w:snapToGrid w:val="0"/>
              <w:rPr>
                <w:rFonts w:cs="Arial"/>
                <w:color w:val="000000" w:themeColor="text1"/>
              </w:rPr>
            </w:pPr>
            <w:r w:rsidRPr="007E6A31">
              <w:rPr>
                <w:rFonts w:cs="Arial"/>
                <w:color w:val="000000" w:themeColor="text1"/>
              </w:rPr>
              <w:t>Textbox</w:t>
            </w:r>
          </w:p>
        </w:tc>
        <w:tc>
          <w:tcPr>
            <w:tcW w:w="1103" w:type="dxa"/>
            <w:tcBorders>
              <w:top w:val="single" w:sz="4" w:space="0" w:color="000000"/>
              <w:left w:val="single" w:sz="4" w:space="0" w:color="000000"/>
              <w:bottom w:val="single" w:sz="4" w:space="0" w:color="000000"/>
            </w:tcBorders>
          </w:tcPr>
          <w:p w14:paraId="255121E9" w14:textId="77777777" w:rsidR="00670CCB" w:rsidRPr="007E6A31" w:rsidRDefault="00670CCB" w:rsidP="007D56CE">
            <w:pPr>
              <w:snapToGrid w:val="0"/>
              <w:rPr>
                <w:rFonts w:cs="Arial"/>
                <w:color w:val="000000" w:themeColor="text1"/>
              </w:rPr>
            </w:pPr>
            <w:r w:rsidRPr="007E6A31">
              <w:rPr>
                <w:rFonts w:cs="Arial"/>
                <w:color w:val="000000" w:themeColor="text1"/>
              </w:rPr>
              <w:t>Varchar</w:t>
            </w:r>
          </w:p>
        </w:tc>
        <w:tc>
          <w:tcPr>
            <w:tcW w:w="2410" w:type="dxa"/>
            <w:tcBorders>
              <w:top w:val="single" w:sz="4" w:space="0" w:color="000000"/>
              <w:left w:val="single" w:sz="4" w:space="0" w:color="000000"/>
              <w:bottom w:val="single" w:sz="4" w:space="0" w:color="000000"/>
            </w:tcBorders>
          </w:tcPr>
          <w:p w14:paraId="255121EA" w14:textId="77777777" w:rsidR="00670CCB" w:rsidRPr="007E6A31" w:rsidRDefault="00670CCB" w:rsidP="007D56CE">
            <w:pPr>
              <w:snapToGrid w:val="0"/>
              <w:rPr>
                <w:color w:val="000000" w:themeColor="text1"/>
              </w:rPr>
            </w:pPr>
            <w:r w:rsidRPr="007E6A31">
              <w:rPr>
                <w:color w:val="000000" w:themeColor="text1"/>
              </w:rPr>
              <w:t>Gives the district name</w:t>
            </w:r>
          </w:p>
        </w:tc>
        <w:tc>
          <w:tcPr>
            <w:tcW w:w="1701" w:type="dxa"/>
            <w:tcBorders>
              <w:top w:val="single" w:sz="4" w:space="0" w:color="000000"/>
              <w:left w:val="single" w:sz="4" w:space="0" w:color="000000"/>
              <w:bottom w:val="single" w:sz="4" w:space="0" w:color="000000"/>
            </w:tcBorders>
          </w:tcPr>
          <w:p w14:paraId="255121EB" w14:textId="77777777" w:rsidR="00670CCB" w:rsidRPr="007E6A31" w:rsidRDefault="00670CCB" w:rsidP="007D56CE">
            <w:pPr>
              <w:snapToGrid w:val="0"/>
              <w:rPr>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1EC"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r w:rsidR="007E6A31" w:rsidRPr="007E6A31" w14:paraId="255121F4" w14:textId="77777777" w:rsidTr="007D56CE">
        <w:trPr>
          <w:trHeight w:val="285"/>
        </w:trPr>
        <w:tc>
          <w:tcPr>
            <w:tcW w:w="1843" w:type="dxa"/>
            <w:tcBorders>
              <w:top w:val="single" w:sz="4" w:space="0" w:color="000000"/>
              <w:left w:val="single" w:sz="4" w:space="0" w:color="000000"/>
              <w:bottom w:val="single" w:sz="4" w:space="0" w:color="000000"/>
            </w:tcBorders>
          </w:tcPr>
          <w:p w14:paraId="255121EE" w14:textId="77777777" w:rsidR="00670CCB" w:rsidRPr="007E6A31" w:rsidRDefault="00670CCB" w:rsidP="007D56CE">
            <w:pPr>
              <w:rPr>
                <w:rFonts w:eastAsia="Courier New" w:cs="Arial"/>
                <w:color w:val="000000" w:themeColor="text1"/>
              </w:rPr>
            </w:pPr>
            <w:r w:rsidRPr="007E6A31">
              <w:rPr>
                <w:rFonts w:cs="Arial"/>
                <w:color w:val="000000" w:themeColor="text1"/>
                <w:szCs w:val="22"/>
              </w:rPr>
              <w:t xml:space="preserve">State </w:t>
            </w:r>
          </w:p>
        </w:tc>
        <w:tc>
          <w:tcPr>
            <w:tcW w:w="1307" w:type="dxa"/>
            <w:tcBorders>
              <w:top w:val="single" w:sz="4" w:space="0" w:color="000000"/>
              <w:left w:val="single" w:sz="4" w:space="0" w:color="000000"/>
              <w:bottom w:val="single" w:sz="4" w:space="0" w:color="000000"/>
            </w:tcBorders>
          </w:tcPr>
          <w:p w14:paraId="255121EF" w14:textId="77777777" w:rsidR="00670CCB" w:rsidRPr="007E6A31" w:rsidRDefault="00670CCB" w:rsidP="007D56CE">
            <w:pPr>
              <w:snapToGrid w:val="0"/>
              <w:rPr>
                <w:rFonts w:cs="Arial"/>
                <w:color w:val="000000" w:themeColor="text1"/>
              </w:rPr>
            </w:pPr>
            <w:r w:rsidRPr="007E6A31">
              <w:rPr>
                <w:rFonts w:ascii="Calibri" w:hAnsi="Calibri" w:cs="Calibri"/>
                <w:color w:val="000000" w:themeColor="text1"/>
                <w:sz w:val="22"/>
                <w:szCs w:val="22"/>
              </w:rPr>
              <w:t>Dropdown</w:t>
            </w:r>
          </w:p>
        </w:tc>
        <w:tc>
          <w:tcPr>
            <w:tcW w:w="1103" w:type="dxa"/>
            <w:tcBorders>
              <w:top w:val="single" w:sz="4" w:space="0" w:color="000000"/>
              <w:left w:val="single" w:sz="4" w:space="0" w:color="000000"/>
              <w:bottom w:val="single" w:sz="4" w:space="0" w:color="000000"/>
            </w:tcBorders>
          </w:tcPr>
          <w:p w14:paraId="255121F0" w14:textId="77777777" w:rsidR="00670CCB" w:rsidRPr="007E6A31" w:rsidRDefault="00670CCB" w:rsidP="007D56CE">
            <w:pPr>
              <w:snapToGrid w:val="0"/>
              <w:rPr>
                <w:rFonts w:cs="Arial"/>
                <w:color w:val="000000" w:themeColor="text1"/>
              </w:rPr>
            </w:pPr>
            <w:r w:rsidRPr="007E6A31">
              <w:rPr>
                <w:rFonts w:cs="Arial"/>
                <w:color w:val="000000" w:themeColor="text1"/>
              </w:rPr>
              <w:t>Varchar</w:t>
            </w:r>
          </w:p>
        </w:tc>
        <w:tc>
          <w:tcPr>
            <w:tcW w:w="2410" w:type="dxa"/>
            <w:tcBorders>
              <w:top w:val="single" w:sz="4" w:space="0" w:color="000000"/>
              <w:left w:val="single" w:sz="4" w:space="0" w:color="000000"/>
              <w:bottom w:val="single" w:sz="4" w:space="0" w:color="000000"/>
            </w:tcBorders>
          </w:tcPr>
          <w:p w14:paraId="255121F1" w14:textId="77777777" w:rsidR="00670CCB" w:rsidRPr="007E6A31" w:rsidRDefault="00670CCB" w:rsidP="007D56CE">
            <w:pPr>
              <w:snapToGrid w:val="0"/>
              <w:rPr>
                <w:color w:val="000000" w:themeColor="text1"/>
              </w:rPr>
            </w:pPr>
            <w:r w:rsidRPr="007E6A31">
              <w:rPr>
                <w:color w:val="000000" w:themeColor="text1"/>
              </w:rPr>
              <w:t>Gives the List of States.</w:t>
            </w:r>
          </w:p>
        </w:tc>
        <w:tc>
          <w:tcPr>
            <w:tcW w:w="1701" w:type="dxa"/>
            <w:tcBorders>
              <w:top w:val="single" w:sz="4" w:space="0" w:color="000000"/>
              <w:left w:val="single" w:sz="4" w:space="0" w:color="000000"/>
              <w:bottom w:val="single" w:sz="4" w:space="0" w:color="000000"/>
            </w:tcBorders>
          </w:tcPr>
          <w:p w14:paraId="255121F2" w14:textId="77777777" w:rsidR="00670CCB" w:rsidRPr="007E6A31" w:rsidRDefault="00670CCB" w:rsidP="007D56CE">
            <w:pPr>
              <w:snapToGrid w:val="0"/>
              <w:rPr>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1F3"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r w:rsidR="007E6A31" w:rsidRPr="007E6A31" w14:paraId="255121FB" w14:textId="77777777" w:rsidTr="007D56CE">
        <w:trPr>
          <w:trHeight w:val="285"/>
        </w:trPr>
        <w:tc>
          <w:tcPr>
            <w:tcW w:w="1843" w:type="dxa"/>
            <w:tcBorders>
              <w:top w:val="single" w:sz="4" w:space="0" w:color="000000"/>
              <w:left w:val="single" w:sz="4" w:space="0" w:color="000000"/>
              <w:bottom w:val="single" w:sz="4" w:space="0" w:color="000000"/>
            </w:tcBorders>
          </w:tcPr>
          <w:p w14:paraId="255121F5" w14:textId="77777777" w:rsidR="00670CCB" w:rsidRPr="007E6A31" w:rsidRDefault="00670CCB" w:rsidP="008C030C">
            <w:pPr>
              <w:rPr>
                <w:rFonts w:eastAsia="Courier New" w:cs="Arial"/>
                <w:color w:val="000000" w:themeColor="text1"/>
              </w:rPr>
            </w:pPr>
            <w:r w:rsidRPr="007E6A31">
              <w:rPr>
                <w:rFonts w:cs="Arial"/>
                <w:color w:val="000000" w:themeColor="text1"/>
                <w:szCs w:val="22"/>
              </w:rPr>
              <w:t>Country</w:t>
            </w:r>
          </w:p>
        </w:tc>
        <w:tc>
          <w:tcPr>
            <w:tcW w:w="1307" w:type="dxa"/>
            <w:tcBorders>
              <w:top w:val="single" w:sz="4" w:space="0" w:color="000000"/>
              <w:left w:val="single" w:sz="4" w:space="0" w:color="000000"/>
              <w:bottom w:val="single" w:sz="4" w:space="0" w:color="000000"/>
            </w:tcBorders>
          </w:tcPr>
          <w:p w14:paraId="255121F6" w14:textId="77777777" w:rsidR="00670CCB" w:rsidRPr="007E6A31" w:rsidRDefault="00670CCB" w:rsidP="007D56CE">
            <w:pPr>
              <w:snapToGrid w:val="0"/>
              <w:rPr>
                <w:rFonts w:cs="Arial"/>
                <w:color w:val="000000" w:themeColor="text1"/>
              </w:rPr>
            </w:pPr>
            <w:r w:rsidRPr="007E6A31">
              <w:rPr>
                <w:rFonts w:ascii="Calibri" w:hAnsi="Calibri" w:cs="Calibri"/>
                <w:color w:val="000000" w:themeColor="text1"/>
                <w:sz w:val="22"/>
                <w:szCs w:val="22"/>
              </w:rPr>
              <w:t>Dropdown</w:t>
            </w:r>
          </w:p>
        </w:tc>
        <w:tc>
          <w:tcPr>
            <w:tcW w:w="1103" w:type="dxa"/>
            <w:tcBorders>
              <w:top w:val="single" w:sz="4" w:space="0" w:color="000000"/>
              <w:left w:val="single" w:sz="4" w:space="0" w:color="000000"/>
              <w:bottom w:val="single" w:sz="4" w:space="0" w:color="000000"/>
            </w:tcBorders>
          </w:tcPr>
          <w:p w14:paraId="255121F7" w14:textId="77777777" w:rsidR="00670CCB" w:rsidRPr="007E6A31" w:rsidRDefault="00670CCB" w:rsidP="007D56CE">
            <w:pPr>
              <w:snapToGrid w:val="0"/>
              <w:rPr>
                <w:rFonts w:cs="Arial"/>
                <w:color w:val="000000" w:themeColor="text1"/>
              </w:rPr>
            </w:pPr>
            <w:r w:rsidRPr="007E6A31">
              <w:rPr>
                <w:rFonts w:cs="Arial"/>
                <w:color w:val="000000" w:themeColor="text1"/>
              </w:rPr>
              <w:t>Varchar</w:t>
            </w:r>
          </w:p>
        </w:tc>
        <w:tc>
          <w:tcPr>
            <w:tcW w:w="2410" w:type="dxa"/>
            <w:tcBorders>
              <w:top w:val="single" w:sz="4" w:space="0" w:color="000000"/>
              <w:left w:val="single" w:sz="4" w:space="0" w:color="000000"/>
              <w:bottom w:val="single" w:sz="4" w:space="0" w:color="000000"/>
            </w:tcBorders>
          </w:tcPr>
          <w:p w14:paraId="255121F8" w14:textId="77777777" w:rsidR="00670CCB" w:rsidRPr="007E6A31" w:rsidRDefault="00670CCB" w:rsidP="007D56CE">
            <w:pPr>
              <w:snapToGrid w:val="0"/>
              <w:rPr>
                <w:color w:val="000000" w:themeColor="text1"/>
              </w:rPr>
            </w:pPr>
            <w:r w:rsidRPr="007E6A31">
              <w:rPr>
                <w:color w:val="000000" w:themeColor="text1"/>
              </w:rPr>
              <w:t>Gives the country name</w:t>
            </w:r>
          </w:p>
        </w:tc>
        <w:tc>
          <w:tcPr>
            <w:tcW w:w="1701" w:type="dxa"/>
            <w:tcBorders>
              <w:top w:val="single" w:sz="4" w:space="0" w:color="000000"/>
              <w:left w:val="single" w:sz="4" w:space="0" w:color="000000"/>
              <w:bottom w:val="single" w:sz="4" w:space="0" w:color="000000"/>
            </w:tcBorders>
          </w:tcPr>
          <w:p w14:paraId="255121F9" w14:textId="77777777" w:rsidR="00670CCB" w:rsidRPr="007E6A31" w:rsidRDefault="00670CCB" w:rsidP="007D56CE">
            <w:pPr>
              <w:snapToGrid w:val="0"/>
              <w:rPr>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1FA"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r w:rsidR="007E6A31" w:rsidRPr="007E6A31" w14:paraId="25512204" w14:textId="77777777" w:rsidTr="007D56CE">
        <w:trPr>
          <w:trHeight w:val="285"/>
        </w:trPr>
        <w:tc>
          <w:tcPr>
            <w:tcW w:w="1843" w:type="dxa"/>
            <w:tcBorders>
              <w:top w:val="single" w:sz="4" w:space="0" w:color="000000"/>
              <w:left w:val="single" w:sz="4" w:space="0" w:color="000000"/>
              <w:bottom w:val="single" w:sz="4" w:space="0" w:color="000000"/>
            </w:tcBorders>
          </w:tcPr>
          <w:p w14:paraId="255121FC" w14:textId="77777777" w:rsidR="00E26014" w:rsidRPr="007E6A31" w:rsidRDefault="00E26014" w:rsidP="007D56CE">
            <w:pPr>
              <w:rPr>
                <w:rFonts w:cs="Arial"/>
                <w:color w:val="000000" w:themeColor="text1"/>
              </w:rPr>
            </w:pPr>
            <w:r w:rsidRPr="007E6A31">
              <w:rPr>
                <w:rFonts w:eastAsia="Courier New" w:cs="Arial"/>
                <w:color w:val="000000" w:themeColor="text1"/>
              </w:rPr>
              <w:t>Phone Number</w:t>
            </w:r>
          </w:p>
          <w:p w14:paraId="255121FD" w14:textId="77777777" w:rsidR="00E26014" w:rsidRPr="007E6A31" w:rsidRDefault="00E26014" w:rsidP="007D56CE">
            <w:pPr>
              <w:snapToGrid w:val="0"/>
              <w:rPr>
                <w:rFonts w:cs="Arial"/>
                <w:color w:val="000000" w:themeColor="text1"/>
              </w:rPr>
            </w:pPr>
          </w:p>
        </w:tc>
        <w:tc>
          <w:tcPr>
            <w:tcW w:w="1307" w:type="dxa"/>
            <w:tcBorders>
              <w:top w:val="single" w:sz="4" w:space="0" w:color="000000"/>
              <w:left w:val="single" w:sz="4" w:space="0" w:color="000000"/>
              <w:bottom w:val="single" w:sz="4" w:space="0" w:color="000000"/>
            </w:tcBorders>
          </w:tcPr>
          <w:p w14:paraId="255121FE" w14:textId="77777777" w:rsidR="00E26014" w:rsidRPr="007E6A31" w:rsidRDefault="00E26014" w:rsidP="007D56CE">
            <w:pPr>
              <w:snapToGrid w:val="0"/>
              <w:rPr>
                <w:rFonts w:cs="Arial"/>
                <w:color w:val="000000" w:themeColor="text1"/>
              </w:rPr>
            </w:pPr>
            <w:r w:rsidRPr="007E6A31">
              <w:rPr>
                <w:rFonts w:cs="Arial"/>
                <w:color w:val="000000" w:themeColor="text1"/>
              </w:rPr>
              <w:t>Text Box</w:t>
            </w:r>
          </w:p>
          <w:p w14:paraId="255121FF" w14:textId="77777777" w:rsidR="00E26014" w:rsidRPr="007E6A31" w:rsidRDefault="00E26014" w:rsidP="007D56CE">
            <w:pPr>
              <w:snapToGrid w:val="0"/>
              <w:rPr>
                <w:rFonts w:cs="Arial"/>
                <w:color w:val="000000" w:themeColor="text1"/>
              </w:rPr>
            </w:pPr>
          </w:p>
        </w:tc>
        <w:tc>
          <w:tcPr>
            <w:tcW w:w="1103" w:type="dxa"/>
            <w:tcBorders>
              <w:top w:val="single" w:sz="4" w:space="0" w:color="000000"/>
              <w:left w:val="single" w:sz="4" w:space="0" w:color="000000"/>
              <w:bottom w:val="single" w:sz="4" w:space="0" w:color="000000"/>
            </w:tcBorders>
          </w:tcPr>
          <w:p w14:paraId="25512200" w14:textId="77777777" w:rsidR="00E26014" w:rsidRPr="007E6A31" w:rsidRDefault="00E26014" w:rsidP="007D56CE">
            <w:pPr>
              <w:snapToGrid w:val="0"/>
              <w:rPr>
                <w:rFonts w:cs="Arial"/>
                <w:color w:val="000000" w:themeColor="text1"/>
              </w:rPr>
            </w:pPr>
            <w:r w:rsidRPr="007E6A31">
              <w:rPr>
                <w:rFonts w:cs="Arial"/>
                <w:color w:val="000000" w:themeColor="text1"/>
              </w:rPr>
              <w:t>Numeric</w:t>
            </w:r>
          </w:p>
        </w:tc>
        <w:tc>
          <w:tcPr>
            <w:tcW w:w="2410" w:type="dxa"/>
            <w:tcBorders>
              <w:top w:val="single" w:sz="4" w:space="0" w:color="000000"/>
              <w:left w:val="single" w:sz="4" w:space="0" w:color="000000"/>
              <w:bottom w:val="single" w:sz="4" w:space="0" w:color="000000"/>
            </w:tcBorders>
          </w:tcPr>
          <w:p w14:paraId="25512201" w14:textId="77777777" w:rsidR="00E26014" w:rsidRPr="007E6A31" w:rsidRDefault="00E26014" w:rsidP="007D56CE">
            <w:pPr>
              <w:rPr>
                <w:rFonts w:cs="Arial"/>
                <w:color w:val="000000" w:themeColor="text1"/>
              </w:rPr>
            </w:pPr>
            <w:r w:rsidRPr="007E6A31">
              <w:rPr>
                <w:rFonts w:cs="Arial"/>
                <w:color w:val="000000" w:themeColor="text1"/>
              </w:rPr>
              <w:t>Gives the phone number details.</w:t>
            </w:r>
          </w:p>
        </w:tc>
        <w:tc>
          <w:tcPr>
            <w:tcW w:w="1701" w:type="dxa"/>
            <w:tcBorders>
              <w:top w:val="single" w:sz="4" w:space="0" w:color="000000"/>
              <w:left w:val="single" w:sz="4" w:space="0" w:color="000000"/>
              <w:bottom w:val="single" w:sz="4" w:space="0" w:color="000000"/>
            </w:tcBorders>
          </w:tcPr>
          <w:p w14:paraId="25512202" w14:textId="77777777" w:rsidR="00E26014" w:rsidRPr="007E6A31" w:rsidRDefault="00E26014" w:rsidP="007D56CE">
            <w:pPr>
              <w:snapToGrid w:val="0"/>
              <w:rPr>
                <w:rFonts w:cs="Arial"/>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203" w14:textId="77777777" w:rsidR="00E26014" w:rsidRPr="007E6A31" w:rsidRDefault="00E26014" w:rsidP="007D56CE">
            <w:pPr>
              <w:snapToGrid w:val="0"/>
              <w:rPr>
                <w:rFonts w:cs="Arial"/>
                <w:color w:val="000000" w:themeColor="text1"/>
              </w:rPr>
            </w:pPr>
            <w:r w:rsidRPr="007E6A31">
              <w:rPr>
                <w:rFonts w:cs="Arial"/>
                <w:color w:val="000000" w:themeColor="text1"/>
              </w:rPr>
              <w:t>N/A</w:t>
            </w:r>
          </w:p>
        </w:tc>
      </w:tr>
      <w:tr w:rsidR="007E6A31" w:rsidRPr="007E6A31" w14:paraId="2551220D" w14:textId="77777777" w:rsidTr="007D56CE">
        <w:trPr>
          <w:trHeight w:val="285"/>
        </w:trPr>
        <w:tc>
          <w:tcPr>
            <w:tcW w:w="1843" w:type="dxa"/>
            <w:tcBorders>
              <w:top w:val="single" w:sz="4" w:space="0" w:color="000000"/>
              <w:left w:val="single" w:sz="4" w:space="0" w:color="000000"/>
              <w:bottom w:val="single" w:sz="4" w:space="0" w:color="000000"/>
            </w:tcBorders>
          </w:tcPr>
          <w:p w14:paraId="25512205" w14:textId="77777777" w:rsidR="00E26014" w:rsidRPr="007E6A31" w:rsidRDefault="00E26014" w:rsidP="007D56CE">
            <w:pPr>
              <w:rPr>
                <w:color w:val="000000" w:themeColor="text1"/>
                <w:lang w:val="en-US"/>
              </w:rPr>
            </w:pPr>
            <w:r w:rsidRPr="007E6A31">
              <w:rPr>
                <w:color w:val="000000" w:themeColor="text1"/>
                <w:lang w:val="en-US"/>
              </w:rPr>
              <w:t>Company email</w:t>
            </w:r>
          </w:p>
          <w:p w14:paraId="25512206" w14:textId="77777777" w:rsidR="00E26014" w:rsidRPr="007E6A31" w:rsidRDefault="00E26014" w:rsidP="007D56CE">
            <w:pPr>
              <w:rPr>
                <w:rFonts w:eastAsia="Courier New" w:cs="Arial"/>
                <w:color w:val="000000" w:themeColor="text1"/>
              </w:rPr>
            </w:pPr>
          </w:p>
        </w:tc>
        <w:tc>
          <w:tcPr>
            <w:tcW w:w="1307" w:type="dxa"/>
            <w:tcBorders>
              <w:top w:val="single" w:sz="4" w:space="0" w:color="000000"/>
              <w:left w:val="single" w:sz="4" w:space="0" w:color="000000"/>
              <w:bottom w:val="single" w:sz="4" w:space="0" w:color="000000"/>
            </w:tcBorders>
          </w:tcPr>
          <w:p w14:paraId="25512207" w14:textId="77777777" w:rsidR="00E26014" w:rsidRPr="007E6A31" w:rsidRDefault="00E26014" w:rsidP="007D56CE">
            <w:pPr>
              <w:snapToGrid w:val="0"/>
              <w:rPr>
                <w:rFonts w:cs="Arial"/>
                <w:color w:val="000000" w:themeColor="text1"/>
              </w:rPr>
            </w:pPr>
            <w:r w:rsidRPr="007E6A31">
              <w:rPr>
                <w:rFonts w:cs="Arial"/>
                <w:color w:val="000000" w:themeColor="text1"/>
              </w:rPr>
              <w:t>Text Box</w:t>
            </w:r>
          </w:p>
          <w:p w14:paraId="25512208" w14:textId="77777777" w:rsidR="00E26014" w:rsidRPr="007E6A31" w:rsidRDefault="00E26014" w:rsidP="007D56CE">
            <w:pPr>
              <w:snapToGrid w:val="0"/>
              <w:rPr>
                <w:rFonts w:cs="Arial"/>
                <w:color w:val="000000" w:themeColor="text1"/>
              </w:rPr>
            </w:pPr>
          </w:p>
        </w:tc>
        <w:tc>
          <w:tcPr>
            <w:tcW w:w="1103" w:type="dxa"/>
            <w:tcBorders>
              <w:top w:val="single" w:sz="4" w:space="0" w:color="000000"/>
              <w:left w:val="single" w:sz="4" w:space="0" w:color="000000"/>
              <w:bottom w:val="single" w:sz="4" w:space="0" w:color="000000"/>
            </w:tcBorders>
          </w:tcPr>
          <w:p w14:paraId="25512209" w14:textId="77777777" w:rsidR="00E26014" w:rsidRPr="007E6A31" w:rsidRDefault="00E26014" w:rsidP="007D56CE">
            <w:pPr>
              <w:snapToGrid w:val="0"/>
              <w:rPr>
                <w:rFonts w:cs="Arial"/>
                <w:color w:val="000000" w:themeColor="text1"/>
              </w:rPr>
            </w:pPr>
            <w:r w:rsidRPr="007E6A31">
              <w:rPr>
                <w:rFonts w:cs="Arial"/>
                <w:color w:val="000000" w:themeColor="text1"/>
              </w:rPr>
              <w:t>Multiple</w:t>
            </w:r>
          </w:p>
        </w:tc>
        <w:tc>
          <w:tcPr>
            <w:tcW w:w="2410" w:type="dxa"/>
            <w:tcBorders>
              <w:top w:val="single" w:sz="4" w:space="0" w:color="000000"/>
              <w:left w:val="single" w:sz="4" w:space="0" w:color="000000"/>
              <w:bottom w:val="single" w:sz="4" w:space="0" w:color="000000"/>
            </w:tcBorders>
          </w:tcPr>
          <w:p w14:paraId="2551220A" w14:textId="77777777" w:rsidR="00E26014" w:rsidRPr="007E6A31" w:rsidRDefault="00E26014" w:rsidP="007D56CE">
            <w:pPr>
              <w:snapToGrid w:val="0"/>
              <w:rPr>
                <w:rFonts w:cs="Arial"/>
                <w:color w:val="000000" w:themeColor="text1"/>
              </w:rPr>
            </w:pPr>
            <w:r w:rsidRPr="007E6A31">
              <w:rPr>
                <w:rFonts w:cs="Arial"/>
                <w:color w:val="000000" w:themeColor="text1"/>
              </w:rPr>
              <w:t>Gives the Email address of the Company</w:t>
            </w:r>
          </w:p>
        </w:tc>
        <w:tc>
          <w:tcPr>
            <w:tcW w:w="1701" w:type="dxa"/>
            <w:tcBorders>
              <w:top w:val="single" w:sz="4" w:space="0" w:color="000000"/>
              <w:left w:val="single" w:sz="4" w:space="0" w:color="000000"/>
              <w:bottom w:val="single" w:sz="4" w:space="0" w:color="000000"/>
            </w:tcBorders>
          </w:tcPr>
          <w:p w14:paraId="2551220B" w14:textId="77777777" w:rsidR="00E26014" w:rsidRPr="007E6A31" w:rsidRDefault="00E26014" w:rsidP="007D56CE">
            <w:pPr>
              <w:snapToGrid w:val="0"/>
              <w:rPr>
                <w:rFonts w:cs="Arial"/>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20C" w14:textId="77777777" w:rsidR="00E26014" w:rsidRPr="007E6A31" w:rsidRDefault="00E26014" w:rsidP="007D56CE">
            <w:pPr>
              <w:snapToGrid w:val="0"/>
              <w:rPr>
                <w:rFonts w:cs="Arial"/>
                <w:color w:val="000000" w:themeColor="text1"/>
              </w:rPr>
            </w:pPr>
            <w:r w:rsidRPr="007E6A31">
              <w:rPr>
                <w:rFonts w:cs="Arial"/>
                <w:color w:val="000000" w:themeColor="text1"/>
              </w:rPr>
              <w:t>N/A</w:t>
            </w:r>
          </w:p>
        </w:tc>
      </w:tr>
      <w:tr w:rsidR="007E6A31" w:rsidRPr="007E6A31" w14:paraId="25512219" w14:textId="77777777" w:rsidTr="007D56CE">
        <w:trPr>
          <w:trHeight w:val="1502"/>
        </w:trPr>
        <w:tc>
          <w:tcPr>
            <w:tcW w:w="1843" w:type="dxa"/>
            <w:tcBorders>
              <w:top w:val="single" w:sz="4" w:space="0" w:color="000000"/>
              <w:left w:val="single" w:sz="4" w:space="0" w:color="000000"/>
              <w:bottom w:val="single" w:sz="4" w:space="0" w:color="000000"/>
            </w:tcBorders>
          </w:tcPr>
          <w:p w14:paraId="2551220E" w14:textId="77777777" w:rsidR="00E26014" w:rsidRPr="007E6A31" w:rsidRDefault="00E26014" w:rsidP="007D56CE">
            <w:pPr>
              <w:rPr>
                <w:color w:val="000000" w:themeColor="text1"/>
                <w:lang w:val="en-US"/>
              </w:rPr>
            </w:pPr>
            <w:r w:rsidRPr="007E6A31">
              <w:rPr>
                <w:color w:val="000000" w:themeColor="text1"/>
                <w:lang w:val="en-US"/>
              </w:rPr>
              <w:t>Type of Company</w:t>
            </w:r>
          </w:p>
          <w:p w14:paraId="2551220F" w14:textId="77777777" w:rsidR="00E26014" w:rsidRPr="007E6A31" w:rsidRDefault="00E26014" w:rsidP="007D56CE">
            <w:pPr>
              <w:rPr>
                <w:color w:val="000000" w:themeColor="text1"/>
                <w:lang w:val="en-US"/>
              </w:rPr>
            </w:pPr>
          </w:p>
        </w:tc>
        <w:tc>
          <w:tcPr>
            <w:tcW w:w="1307" w:type="dxa"/>
            <w:tcBorders>
              <w:top w:val="single" w:sz="4" w:space="0" w:color="000000"/>
              <w:left w:val="single" w:sz="4" w:space="0" w:color="000000"/>
              <w:bottom w:val="single" w:sz="4" w:space="0" w:color="000000"/>
            </w:tcBorders>
          </w:tcPr>
          <w:p w14:paraId="25512210" w14:textId="77777777" w:rsidR="00E26014" w:rsidRPr="007E6A31" w:rsidRDefault="00E26014" w:rsidP="007D56CE">
            <w:pPr>
              <w:snapToGrid w:val="0"/>
              <w:rPr>
                <w:rFonts w:cs="Arial"/>
                <w:color w:val="000000" w:themeColor="text1"/>
              </w:rPr>
            </w:pPr>
            <w:r w:rsidRPr="007E6A31">
              <w:rPr>
                <w:rFonts w:cs="Arial"/>
                <w:color w:val="000000" w:themeColor="text1"/>
              </w:rPr>
              <w:t>Dropdown</w:t>
            </w:r>
          </w:p>
        </w:tc>
        <w:tc>
          <w:tcPr>
            <w:tcW w:w="1103" w:type="dxa"/>
            <w:tcBorders>
              <w:top w:val="single" w:sz="4" w:space="0" w:color="000000"/>
              <w:left w:val="single" w:sz="4" w:space="0" w:color="000000"/>
              <w:bottom w:val="single" w:sz="4" w:space="0" w:color="000000"/>
            </w:tcBorders>
          </w:tcPr>
          <w:p w14:paraId="25512211" w14:textId="77777777" w:rsidR="00E26014" w:rsidRPr="007E6A31" w:rsidRDefault="00E26014" w:rsidP="007D56CE">
            <w:pPr>
              <w:snapToGrid w:val="0"/>
              <w:rPr>
                <w:rFonts w:cs="Arial"/>
                <w:color w:val="000000" w:themeColor="text1"/>
              </w:rPr>
            </w:pPr>
            <w:r w:rsidRPr="007E6A31">
              <w:rPr>
                <w:rFonts w:cs="Arial"/>
                <w:color w:val="000000" w:themeColor="text1"/>
              </w:rPr>
              <w:t>Varchar</w:t>
            </w:r>
          </w:p>
        </w:tc>
        <w:tc>
          <w:tcPr>
            <w:tcW w:w="2410" w:type="dxa"/>
            <w:tcBorders>
              <w:top w:val="single" w:sz="4" w:space="0" w:color="000000"/>
              <w:left w:val="single" w:sz="4" w:space="0" w:color="000000"/>
              <w:bottom w:val="single" w:sz="4" w:space="0" w:color="000000"/>
            </w:tcBorders>
          </w:tcPr>
          <w:p w14:paraId="25512212" w14:textId="77777777" w:rsidR="00E26014" w:rsidRPr="007E6A31" w:rsidRDefault="00E26014" w:rsidP="007D56CE">
            <w:pPr>
              <w:snapToGrid w:val="0"/>
              <w:rPr>
                <w:rFonts w:cs="Arial"/>
                <w:color w:val="000000" w:themeColor="text1"/>
              </w:rPr>
            </w:pPr>
            <w:r w:rsidRPr="007E6A31">
              <w:rPr>
                <w:rFonts w:cs="Arial"/>
                <w:color w:val="000000" w:themeColor="text1"/>
              </w:rPr>
              <w:t>Describes the nature of company. Options include</w:t>
            </w:r>
          </w:p>
          <w:p w14:paraId="25512213" w14:textId="77777777" w:rsidR="00E26014" w:rsidRPr="007E6A31" w:rsidRDefault="00E26014" w:rsidP="007D56CE">
            <w:pPr>
              <w:snapToGrid w:val="0"/>
              <w:rPr>
                <w:rFonts w:cs="Arial"/>
                <w:color w:val="000000" w:themeColor="text1"/>
              </w:rPr>
            </w:pPr>
            <w:r w:rsidRPr="007E6A31">
              <w:rPr>
                <w:rFonts w:cs="Arial"/>
                <w:color w:val="000000" w:themeColor="text1"/>
              </w:rPr>
              <w:t>Public Company</w:t>
            </w:r>
          </w:p>
          <w:p w14:paraId="25512214" w14:textId="77777777" w:rsidR="00E26014" w:rsidRPr="007E6A31" w:rsidRDefault="00E26014" w:rsidP="007D56CE">
            <w:pPr>
              <w:snapToGrid w:val="0"/>
              <w:rPr>
                <w:rFonts w:cs="Arial"/>
                <w:color w:val="000000" w:themeColor="text1"/>
              </w:rPr>
            </w:pPr>
            <w:r w:rsidRPr="007E6A31">
              <w:rPr>
                <w:rFonts w:cs="Arial"/>
                <w:color w:val="000000" w:themeColor="text1"/>
              </w:rPr>
              <w:t>Private Company</w:t>
            </w:r>
          </w:p>
          <w:p w14:paraId="25512215" w14:textId="77777777" w:rsidR="00E26014" w:rsidRPr="007E6A31" w:rsidRDefault="00E26014" w:rsidP="007D56CE">
            <w:pPr>
              <w:snapToGrid w:val="0"/>
              <w:rPr>
                <w:rFonts w:cs="Arial"/>
                <w:color w:val="000000" w:themeColor="text1"/>
              </w:rPr>
            </w:pPr>
            <w:r w:rsidRPr="007E6A31">
              <w:rPr>
                <w:rFonts w:cs="Arial"/>
                <w:color w:val="000000" w:themeColor="text1"/>
              </w:rPr>
              <w:t>Partnership Firm</w:t>
            </w:r>
          </w:p>
          <w:p w14:paraId="25512216" w14:textId="77777777" w:rsidR="00E26014" w:rsidRPr="007E6A31" w:rsidRDefault="00E26014" w:rsidP="007D56CE">
            <w:pPr>
              <w:snapToGrid w:val="0"/>
              <w:rPr>
                <w:rFonts w:cs="Arial"/>
                <w:color w:val="000000" w:themeColor="text1"/>
              </w:rPr>
            </w:pPr>
            <w:r w:rsidRPr="007E6A31">
              <w:rPr>
                <w:rFonts w:cs="Arial"/>
                <w:color w:val="000000" w:themeColor="text1"/>
              </w:rPr>
              <w:t>Sole Proprietor ship</w:t>
            </w:r>
          </w:p>
        </w:tc>
        <w:tc>
          <w:tcPr>
            <w:tcW w:w="1701" w:type="dxa"/>
            <w:tcBorders>
              <w:top w:val="single" w:sz="4" w:space="0" w:color="000000"/>
              <w:left w:val="single" w:sz="4" w:space="0" w:color="000000"/>
              <w:bottom w:val="single" w:sz="4" w:space="0" w:color="000000"/>
            </w:tcBorders>
          </w:tcPr>
          <w:p w14:paraId="25512217" w14:textId="77777777" w:rsidR="00E26014" w:rsidRPr="007E6A31" w:rsidRDefault="00E26014" w:rsidP="007D56CE">
            <w:pPr>
              <w:snapToGrid w:val="0"/>
              <w:rPr>
                <w:color w:val="000000" w:themeColor="text1"/>
              </w:rPr>
            </w:pPr>
            <w:r w:rsidRPr="007E6A31">
              <w:rPr>
                <w:color w:val="000000" w:themeColor="text1"/>
              </w:rPr>
              <w:t>Enabled.</w:t>
            </w:r>
          </w:p>
        </w:tc>
        <w:tc>
          <w:tcPr>
            <w:tcW w:w="1002" w:type="dxa"/>
            <w:tcBorders>
              <w:top w:val="single" w:sz="4" w:space="0" w:color="000000"/>
              <w:left w:val="single" w:sz="4" w:space="0" w:color="000000"/>
              <w:bottom w:val="single" w:sz="4" w:space="0" w:color="000000"/>
              <w:right w:val="single" w:sz="4" w:space="0" w:color="000000"/>
            </w:tcBorders>
          </w:tcPr>
          <w:p w14:paraId="25512218" w14:textId="77777777" w:rsidR="00E26014" w:rsidRPr="007E6A31" w:rsidRDefault="00E26014" w:rsidP="007D56CE">
            <w:pPr>
              <w:snapToGrid w:val="0"/>
              <w:rPr>
                <w:rFonts w:cs="Arial"/>
                <w:color w:val="000000" w:themeColor="text1"/>
              </w:rPr>
            </w:pPr>
            <w:r w:rsidRPr="007E6A31">
              <w:rPr>
                <w:rFonts w:cs="Arial"/>
                <w:color w:val="000000" w:themeColor="text1"/>
              </w:rPr>
              <w:t>N/A</w:t>
            </w:r>
          </w:p>
        </w:tc>
      </w:tr>
      <w:tr w:rsidR="00E26014" w:rsidRPr="007E6A31" w14:paraId="25512220" w14:textId="77777777" w:rsidTr="007D56CE">
        <w:trPr>
          <w:trHeight w:val="285"/>
        </w:trPr>
        <w:tc>
          <w:tcPr>
            <w:tcW w:w="1843" w:type="dxa"/>
            <w:tcBorders>
              <w:top w:val="single" w:sz="4" w:space="0" w:color="000000"/>
              <w:left w:val="single" w:sz="4" w:space="0" w:color="000000"/>
              <w:bottom w:val="single" w:sz="4" w:space="0" w:color="000000"/>
            </w:tcBorders>
          </w:tcPr>
          <w:p w14:paraId="2551221A" w14:textId="77777777" w:rsidR="00E26014" w:rsidRPr="007E6A31" w:rsidRDefault="00E26014" w:rsidP="00984AE8">
            <w:pPr>
              <w:rPr>
                <w:rFonts w:cs="Arial"/>
                <w:color w:val="000000" w:themeColor="text1"/>
              </w:rPr>
            </w:pPr>
            <w:r w:rsidRPr="007E6A31">
              <w:rPr>
                <w:color w:val="000000" w:themeColor="text1"/>
                <w:lang w:val="en-US"/>
              </w:rPr>
              <w:t>Assignment  Effective date</w:t>
            </w:r>
            <w:r w:rsidR="00984AE8" w:rsidRPr="007E6A31">
              <w:rPr>
                <w:color w:val="000000" w:themeColor="text1"/>
                <w:lang w:val="en-US"/>
              </w:rPr>
              <w:t>*</w:t>
            </w:r>
          </w:p>
        </w:tc>
        <w:tc>
          <w:tcPr>
            <w:tcW w:w="1307" w:type="dxa"/>
            <w:tcBorders>
              <w:top w:val="single" w:sz="4" w:space="0" w:color="000000"/>
              <w:left w:val="single" w:sz="4" w:space="0" w:color="000000"/>
              <w:bottom w:val="single" w:sz="4" w:space="0" w:color="000000"/>
            </w:tcBorders>
          </w:tcPr>
          <w:p w14:paraId="2551221B" w14:textId="77777777" w:rsidR="00E26014" w:rsidRPr="007E6A31" w:rsidRDefault="00E26014" w:rsidP="007D56CE">
            <w:pPr>
              <w:snapToGrid w:val="0"/>
              <w:rPr>
                <w:rFonts w:cs="Arial"/>
                <w:color w:val="000000" w:themeColor="text1"/>
              </w:rPr>
            </w:pPr>
            <w:r w:rsidRPr="007E6A31">
              <w:rPr>
                <w:rFonts w:cs="Arial"/>
                <w:color w:val="000000" w:themeColor="text1"/>
              </w:rPr>
              <w:t>Text box</w:t>
            </w:r>
          </w:p>
        </w:tc>
        <w:tc>
          <w:tcPr>
            <w:tcW w:w="1103" w:type="dxa"/>
            <w:tcBorders>
              <w:top w:val="single" w:sz="4" w:space="0" w:color="000000"/>
              <w:left w:val="single" w:sz="4" w:space="0" w:color="000000"/>
              <w:bottom w:val="single" w:sz="4" w:space="0" w:color="000000"/>
            </w:tcBorders>
          </w:tcPr>
          <w:p w14:paraId="2551221C" w14:textId="77777777" w:rsidR="00E26014" w:rsidRPr="007E6A31" w:rsidRDefault="00E26014" w:rsidP="007D56CE">
            <w:pPr>
              <w:snapToGrid w:val="0"/>
              <w:rPr>
                <w:rFonts w:cs="Arial"/>
                <w:color w:val="000000" w:themeColor="text1"/>
              </w:rPr>
            </w:pPr>
            <w:r w:rsidRPr="007E6A31">
              <w:rPr>
                <w:rFonts w:cs="Arial"/>
                <w:color w:val="000000" w:themeColor="text1"/>
              </w:rPr>
              <w:t xml:space="preserve">Date </w:t>
            </w:r>
          </w:p>
        </w:tc>
        <w:tc>
          <w:tcPr>
            <w:tcW w:w="2410" w:type="dxa"/>
            <w:tcBorders>
              <w:top w:val="single" w:sz="4" w:space="0" w:color="000000"/>
              <w:left w:val="single" w:sz="4" w:space="0" w:color="000000"/>
              <w:bottom w:val="single" w:sz="4" w:space="0" w:color="000000"/>
            </w:tcBorders>
          </w:tcPr>
          <w:p w14:paraId="2551221D" w14:textId="77777777" w:rsidR="00E26014" w:rsidRPr="007E6A31" w:rsidRDefault="00E26014" w:rsidP="007D56CE">
            <w:pPr>
              <w:rPr>
                <w:rFonts w:cs="Arial"/>
                <w:color w:val="000000" w:themeColor="text1"/>
              </w:rPr>
            </w:pPr>
            <w:r w:rsidRPr="007E6A31">
              <w:rPr>
                <w:rFonts w:cs="Arial"/>
                <w:color w:val="000000" w:themeColor="text1"/>
              </w:rPr>
              <w:t>Gives the effective date of the assignment</w:t>
            </w:r>
          </w:p>
        </w:tc>
        <w:tc>
          <w:tcPr>
            <w:tcW w:w="1701" w:type="dxa"/>
            <w:tcBorders>
              <w:top w:val="single" w:sz="4" w:space="0" w:color="000000"/>
              <w:left w:val="single" w:sz="4" w:space="0" w:color="000000"/>
              <w:bottom w:val="single" w:sz="4" w:space="0" w:color="000000"/>
            </w:tcBorders>
          </w:tcPr>
          <w:p w14:paraId="2551221E" w14:textId="77777777" w:rsidR="00E26014" w:rsidRPr="007E6A31" w:rsidRDefault="00E26014" w:rsidP="007D56CE">
            <w:pPr>
              <w:snapToGrid w:val="0"/>
              <w:rPr>
                <w:rFonts w:cs="Arial"/>
                <w:color w:val="000000" w:themeColor="text1"/>
              </w:rPr>
            </w:pPr>
            <w:r w:rsidRPr="007E6A31">
              <w:rPr>
                <w:color w:val="000000" w:themeColor="text1"/>
              </w:rPr>
              <w:t>Disabled.</w:t>
            </w:r>
          </w:p>
        </w:tc>
        <w:tc>
          <w:tcPr>
            <w:tcW w:w="1002" w:type="dxa"/>
            <w:tcBorders>
              <w:top w:val="single" w:sz="4" w:space="0" w:color="000000"/>
              <w:left w:val="single" w:sz="4" w:space="0" w:color="000000"/>
              <w:bottom w:val="single" w:sz="4" w:space="0" w:color="000000"/>
              <w:right w:val="single" w:sz="4" w:space="0" w:color="000000"/>
            </w:tcBorders>
          </w:tcPr>
          <w:p w14:paraId="2551221F" w14:textId="77777777" w:rsidR="00E26014" w:rsidRPr="007E6A31" w:rsidRDefault="00E26014" w:rsidP="007D56CE">
            <w:pPr>
              <w:snapToGrid w:val="0"/>
              <w:rPr>
                <w:rFonts w:cs="Arial"/>
                <w:color w:val="000000" w:themeColor="text1"/>
              </w:rPr>
            </w:pPr>
            <w:r w:rsidRPr="007E6A31">
              <w:rPr>
                <w:rFonts w:cs="Arial"/>
                <w:color w:val="000000" w:themeColor="text1"/>
              </w:rPr>
              <w:t>N/A</w:t>
            </w:r>
          </w:p>
        </w:tc>
      </w:tr>
    </w:tbl>
    <w:p w14:paraId="25512221" w14:textId="77777777" w:rsidR="00780965" w:rsidRPr="007E6A31" w:rsidRDefault="00780965" w:rsidP="00780965">
      <w:pPr>
        <w:rPr>
          <w:color w:val="000000" w:themeColor="text1"/>
        </w:rPr>
      </w:pPr>
    </w:p>
    <w:p w14:paraId="25512222" w14:textId="77777777" w:rsidR="00780965" w:rsidRPr="007E6A31" w:rsidRDefault="00984AE8" w:rsidP="00780965">
      <w:pPr>
        <w:rPr>
          <w:rFonts w:cs="Arial"/>
          <w:color w:val="000000" w:themeColor="text1"/>
        </w:rPr>
      </w:pPr>
      <w:r w:rsidRPr="007E6A31">
        <w:rPr>
          <w:rFonts w:cs="Arial"/>
          <w:color w:val="000000" w:themeColor="text1"/>
        </w:rPr>
        <w:t>*Date format will be dd/mm/yyyy</w:t>
      </w:r>
    </w:p>
    <w:p w14:paraId="25512223" w14:textId="77777777" w:rsidR="00C34A77" w:rsidRPr="007E6A31" w:rsidRDefault="00C34A77" w:rsidP="00780965">
      <w:pPr>
        <w:rPr>
          <w:color w:val="000000" w:themeColor="text1"/>
        </w:rPr>
      </w:pPr>
    </w:p>
    <w:p w14:paraId="25512224" w14:textId="77777777" w:rsidR="003B005D" w:rsidRPr="007E6A31" w:rsidRDefault="003B005D" w:rsidP="003B005D">
      <w:pPr>
        <w:rPr>
          <w:b/>
          <w:color w:val="000000" w:themeColor="text1"/>
          <w:u w:val="single"/>
          <w:lang w:val="en-US"/>
        </w:rPr>
      </w:pPr>
      <w:r w:rsidRPr="007E6A31">
        <w:rPr>
          <w:b/>
          <w:color w:val="000000" w:themeColor="text1"/>
          <w:u w:val="single"/>
          <w:lang w:val="en-US"/>
        </w:rPr>
        <w:t>Hyperlinks, Buttons and Options:</w:t>
      </w:r>
    </w:p>
    <w:p w14:paraId="25512225" w14:textId="77777777" w:rsidR="003B005D" w:rsidRPr="007E6A31" w:rsidRDefault="003B005D" w:rsidP="003B005D">
      <w:pPr>
        <w:rPr>
          <w:color w:val="000000" w:themeColor="text1"/>
          <w:u w:val="single"/>
          <w:lang w:val="en-US"/>
        </w:rPr>
      </w:pPr>
    </w:p>
    <w:p w14:paraId="25512226" w14:textId="77777777" w:rsidR="00176F9A" w:rsidRPr="007E6A31" w:rsidRDefault="00176F9A" w:rsidP="00176F9A">
      <w:pPr>
        <w:rPr>
          <w:color w:val="000000" w:themeColor="text1"/>
          <w:lang w:val="en-US"/>
        </w:rPr>
      </w:pPr>
      <w:r w:rsidRPr="007E6A31">
        <w:rPr>
          <w:b/>
          <w:color w:val="000000" w:themeColor="text1"/>
          <w:lang w:val="en-US"/>
        </w:rPr>
        <w:t xml:space="preserve">Search – </w:t>
      </w:r>
      <w:r w:rsidR="00826A5B" w:rsidRPr="007E6A31">
        <w:rPr>
          <w:b/>
          <w:color w:val="000000" w:themeColor="text1"/>
          <w:lang w:val="en-US"/>
        </w:rPr>
        <w:t>Disabled</w:t>
      </w:r>
    </w:p>
    <w:p w14:paraId="25512227" w14:textId="77777777" w:rsidR="00176F9A" w:rsidRPr="007E6A31" w:rsidRDefault="00176F9A" w:rsidP="00176F9A">
      <w:pPr>
        <w:rPr>
          <w:color w:val="000000" w:themeColor="text1"/>
          <w:lang w:val="en-US"/>
        </w:rPr>
      </w:pPr>
    </w:p>
    <w:p w14:paraId="25512228" w14:textId="77777777" w:rsidR="00176F9A" w:rsidRPr="007E6A31" w:rsidRDefault="00300682" w:rsidP="00176F9A">
      <w:pPr>
        <w:rPr>
          <w:color w:val="000000" w:themeColor="text1"/>
          <w:lang w:val="en-US"/>
        </w:rPr>
      </w:pPr>
      <w:r w:rsidRPr="007E6A31">
        <w:rPr>
          <w:b/>
          <w:color w:val="000000" w:themeColor="text1"/>
          <w:lang w:val="en-US"/>
        </w:rPr>
        <w:t>Save and Submit</w:t>
      </w:r>
      <w:r w:rsidR="00C10AB6" w:rsidRPr="007E6A31">
        <w:rPr>
          <w:b/>
          <w:color w:val="000000" w:themeColor="text1"/>
          <w:lang w:val="en-US"/>
        </w:rPr>
        <w:t>:</w:t>
      </w:r>
      <w:r w:rsidR="00C10AB6" w:rsidRPr="007E6A31">
        <w:rPr>
          <w:color w:val="000000" w:themeColor="text1"/>
          <w:lang w:val="en-US"/>
        </w:rPr>
        <w:t xml:space="preserve">  Allows </w:t>
      </w:r>
      <w:r w:rsidR="0019654A" w:rsidRPr="007E6A31">
        <w:rPr>
          <w:color w:val="000000" w:themeColor="text1"/>
          <w:lang w:val="en-US"/>
        </w:rPr>
        <w:t>saving the details and submitting</w:t>
      </w:r>
      <w:r w:rsidRPr="007E6A31">
        <w:rPr>
          <w:color w:val="000000" w:themeColor="text1"/>
          <w:lang w:val="en-US"/>
        </w:rPr>
        <w:t xml:space="preserve"> for approval</w:t>
      </w:r>
      <w:r w:rsidR="0019654A" w:rsidRPr="007E6A31">
        <w:rPr>
          <w:color w:val="000000" w:themeColor="text1"/>
          <w:lang w:val="en-US"/>
        </w:rPr>
        <w:t>. (Approval</w:t>
      </w:r>
      <w:r w:rsidR="002E3E67" w:rsidRPr="007E6A31">
        <w:rPr>
          <w:color w:val="000000" w:themeColor="text1"/>
          <w:lang w:val="en-US"/>
        </w:rPr>
        <w:t xml:space="preserve"> screen as shown above)</w:t>
      </w:r>
    </w:p>
    <w:p w14:paraId="25512229" w14:textId="77777777" w:rsidR="00176F9A" w:rsidRPr="007E6A31" w:rsidRDefault="00300682" w:rsidP="00176F9A">
      <w:pPr>
        <w:rPr>
          <w:color w:val="000000" w:themeColor="text1"/>
          <w:lang w:val="en-US"/>
        </w:rPr>
      </w:pPr>
      <w:r w:rsidRPr="007E6A31">
        <w:rPr>
          <w:b/>
          <w:color w:val="000000" w:themeColor="text1"/>
          <w:lang w:val="en-US"/>
        </w:rPr>
        <w:br/>
        <w:t xml:space="preserve">View </w:t>
      </w:r>
      <w:r w:rsidR="00176F9A" w:rsidRPr="007E6A31">
        <w:rPr>
          <w:b/>
          <w:color w:val="000000" w:themeColor="text1"/>
          <w:lang w:val="en-US"/>
        </w:rPr>
        <w:t xml:space="preserve">Documents – </w:t>
      </w:r>
      <w:r w:rsidR="00176F9A" w:rsidRPr="007E6A31">
        <w:rPr>
          <w:color w:val="000000" w:themeColor="text1"/>
          <w:lang w:val="en-US"/>
        </w:rPr>
        <w:t>Button</w:t>
      </w:r>
      <w:r w:rsidR="00826A5B" w:rsidRPr="007E6A31">
        <w:rPr>
          <w:color w:val="000000" w:themeColor="text1"/>
          <w:lang w:val="en-US"/>
        </w:rPr>
        <w:t>- Allows to view the documents.</w:t>
      </w:r>
    </w:p>
    <w:p w14:paraId="2551222A" w14:textId="77777777" w:rsidR="00780965" w:rsidRPr="007E6A31" w:rsidRDefault="00780965" w:rsidP="00780965">
      <w:pPr>
        <w:rPr>
          <w:color w:val="000000" w:themeColor="text1"/>
        </w:rPr>
      </w:pPr>
    </w:p>
    <w:p w14:paraId="2551222B" w14:textId="77777777" w:rsidR="00E17204" w:rsidRPr="007E6A31" w:rsidRDefault="00E17204" w:rsidP="00780965">
      <w:pPr>
        <w:rPr>
          <w:color w:val="000000" w:themeColor="text1"/>
        </w:rPr>
      </w:pPr>
    </w:p>
    <w:p w14:paraId="2551222C" w14:textId="77777777" w:rsidR="00E17204" w:rsidRPr="007E6A31" w:rsidRDefault="00E17204" w:rsidP="00780965">
      <w:pPr>
        <w:rPr>
          <w:color w:val="000000" w:themeColor="text1"/>
        </w:rPr>
      </w:pPr>
    </w:p>
    <w:p w14:paraId="2551222D" w14:textId="2D841222" w:rsidR="00780965" w:rsidRPr="007E6A31" w:rsidRDefault="00D244C0" w:rsidP="00780965">
      <w:pPr>
        <w:pStyle w:val="Heading3"/>
        <w:numPr>
          <w:ilvl w:val="0"/>
          <w:numId w:val="0"/>
        </w:numPr>
        <w:ind w:left="180"/>
        <w:rPr>
          <w:rStyle w:val="Strong"/>
          <w:color w:val="000000" w:themeColor="text1"/>
        </w:rPr>
      </w:pPr>
      <w:bookmarkStart w:id="19" w:name="_Toc347933722"/>
      <w:r w:rsidRPr="007E6A31">
        <w:rPr>
          <w:b/>
          <w:color w:val="000000" w:themeColor="text1"/>
          <w:lang w:val="en-US"/>
        </w:rPr>
        <w:lastRenderedPageBreak/>
        <w:t>Modify Assignee Details</w:t>
      </w:r>
      <w:r w:rsidR="00780965" w:rsidRPr="007E6A31">
        <w:rPr>
          <w:rStyle w:val="Strong"/>
          <w:color w:val="000000" w:themeColor="text1"/>
        </w:rPr>
        <w:t>-Trust</w:t>
      </w:r>
      <w:bookmarkEnd w:id="19"/>
      <w:r w:rsidR="00C850C2">
        <w:rPr>
          <w:rStyle w:val="Strong"/>
          <w:color w:val="000000" w:themeColor="text1"/>
        </w:rPr>
        <w:t>(Reassignment)</w:t>
      </w:r>
    </w:p>
    <w:p w14:paraId="2551222E" w14:textId="77777777" w:rsidR="00780965" w:rsidRPr="007E6A31" w:rsidRDefault="00780965" w:rsidP="00780965">
      <w:pPr>
        <w:rPr>
          <w:b/>
          <w:color w:val="000000" w:themeColor="text1"/>
          <w:lang w:val="en-US"/>
        </w:rPr>
      </w:pPr>
    </w:p>
    <w:p w14:paraId="2551222F" w14:textId="77777777" w:rsidR="00780965" w:rsidRPr="007E6A31" w:rsidRDefault="0005021A" w:rsidP="00780965">
      <w:pPr>
        <w:rPr>
          <w:color w:val="000000" w:themeColor="text1"/>
          <w:lang w:val="en-US"/>
        </w:rPr>
      </w:pPr>
      <w:r w:rsidRPr="007E6A31">
        <w:rPr>
          <w:color w:val="000000" w:themeColor="text1"/>
          <w:lang w:val="en-US"/>
        </w:rPr>
        <w:t>Upon clicking on “Modify Assignee Details” user will be presented with the trust details, if trust was added on the policy</w:t>
      </w:r>
      <w:r w:rsidR="00780965" w:rsidRPr="007E6A31">
        <w:rPr>
          <w:color w:val="000000" w:themeColor="text1"/>
          <w:lang w:val="en-US"/>
        </w:rPr>
        <w:t xml:space="preserve">. </w:t>
      </w:r>
      <w:r w:rsidR="00394A89" w:rsidRPr="007E6A31">
        <w:rPr>
          <w:color w:val="000000" w:themeColor="text1"/>
          <w:lang w:val="en-US"/>
        </w:rPr>
        <w:t xml:space="preserve">To update the details user will double click on the row present in the Assignment Section To update the details, user will click on the </w:t>
      </w:r>
      <w:r w:rsidR="00394A89" w:rsidRPr="007E6A31">
        <w:rPr>
          <w:b/>
          <w:color w:val="000000" w:themeColor="text1"/>
          <w:lang w:val="en-US"/>
        </w:rPr>
        <w:t xml:space="preserve">View Documents </w:t>
      </w:r>
      <w:r w:rsidR="00394A89" w:rsidRPr="007E6A31">
        <w:rPr>
          <w:color w:val="000000" w:themeColor="text1"/>
          <w:lang w:val="en-US"/>
        </w:rPr>
        <w:t>button (if required).</w:t>
      </w:r>
      <w:r w:rsidR="00780965" w:rsidRPr="007E6A31">
        <w:rPr>
          <w:color w:val="000000" w:themeColor="text1"/>
          <w:lang w:val="en-US"/>
        </w:rPr>
        <w:t xml:space="preserve">The Click will allow the User </w:t>
      </w:r>
      <w:r w:rsidRPr="007E6A31">
        <w:rPr>
          <w:color w:val="000000" w:themeColor="text1"/>
          <w:lang w:val="en-US"/>
        </w:rPr>
        <w:t>to access</w:t>
      </w:r>
      <w:r w:rsidR="003D0AB4" w:rsidRPr="007E6A31">
        <w:rPr>
          <w:color w:val="000000" w:themeColor="text1"/>
          <w:lang w:val="en-US"/>
        </w:rPr>
        <w:t xml:space="preserve"> </w:t>
      </w:r>
      <w:r w:rsidRPr="007E6A31">
        <w:rPr>
          <w:color w:val="000000" w:themeColor="text1"/>
          <w:lang w:val="en-US"/>
        </w:rPr>
        <w:t>documents like Request form</w:t>
      </w:r>
      <w:r w:rsidR="00780965" w:rsidRPr="007E6A31">
        <w:rPr>
          <w:color w:val="000000" w:themeColor="text1"/>
          <w:lang w:val="en-US"/>
        </w:rPr>
        <w:t xml:space="preserve"> which is scanned and saved in the File Server of Enterprise Content </w:t>
      </w:r>
      <w:r w:rsidRPr="007E6A31">
        <w:rPr>
          <w:color w:val="000000" w:themeColor="text1"/>
          <w:lang w:val="en-US"/>
        </w:rPr>
        <w:t xml:space="preserve">management. </w:t>
      </w:r>
      <w:r w:rsidR="00176F9A" w:rsidRPr="007E6A31">
        <w:rPr>
          <w:color w:val="000000" w:themeColor="text1"/>
          <w:lang w:val="en-US"/>
        </w:rPr>
        <w:t>User</w:t>
      </w:r>
      <w:r w:rsidRPr="007E6A31">
        <w:rPr>
          <w:color w:val="000000" w:themeColor="text1"/>
          <w:lang w:val="en-US"/>
        </w:rPr>
        <w:t xml:space="preserve"> then will update the details by referring the Request form etc. available.</w:t>
      </w:r>
    </w:p>
    <w:p w14:paraId="25512230" w14:textId="77777777" w:rsidR="00780965" w:rsidRPr="007E6A31" w:rsidRDefault="00780965" w:rsidP="00780965">
      <w:pPr>
        <w:rPr>
          <w:color w:val="000000" w:themeColor="text1"/>
          <w:lang w:val="en-US"/>
        </w:rPr>
      </w:pPr>
    </w:p>
    <w:p w14:paraId="25512231" w14:textId="77777777" w:rsidR="00780965" w:rsidRPr="007E6A31" w:rsidRDefault="00E17204" w:rsidP="00780965">
      <w:pPr>
        <w:rPr>
          <w:color w:val="000000" w:themeColor="text1"/>
          <w:lang w:val="en-US"/>
        </w:rPr>
      </w:pPr>
      <w:r w:rsidRPr="007E6A31">
        <w:rPr>
          <w:noProof/>
          <w:color w:val="000000" w:themeColor="text1"/>
          <w:lang w:val="en-US" w:eastAsia="en-US"/>
        </w:rPr>
        <w:drawing>
          <wp:inline distT="0" distB="0" distL="0" distR="0" wp14:anchorId="255123FE" wp14:editId="255123FF">
            <wp:extent cx="5848350" cy="3981450"/>
            <wp:effectExtent l="19050" t="19050" r="19050" b="190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48350" cy="3981450"/>
                    </a:xfrm>
                    <a:prstGeom prst="rect">
                      <a:avLst/>
                    </a:prstGeom>
                    <a:noFill/>
                    <a:ln>
                      <a:solidFill>
                        <a:schemeClr val="tx1"/>
                      </a:solidFill>
                    </a:ln>
                  </pic:spPr>
                </pic:pic>
              </a:graphicData>
            </a:graphic>
          </wp:inline>
        </w:drawing>
      </w:r>
    </w:p>
    <w:p w14:paraId="25512232" w14:textId="77777777" w:rsidR="00780965" w:rsidRPr="007E6A31" w:rsidRDefault="00780965" w:rsidP="00780965">
      <w:pPr>
        <w:rPr>
          <w:color w:val="000000" w:themeColor="text1"/>
          <w:lang w:val="en-US"/>
        </w:rPr>
      </w:pPr>
    </w:p>
    <w:p w14:paraId="25512233" w14:textId="77777777" w:rsidR="003B005D" w:rsidRPr="007E6A31" w:rsidRDefault="003B005D" w:rsidP="003B005D">
      <w:pPr>
        <w:rPr>
          <w:color w:val="000000" w:themeColor="text1"/>
          <w:lang w:val="en-US"/>
        </w:rPr>
      </w:pPr>
      <w:r w:rsidRPr="007E6A31">
        <w:rPr>
          <w:color w:val="000000" w:themeColor="text1"/>
          <w:lang w:val="en-US"/>
        </w:rPr>
        <w:t>Following fields will be presented to the user to view/update:</w:t>
      </w:r>
    </w:p>
    <w:p w14:paraId="25512234" w14:textId="77777777" w:rsidR="00780965" w:rsidRPr="007E6A31" w:rsidRDefault="00780965" w:rsidP="00780965">
      <w:pPr>
        <w:rPr>
          <w:color w:val="000000" w:themeColor="text1"/>
          <w:lang w:val="en-US"/>
        </w:rPr>
      </w:pPr>
    </w:p>
    <w:p w14:paraId="25512235"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Customer ID</w:t>
      </w:r>
    </w:p>
    <w:p w14:paraId="25512236"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Trust Name</w:t>
      </w:r>
    </w:p>
    <w:p w14:paraId="25512237"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Assignment  Status</w:t>
      </w:r>
    </w:p>
    <w:p w14:paraId="25512238" w14:textId="77777777" w:rsidR="00EF1736" w:rsidRPr="007E6A31" w:rsidRDefault="00EF1736" w:rsidP="00632CB1">
      <w:pPr>
        <w:pStyle w:val="ListParagraph"/>
        <w:numPr>
          <w:ilvl w:val="0"/>
          <w:numId w:val="11"/>
        </w:numPr>
        <w:rPr>
          <w:color w:val="000000" w:themeColor="text1"/>
          <w:lang w:val="en-US"/>
        </w:rPr>
      </w:pPr>
      <w:r w:rsidRPr="007E6A31">
        <w:rPr>
          <w:color w:val="000000" w:themeColor="text1"/>
          <w:lang w:val="en-US"/>
        </w:rPr>
        <w:t>Type of Assignment</w:t>
      </w:r>
    </w:p>
    <w:p w14:paraId="25512239" w14:textId="77777777" w:rsidR="00EF1736" w:rsidRPr="007E6A31" w:rsidRDefault="00EF1736" w:rsidP="00632CB1">
      <w:pPr>
        <w:pStyle w:val="ListParagraph"/>
        <w:numPr>
          <w:ilvl w:val="0"/>
          <w:numId w:val="11"/>
        </w:numPr>
        <w:rPr>
          <w:color w:val="000000" w:themeColor="text1"/>
          <w:lang w:val="en-US"/>
        </w:rPr>
      </w:pPr>
      <w:r w:rsidRPr="007E6A31">
        <w:rPr>
          <w:color w:val="000000" w:themeColor="text1"/>
          <w:lang w:val="en-US"/>
        </w:rPr>
        <w:t>Consideration  Amount</w:t>
      </w:r>
      <w:r w:rsidR="00BB2D6A" w:rsidRPr="007E6A31">
        <w:rPr>
          <w:color w:val="000000" w:themeColor="text1"/>
          <w:lang w:val="en-US"/>
        </w:rPr>
        <w:t>(In case of Conditional Assignment)</w:t>
      </w:r>
    </w:p>
    <w:p w14:paraId="2551223A" w14:textId="77777777" w:rsidR="008C691C" w:rsidRPr="007E6A31" w:rsidRDefault="008C691C" w:rsidP="00632CB1">
      <w:pPr>
        <w:pStyle w:val="ListParagraph"/>
        <w:numPr>
          <w:ilvl w:val="0"/>
          <w:numId w:val="11"/>
        </w:numPr>
        <w:rPr>
          <w:color w:val="000000" w:themeColor="text1"/>
          <w:lang w:val="en-US"/>
        </w:rPr>
      </w:pPr>
      <w:r w:rsidRPr="007E6A31">
        <w:rPr>
          <w:color w:val="000000" w:themeColor="text1"/>
          <w:lang w:val="en-US"/>
        </w:rPr>
        <w:t>Policyholder Relationship to Trust</w:t>
      </w:r>
    </w:p>
    <w:p w14:paraId="2551223B"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Trust registration Number</w:t>
      </w:r>
    </w:p>
    <w:p w14:paraId="2551223C" w14:textId="77777777" w:rsidR="00EF1736" w:rsidRPr="007E6A31" w:rsidRDefault="00EF1736" w:rsidP="00632CB1">
      <w:pPr>
        <w:pStyle w:val="ListParagraph"/>
        <w:numPr>
          <w:ilvl w:val="0"/>
          <w:numId w:val="11"/>
        </w:numPr>
        <w:rPr>
          <w:color w:val="000000" w:themeColor="text1"/>
          <w:lang w:val="en-US"/>
        </w:rPr>
      </w:pPr>
      <w:r w:rsidRPr="007E6A31">
        <w:rPr>
          <w:color w:val="000000" w:themeColor="text1"/>
          <w:lang w:val="en-US"/>
        </w:rPr>
        <w:t>Trust Address</w:t>
      </w:r>
      <w:r w:rsidR="00EC734F" w:rsidRPr="007E6A31">
        <w:rPr>
          <w:color w:val="000000" w:themeColor="text1"/>
          <w:lang w:val="en-US"/>
        </w:rPr>
        <w:t xml:space="preserve"> (Multiple fields in Address are explained in the control table below.)</w:t>
      </w:r>
    </w:p>
    <w:p w14:paraId="2551223D"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Trust Beneficiary</w:t>
      </w:r>
    </w:p>
    <w:p w14:paraId="2551223E"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Phone Number</w:t>
      </w:r>
    </w:p>
    <w:p w14:paraId="2551223F" w14:textId="77777777" w:rsidR="00780965" w:rsidRPr="007E6A31" w:rsidRDefault="00780965" w:rsidP="00632CB1">
      <w:pPr>
        <w:pStyle w:val="ListParagraph"/>
        <w:numPr>
          <w:ilvl w:val="0"/>
          <w:numId w:val="11"/>
        </w:numPr>
        <w:rPr>
          <w:color w:val="000000" w:themeColor="text1"/>
          <w:lang w:val="en-US"/>
        </w:rPr>
      </w:pPr>
      <w:r w:rsidRPr="007E6A31">
        <w:rPr>
          <w:color w:val="000000" w:themeColor="text1"/>
          <w:lang w:val="en-US"/>
        </w:rPr>
        <w:t>Assignment  Effective date</w:t>
      </w:r>
    </w:p>
    <w:p w14:paraId="25512240" w14:textId="77777777" w:rsidR="00176F9A" w:rsidRPr="007E6A31" w:rsidRDefault="00176F9A" w:rsidP="003B005D">
      <w:pPr>
        <w:rPr>
          <w:b/>
          <w:color w:val="000000" w:themeColor="text1"/>
          <w:u w:val="single"/>
          <w:lang w:val="en-US"/>
        </w:rPr>
      </w:pPr>
    </w:p>
    <w:p w14:paraId="25512241" w14:textId="77777777" w:rsidR="003B005D" w:rsidRPr="007E6A31" w:rsidRDefault="003B005D" w:rsidP="003B005D">
      <w:pPr>
        <w:rPr>
          <w:b/>
          <w:color w:val="000000" w:themeColor="text1"/>
          <w:u w:val="single"/>
          <w:lang w:val="en-US"/>
        </w:rPr>
      </w:pPr>
      <w:r w:rsidRPr="007E6A31">
        <w:rPr>
          <w:b/>
          <w:color w:val="000000" w:themeColor="text1"/>
          <w:u w:val="single"/>
          <w:lang w:val="en-US"/>
        </w:rPr>
        <w:t>Hyperlinks, Buttons and Options:</w:t>
      </w:r>
    </w:p>
    <w:p w14:paraId="25512242" w14:textId="77777777" w:rsidR="003B005D" w:rsidRPr="007E6A31" w:rsidRDefault="003B005D" w:rsidP="003B005D">
      <w:pPr>
        <w:rPr>
          <w:color w:val="000000" w:themeColor="text1"/>
          <w:u w:val="single"/>
          <w:lang w:val="en-US"/>
        </w:rPr>
      </w:pPr>
    </w:p>
    <w:p w14:paraId="25512243" w14:textId="77777777" w:rsidR="00176F9A" w:rsidRPr="007E6A31" w:rsidRDefault="00176F9A" w:rsidP="00176F9A">
      <w:pPr>
        <w:rPr>
          <w:color w:val="000000" w:themeColor="text1"/>
          <w:lang w:val="en-US"/>
        </w:rPr>
      </w:pPr>
      <w:r w:rsidRPr="007E6A31">
        <w:rPr>
          <w:b/>
          <w:color w:val="000000" w:themeColor="text1"/>
          <w:lang w:val="en-US"/>
        </w:rPr>
        <w:t xml:space="preserve">Search – </w:t>
      </w:r>
      <w:r w:rsidR="0039223B" w:rsidRPr="007E6A31">
        <w:rPr>
          <w:color w:val="000000" w:themeColor="text1"/>
          <w:lang w:val="en-US"/>
        </w:rPr>
        <w:t>Disabled</w:t>
      </w:r>
    </w:p>
    <w:p w14:paraId="25512244" w14:textId="77777777" w:rsidR="003D0AB4" w:rsidRPr="007E6A31" w:rsidRDefault="00300682" w:rsidP="003D0AB4">
      <w:pPr>
        <w:rPr>
          <w:color w:val="000000" w:themeColor="text1"/>
          <w:lang w:val="en-US"/>
        </w:rPr>
      </w:pPr>
      <w:r w:rsidRPr="007E6A31">
        <w:rPr>
          <w:b/>
          <w:color w:val="000000" w:themeColor="text1"/>
          <w:lang w:val="en-US"/>
        </w:rPr>
        <w:lastRenderedPageBreak/>
        <w:t xml:space="preserve">Save and </w:t>
      </w:r>
      <w:r w:rsidR="00AE07C0" w:rsidRPr="007E6A31">
        <w:rPr>
          <w:b/>
          <w:color w:val="000000" w:themeColor="text1"/>
          <w:lang w:val="en-US"/>
        </w:rPr>
        <w:t>Submit:</w:t>
      </w:r>
      <w:r w:rsidR="003D0AB4" w:rsidRPr="007E6A31">
        <w:rPr>
          <w:color w:val="000000" w:themeColor="text1"/>
          <w:lang w:val="en-US"/>
        </w:rPr>
        <w:t xml:space="preserve"> Allows </w:t>
      </w:r>
      <w:r w:rsidR="0019654A" w:rsidRPr="007E6A31">
        <w:rPr>
          <w:color w:val="000000" w:themeColor="text1"/>
          <w:lang w:val="en-US"/>
        </w:rPr>
        <w:t>saving</w:t>
      </w:r>
      <w:r w:rsidR="003D0AB4" w:rsidRPr="007E6A31">
        <w:rPr>
          <w:color w:val="000000" w:themeColor="text1"/>
          <w:lang w:val="en-US"/>
        </w:rPr>
        <w:t xml:space="preserve"> the details and send for approval</w:t>
      </w:r>
      <w:r w:rsidR="0019654A" w:rsidRPr="007E6A31">
        <w:rPr>
          <w:color w:val="000000" w:themeColor="text1"/>
          <w:lang w:val="en-US"/>
        </w:rPr>
        <w:t>. (</w:t>
      </w:r>
      <w:r w:rsidR="003D0AB4" w:rsidRPr="007E6A31">
        <w:rPr>
          <w:color w:val="000000" w:themeColor="text1"/>
          <w:lang w:val="en-US"/>
        </w:rPr>
        <w:t>Approval screen as shown above)</w:t>
      </w:r>
    </w:p>
    <w:p w14:paraId="25512245" w14:textId="77777777" w:rsidR="00176F9A" w:rsidRPr="007E6A31" w:rsidRDefault="00176F9A" w:rsidP="00176F9A">
      <w:pPr>
        <w:rPr>
          <w:b/>
          <w:color w:val="000000" w:themeColor="text1"/>
          <w:lang w:val="en-US"/>
        </w:rPr>
      </w:pPr>
    </w:p>
    <w:p w14:paraId="25512246" w14:textId="77777777" w:rsidR="00176F9A" w:rsidRPr="007E6A31" w:rsidRDefault="00300682" w:rsidP="00176F9A">
      <w:pPr>
        <w:rPr>
          <w:color w:val="000000" w:themeColor="text1"/>
          <w:lang w:val="en-US"/>
        </w:rPr>
      </w:pPr>
      <w:r w:rsidRPr="007E6A31">
        <w:rPr>
          <w:b/>
          <w:color w:val="000000" w:themeColor="text1"/>
          <w:lang w:val="en-US"/>
        </w:rPr>
        <w:t xml:space="preserve">View </w:t>
      </w:r>
      <w:r w:rsidR="00176F9A" w:rsidRPr="007E6A31">
        <w:rPr>
          <w:b/>
          <w:color w:val="000000" w:themeColor="text1"/>
          <w:lang w:val="en-US"/>
        </w:rPr>
        <w:t xml:space="preserve">Documents – </w:t>
      </w:r>
      <w:r w:rsidR="00176F9A" w:rsidRPr="007E6A31">
        <w:rPr>
          <w:color w:val="000000" w:themeColor="text1"/>
          <w:lang w:val="en-US"/>
        </w:rPr>
        <w:t xml:space="preserve">Button- Allows to view the documents </w:t>
      </w:r>
    </w:p>
    <w:p w14:paraId="25512247" w14:textId="77777777" w:rsidR="00176F9A" w:rsidRPr="007E6A31" w:rsidRDefault="00176F9A" w:rsidP="00176F9A">
      <w:pPr>
        <w:rPr>
          <w:b/>
          <w:color w:val="000000" w:themeColor="text1"/>
          <w:lang w:val="en-US"/>
        </w:rPr>
      </w:pPr>
    </w:p>
    <w:p w14:paraId="25512248" w14:textId="4477A98F" w:rsidR="00780965" w:rsidRPr="007E6A31" w:rsidRDefault="003B005D" w:rsidP="00780965">
      <w:pPr>
        <w:rPr>
          <w:b/>
          <w:color w:val="000000" w:themeColor="text1"/>
          <w:lang w:val="en-US"/>
        </w:rPr>
      </w:pPr>
      <w:r w:rsidRPr="007E6A31">
        <w:rPr>
          <w:b/>
          <w:color w:val="000000" w:themeColor="text1"/>
          <w:lang w:val="en-US"/>
        </w:rPr>
        <w:t xml:space="preserve">Control Table for Modify Assignee Details </w:t>
      </w:r>
      <w:r w:rsidR="00780965" w:rsidRPr="007E6A31">
        <w:rPr>
          <w:b/>
          <w:color w:val="000000" w:themeColor="text1"/>
          <w:lang w:val="en-US"/>
        </w:rPr>
        <w:t xml:space="preserve">– </w:t>
      </w:r>
      <w:r w:rsidRPr="007E6A31">
        <w:rPr>
          <w:b/>
          <w:color w:val="000000" w:themeColor="text1"/>
          <w:lang w:val="en-US"/>
        </w:rPr>
        <w:t>Trust</w:t>
      </w:r>
      <w:r w:rsidR="00C850C2">
        <w:rPr>
          <w:rFonts w:ascii="Segoe UI Emoji" w:eastAsia="Segoe UI Emoji" w:hAnsi="Segoe UI Emoji" w:cs="Segoe UI Emoji"/>
          <w:b/>
          <w:color w:val="000000" w:themeColor="text1"/>
          <w:lang w:val="en-US"/>
        </w:rPr>
        <w:t xml:space="preserve"> (Reassignment)</w:t>
      </w:r>
    </w:p>
    <w:p w14:paraId="25512249" w14:textId="77777777" w:rsidR="00780965" w:rsidRPr="007E6A31" w:rsidRDefault="00780965" w:rsidP="00780965">
      <w:pPr>
        <w:rPr>
          <w:color w:val="000000" w:themeColor="text1"/>
          <w:lang w:val="en-US"/>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1217"/>
        <w:gridCol w:w="1193"/>
        <w:gridCol w:w="2410"/>
        <w:gridCol w:w="1701"/>
        <w:gridCol w:w="1002"/>
      </w:tblGrid>
      <w:tr w:rsidR="007E6A31" w:rsidRPr="007E6A31" w14:paraId="25512250" w14:textId="77777777" w:rsidTr="001A28D3">
        <w:trPr>
          <w:cantSplit/>
          <w:tblHeader/>
        </w:trPr>
        <w:tc>
          <w:tcPr>
            <w:tcW w:w="1843" w:type="dxa"/>
            <w:shd w:val="clear" w:color="auto" w:fill="B8CCE4" w:themeFill="accent1" w:themeFillTint="66"/>
          </w:tcPr>
          <w:p w14:paraId="2551224A"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Field Name</w:t>
            </w:r>
          </w:p>
        </w:tc>
        <w:tc>
          <w:tcPr>
            <w:tcW w:w="1217" w:type="dxa"/>
            <w:shd w:val="clear" w:color="auto" w:fill="B8CCE4" w:themeFill="accent1" w:themeFillTint="66"/>
          </w:tcPr>
          <w:p w14:paraId="2551224B"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Control Type</w:t>
            </w:r>
          </w:p>
        </w:tc>
        <w:tc>
          <w:tcPr>
            <w:tcW w:w="1193" w:type="dxa"/>
            <w:shd w:val="clear" w:color="auto" w:fill="B8CCE4" w:themeFill="accent1" w:themeFillTint="66"/>
          </w:tcPr>
          <w:p w14:paraId="2551224C"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Data Type</w:t>
            </w:r>
          </w:p>
        </w:tc>
        <w:tc>
          <w:tcPr>
            <w:tcW w:w="2410" w:type="dxa"/>
            <w:shd w:val="clear" w:color="auto" w:fill="B8CCE4" w:themeFill="accent1" w:themeFillTint="66"/>
          </w:tcPr>
          <w:p w14:paraId="2551224D"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Description</w:t>
            </w:r>
          </w:p>
        </w:tc>
        <w:tc>
          <w:tcPr>
            <w:tcW w:w="1701" w:type="dxa"/>
            <w:shd w:val="clear" w:color="auto" w:fill="B8CCE4" w:themeFill="accent1" w:themeFillTint="66"/>
          </w:tcPr>
          <w:p w14:paraId="2551224E" w14:textId="77777777" w:rsidR="00780965" w:rsidRPr="007E6A31" w:rsidRDefault="003B005D" w:rsidP="007D56CE">
            <w:pPr>
              <w:snapToGrid w:val="0"/>
              <w:rPr>
                <w:rFonts w:cs="Arial"/>
                <w:b/>
                <w:color w:val="000000" w:themeColor="text1"/>
                <w:lang w:val="en-US"/>
              </w:rPr>
            </w:pPr>
            <w:r w:rsidRPr="007E6A31">
              <w:rPr>
                <w:rFonts w:cs="Arial"/>
                <w:b/>
                <w:color w:val="000000" w:themeColor="text1"/>
                <w:lang w:val="en-US"/>
              </w:rPr>
              <w:t>Default State</w:t>
            </w:r>
          </w:p>
        </w:tc>
        <w:tc>
          <w:tcPr>
            <w:tcW w:w="1002" w:type="dxa"/>
            <w:shd w:val="clear" w:color="auto" w:fill="B8CCE4" w:themeFill="accent1" w:themeFillTint="66"/>
          </w:tcPr>
          <w:p w14:paraId="2551224F" w14:textId="77777777" w:rsidR="00780965" w:rsidRPr="007E6A31" w:rsidRDefault="00780965" w:rsidP="007D56CE">
            <w:pPr>
              <w:snapToGrid w:val="0"/>
              <w:rPr>
                <w:rFonts w:cs="Arial"/>
                <w:b/>
                <w:color w:val="000000" w:themeColor="text1"/>
                <w:lang w:val="en-US"/>
              </w:rPr>
            </w:pPr>
            <w:r w:rsidRPr="007E6A31">
              <w:rPr>
                <w:rFonts w:cs="Arial"/>
                <w:b/>
                <w:color w:val="000000" w:themeColor="text1"/>
                <w:lang w:val="en-US"/>
              </w:rPr>
              <w:t>Default Value</w:t>
            </w:r>
          </w:p>
        </w:tc>
      </w:tr>
      <w:tr w:rsidR="007E6A31" w:rsidRPr="007E6A31" w14:paraId="25512259" w14:textId="77777777" w:rsidTr="001A28D3">
        <w:trPr>
          <w:trHeight w:val="285"/>
        </w:trPr>
        <w:tc>
          <w:tcPr>
            <w:tcW w:w="1843" w:type="dxa"/>
          </w:tcPr>
          <w:p w14:paraId="25512251" w14:textId="77777777" w:rsidR="00780965" w:rsidRPr="007E6A31" w:rsidRDefault="00780965" w:rsidP="007D56CE">
            <w:pPr>
              <w:rPr>
                <w:rFonts w:cs="Arial"/>
                <w:color w:val="000000" w:themeColor="text1"/>
              </w:rPr>
            </w:pPr>
            <w:r w:rsidRPr="007E6A31">
              <w:rPr>
                <w:rFonts w:eastAsia="Courier New" w:cs="Arial"/>
                <w:color w:val="000000" w:themeColor="text1"/>
              </w:rPr>
              <w:t>Customer ID</w:t>
            </w:r>
          </w:p>
          <w:p w14:paraId="25512252" w14:textId="77777777" w:rsidR="00780965" w:rsidRPr="007E6A31" w:rsidRDefault="00780965" w:rsidP="007D56CE">
            <w:pPr>
              <w:snapToGrid w:val="0"/>
              <w:rPr>
                <w:rFonts w:cs="Arial"/>
                <w:color w:val="000000" w:themeColor="text1"/>
              </w:rPr>
            </w:pPr>
          </w:p>
        </w:tc>
        <w:tc>
          <w:tcPr>
            <w:tcW w:w="1217" w:type="dxa"/>
          </w:tcPr>
          <w:p w14:paraId="25512253" w14:textId="77777777" w:rsidR="00780965" w:rsidRPr="007E6A31" w:rsidRDefault="005C1ADF" w:rsidP="007D56CE">
            <w:pPr>
              <w:snapToGrid w:val="0"/>
              <w:rPr>
                <w:rFonts w:cs="Arial"/>
                <w:color w:val="000000" w:themeColor="text1"/>
              </w:rPr>
            </w:pPr>
            <w:r w:rsidRPr="007E6A31">
              <w:rPr>
                <w:rFonts w:cs="Arial"/>
                <w:color w:val="000000" w:themeColor="text1"/>
              </w:rPr>
              <w:t>Text Box</w:t>
            </w:r>
          </w:p>
          <w:p w14:paraId="25512254" w14:textId="77777777" w:rsidR="00780965" w:rsidRPr="007E6A31" w:rsidRDefault="00780965" w:rsidP="007D56CE">
            <w:pPr>
              <w:snapToGrid w:val="0"/>
              <w:rPr>
                <w:rFonts w:cs="Arial"/>
                <w:color w:val="000000" w:themeColor="text1"/>
              </w:rPr>
            </w:pPr>
          </w:p>
        </w:tc>
        <w:tc>
          <w:tcPr>
            <w:tcW w:w="1193" w:type="dxa"/>
          </w:tcPr>
          <w:p w14:paraId="25512255" w14:textId="77777777" w:rsidR="00780965" w:rsidRPr="007E6A31" w:rsidRDefault="00780965" w:rsidP="007D56CE">
            <w:pPr>
              <w:snapToGrid w:val="0"/>
              <w:rPr>
                <w:rFonts w:cs="Arial"/>
                <w:color w:val="000000" w:themeColor="text1"/>
              </w:rPr>
            </w:pPr>
            <w:r w:rsidRPr="007E6A31">
              <w:rPr>
                <w:rFonts w:cs="Arial"/>
                <w:color w:val="000000" w:themeColor="text1"/>
              </w:rPr>
              <w:t>String</w:t>
            </w:r>
          </w:p>
        </w:tc>
        <w:tc>
          <w:tcPr>
            <w:tcW w:w="2410" w:type="dxa"/>
          </w:tcPr>
          <w:p w14:paraId="25512256" w14:textId="77777777" w:rsidR="00780965" w:rsidRPr="007E6A31" w:rsidRDefault="00780965" w:rsidP="007D56CE">
            <w:pPr>
              <w:snapToGrid w:val="0"/>
              <w:rPr>
                <w:rFonts w:cs="Arial"/>
                <w:color w:val="000000" w:themeColor="text1"/>
              </w:rPr>
            </w:pPr>
            <w:r w:rsidRPr="007E6A31">
              <w:rPr>
                <w:rFonts w:cs="Arial"/>
                <w:color w:val="000000" w:themeColor="text1"/>
              </w:rPr>
              <w:t>Gives the Customer ID number</w:t>
            </w:r>
          </w:p>
        </w:tc>
        <w:tc>
          <w:tcPr>
            <w:tcW w:w="1701" w:type="dxa"/>
          </w:tcPr>
          <w:p w14:paraId="25512257" w14:textId="77777777" w:rsidR="00780965" w:rsidRPr="007E6A31" w:rsidRDefault="003B005D" w:rsidP="007D56CE">
            <w:pPr>
              <w:snapToGrid w:val="0"/>
              <w:rPr>
                <w:color w:val="000000" w:themeColor="text1"/>
              </w:rPr>
            </w:pPr>
            <w:r w:rsidRPr="007E6A31">
              <w:rPr>
                <w:color w:val="000000" w:themeColor="text1"/>
              </w:rPr>
              <w:t>Disabled.</w:t>
            </w:r>
          </w:p>
        </w:tc>
        <w:tc>
          <w:tcPr>
            <w:tcW w:w="1002" w:type="dxa"/>
          </w:tcPr>
          <w:p w14:paraId="25512258" w14:textId="77777777" w:rsidR="00780965" w:rsidRPr="007E6A31" w:rsidRDefault="00780965" w:rsidP="007D56CE">
            <w:pPr>
              <w:snapToGrid w:val="0"/>
              <w:rPr>
                <w:color w:val="000000" w:themeColor="text1"/>
              </w:rPr>
            </w:pPr>
            <w:r w:rsidRPr="007E6A31">
              <w:rPr>
                <w:color w:val="000000" w:themeColor="text1"/>
              </w:rPr>
              <w:t>N/A</w:t>
            </w:r>
          </w:p>
        </w:tc>
      </w:tr>
      <w:tr w:rsidR="007E6A31" w:rsidRPr="007E6A31" w14:paraId="25512262" w14:textId="77777777" w:rsidTr="001A28D3">
        <w:trPr>
          <w:trHeight w:val="285"/>
        </w:trPr>
        <w:tc>
          <w:tcPr>
            <w:tcW w:w="1843" w:type="dxa"/>
          </w:tcPr>
          <w:p w14:paraId="2551225A" w14:textId="77777777" w:rsidR="00780965" w:rsidRPr="007E6A31" w:rsidRDefault="00780965" w:rsidP="007D56CE">
            <w:pPr>
              <w:rPr>
                <w:rFonts w:cs="Arial"/>
                <w:color w:val="000000" w:themeColor="text1"/>
              </w:rPr>
            </w:pPr>
            <w:r w:rsidRPr="007E6A31">
              <w:rPr>
                <w:rFonts w:eastAsia="Courier New" w:cs="Arial"/>
                <w:color w:val="000000" w:themeColor="text1"/>
              </w:rPr>
              <w:t xml:space="preserve">Trust  name </w:t>
            </w:r>
          </w:p>
          <w:p w14:paraId="2551225B" w14:textId="77777777" w:rsidR="00780965" w:rsidRPr="007E6A31" w:rsidRDefault="00780965" w:rsidP="007D56CE">
            <w:pPr>
              <w:snapToGrid w:val="0"/>
              <w:rPr>
                <w:rFonts w:cs="Arial"/>
                <w:color w:val="000000" w:themeColor="text1"/>
              </w:rPr>
            </w:pPr>
          </w:p>
        </w:tc>
        <w:tc>
          <w:tcPr>
            <w:tcW w:w="1217" w:type="dxa"/>
          </w:tcPr>
          <w:p w14:paraId="2551225C" w14:textId="77777777" w:rsidR="00780965" w:rsidRPr="007E6A31" w:rsidRDefault="005C1ADF" w:rsidP="007D56CE">
            <w:pPr>
              <w:snapToGrid w:val="0"/>
              <w:rPr>
                <w:rFonts w:cs="Arial"/>
                <w:color w:val="000000" w:themeColor="text1"/>
              </w:rPr>
            </w:pPr>
            <w:r w:rsidRPr="007E6A31">
              <w:rPr>
                <w:rFonts w:cs="Arial"/>
                <w:color w:val="000000" w:themeColor="text1"/>
              </w:rPr>
              <w:t>Text Box</w:t>
            </w:r>
          </w:p>
          <w:p w14:paraId="2551225D" w14:textId="77777777" w:rsidR="00780965" w:rsidRPr="007E6A31" w:rsidRDefault="00780965" w:rsidP="007D56CE">
            <w:pPr>
              <w:snapToGrid w:val="0"/>
              <w:rPr>
                <w:rFonts w:cs="Arial"/>
                <w:color w:val="000000" w:themeColor="text1"/>
              </w:rPr>
            </w:pPr>
          </w:p>
        </w:tc>
        <w:tc>
          <w:tcPr>
            <w:tcW w:w="1193" w:type="dxa"/>
          </w:tcPr>
          <w:p w14:paraId="2551225E" w14:textId="77777777" w:rsidR="00780965" w:rsidRPr="007E6A31" w:rsidRDefault="00780965" w:rsidP="007D56CE">
            <w:pPr>
              <w:snapToGrid w:val="0"/>
              <w:rPr>
                <w:rFonts w:cs="Arial"/>
                <w:color w:val="000000" w:themeColor="text1"/>
              </w:rPr>
            </w:pPr>
            <w:r w:rsidRPr="007E6A31">
              <w:rPr>
                <w:rFonts w:cs="Arial"/>
                <w:color w:val="000000" w:themeColor="text1"/>
              </w:rPr>
              <w:t>Varchar</w:t>
            </w:r>
          </w:p>
        </w:tc>
        <w:tc>
          <w:tcPr>
            <w:tcW w:w="2410" w:type="dxa"/>
          </w:tcPr>
          <w:p w14:paraId="2551225F" w14:textId="77777777" w:rsidR="00780965" w:rsidRPr="007E6A31" w:rsidRDefault="00780965" w:rsidP="007D56CE">
            <w:pPr>
              <w:snapToGrid w:val="0"/>
              <w:rPr>
                <w:rFonts w:cs="Arial"/>
                <w:color w:val="000000" w:themeColor="text1"/>
              </w:rPr>
            </w:pPr>
            <w:r w:rsidRPr="007E6A31">
              <w:rPr>
                <w:rFonts w:cs="Arial"/>
                <w:color w:val="000000" w:themeColor="text1"/>
              </w:rPr>
              <w:t>Gives the trust name.</w:t>
            </w:r>
          </w:p>
        </w:tc>
        <w:tc>
          <w:tcPr>
            <w:tcW w:w="1701" w:type="dxa"/>
          </w:tcPr>
          <w:p w14:paraId="25512260" w14:textId="77777777" w:rsidR="00780965" w:rsidRPr="007E6A31" w:rsidRDefault="003B005D" w:rsidP="003B005D">
            <w:pPr>
              <w:snapToGrid w:val="0"/>
              <w:rPr>
                <w:color w:val="000000" w:themeColor="text1"/>
              </w:rPr>
            </w:pPr>
            <w:r w:rsidRPr="007E6A31">
              <w:rPr>
                <w:color w:val="000000" w:themeColor="text1"/>
              </w:rPr>
              <w:t>Enabled.</w:t>
            </w:r>
          </w:p>
        </w:tc>
        <w:tc>
          <w:tcPr>
            <w:tcW w:w="1002" w:type="dxa"/>
          </w:tcPr>
          <w:p w14:paraId="25512261" w14:textId="77777777" w:rsidR="00780965" w:rsidRPr="007E6A31" w:rsidRDefault="00780965" w:rsidP="007D56CE">
            <w:pPr>
              <w:snapToGrid w:val="0"/>
              <w:rPr>
                <w:color w:val="000000" w:themeColor="text1"/>
              </w:rPr>
            </w:pPr>
            <w:r w:rsidRPr="007E6A31">
              <w:rPr>
                <w:color w:val="000000" w:themeColor="text1"/>
              </w:rPr>
              <w:t>N/A</w:t>
            </w:r>
          </w:p>
        </w:tc>
      </w:tr>
      <w:tr w:rsidR="007E6A31" w:rsidRPr="007E6A31" w14:paraId="2551226B" w14:textId="77777777" w:rsidTr="001A28D3">
        <w:trPr>
          <w:trHeight w:val="285"/>
        </w:trPr>
        <w:tc>
          <w:tcPr>
            <w:tcW w:w="1843" w:type="dxa"/>
          </w:tcPr>
          <w:p w14:paraId="25512263" w14:textId="77777777" w:rsidR="00780965" w:rsidRPr="007E6A31" w:rsidRDefault="00780965" w:rsidP="007D56CE">
            <w:pPr>
              <w:rPr>
                <w:rFonts w:cs="Arial"/>
                <w:color w:val="000000" w:themeColor="text1"/>
              </w:rPr>
            </w:pPr>
            <w:r w:rsidRPr="007E6A31">
              <w:rPr>
                <w:color w:val="000000" w:themeColor="text1"/>
                <w:lang w:val="en-US"/>
              </w:rPr>
              <w:t>Assignment</w:t>
            </w:r>
            <w:r w:rsidRPr="007E6A31">
              <w:rPr>
                <w:rFonts w:eastAsia="Courier New" w:cs="Arial"/>
                <w:color w:val="000000" w:themeColor="text1"/>
              </w:rPr>
              <w:t xml:space="preserve"> Status</w:t>
            </w:r>
          </w:p>
          <w:p w14:paraId="25512264" w14:textId="77777777" w:rsidR="00780965" w:rsidRPr="007E6A31" w:rsidRDefault="00780965" w:rsidP="007D56CE">
            <w:pPr>
              <w:rPr>
                <w:rFonts w:eastAsia="Courier New" w:cs="Arial"/>
                <w:color w:val="000000" w:themeColor="text1"/>
              </w:rPr>
            </w:pPr>
          </w:p>
        </w:tc>
        <w:tc>
          <w:tcPr>
            <w:tcW w:w="1217" w:type="dxa"/>
          </w:tcPr>
          <w:p w14:paraId="25512265" w14:textId="77777777" w:rsidR="00780965" w:rsidRPr="007E6A31" w:rsidRDefault="00780965" w:rsidP="007D56CE">
            <w:pPr>
              <w:snapToGrid w:val="0"/>
              <w:rPr>
                <w:rFonts w:cs="Arial"/>
                <w:color w:val="000000" w:themeColor="text1"/>
              </w:rPr>
            </w:pPr>
            <w:r w:rsidRPr="007E6A31">
              <w:rPr>
                <w:rFonts w:cs="Arial"/>
                <w:color w:val="000000" w:themeColor="text1"/>
              </w:rPr>
              <w:t>Dropdown</w:t>
            </w:r>
          </w:p>
        </w:tc>
        <w:tc>
          <w:tcPr>
            <w:tcW w:w="1193" w:type="dxa"/>
          </w:tcPr>
          <w:p w14:paraId="25512266" w14:textId="77777777" w:rsidR="00780965" w:rsidRPr="007E6A31" w:rsidRDefault="00780965" w:rsidP="007D56CE">
            <w:pPr>
              <w:snapToGrid w:val="0"/>
              <w:rPr>
                <w:rFonts w:cs="Arial"/>
                <w:color w:val="000000" w:themeColor="text1"/>
              </w:rPr>
            </w:pPr>
            <w:r w:rsidRPr="007E6A31">
              <w:rPr>
                <w:rFonts w:cs="Arial"/>
                <w:color w:val="000000" w:themeColor="text1"/>
              </w:rPr>
              <w:t>Varchar</w:t>
            </w:r>
          </w:p>
        </w:tc>
        <w:tc>
          <w:tcPr>
            <w:tcW w:w="2410" w:type="dxa"/>
          </w:tcPr>
          <w:p w14:paraId="25512267" w14:textId="77777777" w:rsidR="00780965" w:rsidRPr="007E6A31" w:rsidRDefault="00780965" w:rsidP="007D56CE">
            <w:pPr>
              <w:snapToGrid w:val="0"/>
              <w:rPr>
                <w:rFonts w:cs="Arial"/>
                <w:color w:val="000000" w:themeColor="text1"/>
              </w:rPr>
            </w:pPr>
            <w:r w:rsidRPr="007E6A31">
              <w:rPr>
                <w:rFonts w:cs="Arial"/>
                <w:color w:val="000000" w:themeColor="text1"/>
              </w:rPr>
              <w:t>Contains the status of the assignment on given date</w:t>
            </w:r>
          </w:p>
          <w:p w14:paraId="25512268" w14:textId="77777777" w:rsidR="00780965" w:rsidRPr="007E6A31" w:rsidRDefault="00780965" w:rsidP="007D56CE">
            <w:pPr>
              <w:snapToGrid w:val="0"/>
              <w:rPr>
                <w:color w:val="000000" w:themeColor="text1"/>
              </w:rPr>
            </w:pPr>
            <w:r w:rsidRPr="007E6A31">
              <w:rPr>
                <w:rFonts w:cs="Arial"/>
                <w:color w:val="000000" w:themeColor="text1"/>
              </w:rPr>
              <w:t xml:space="preserve">The fields include </w:t>
            </w:r>
            <w:r w:rsidRPr="007E6A31">
              <w:rPr>
                <w:color w:val="000000" w:themeColor="text1"/>
              </w:rPr>
              <w:t>Assigned</w:t>
            </w:r>
            <w:r w:rsidRPr="007E6A31">
              <w:rPr>
                <w:color w:val="000000" w:themeColor="text1"/>
              </w:rPr>
              <w:br/>
              <w:t>Reassigned</w:t>
            </w:r>
            <w:r w:rsidRPr="007E6A31">
              <w:rPr>
                <w:color w:val="000000" w:themeColor="text1"/>
              </w:rPr>
              <w:br/>
            </w:r>
          </w:p>
        </w:tc>
        <w:tc>
          <w:tcPr>
            <w:tcW w:w="1701" w:type="dxa"/>
          </w:tcPr>
          <w:p w14:paraId="25512269" w14:textId="77777777" w:rsidR="00780965" w:rsidRPr="007E6A31" w:rsidRDefault="00C34A77" w:rsidP="007D56CE">
            <w:pPr>
              <w:snapToGrid w:val="0"/>
              <w:rPr>
                <w:color w:val="000000" w:themeColor="text1"/>
              </w:rPr>
            </w:pPr>
            <w:r w:rsidRPr="007E6A31">
              <w:rPr>
                <w:color w:val="000000" w:themeColor="text1"/>
              </w:rPr>
              <w:t>Disabled and populated by system</w:t>
            </w:r>
          </w:p>
        </w:tc>
        <w:tc>
          <w:tcPr>
            <w:tcW w:w="1002" w:type="dxa"/>
          </w:tcPr>
          <w:p w14:paraId="2551226A" w14:textId="77777777" w:rsidR="00780965" w:rsidRPr="007E6A31" w:rsidRDefault="00780965" w:rsidP="007D56CE">
            <w:pPr>
              <w:snapToGrid w:val="0"/>
              <w:rPr>
                <w:rFonts w:cs="Arial"/>
                <w:color w:val="000000" w:themeColor="text1"/>
              </w:rPr>
            </w:pPr>
            <w:r w:rsidRPr="007E6A31">
              <w:rPr>
                <w:rFonts w:cs="Arial"/>
                <w:color w:val="000000" w:themeColor="text1"/>
              </w:rPr>
              <w:t>N/A</w:t>
            </w:r>
          </w:p>
        </w:tc>
      </w:tr>
      <w:tr w:rsidR="007E6A31" w:rsidRPr="007E6A31" w14:paraId="25512274" w14:textId="77777777" w:rsidTr="001A28D3">
        <w:trPr>
          <w:trHeight w:val="285"/>
        </w:trPr>
        <w:tc>
          <w:tcPr>
            <w:tcW w:w="1843" w:type="dxa"/>
          </w:tcPr>
          <w:p w14:paraId="2551226C" w14:textId="77777777" w:rsidR="00780965" w:rsidRPr="007E6A31" w:rsidRDefault="00780965" w:rsidP="007D56CE">
            <w:pPr>
              <w:rPr>
                <w:rFonts w:cs="Arial"/>
                <w:color w:val="000000" w:themeColor="text1"/>
              </w:rPr>
            </w:pPr>
            <w:r w:rsidRPr="007E6A31">
              <w:rPr>
                <w:rFonts w:eastAsia="Courier New" w:cs="Arial"/>
                <w:color w:val="000000" w:themeColor="text1"/>
              </w:rPr>
              <w:t>Trust Registration  Number</w:t>
            </w:r>
          </w:p>
          <w:p w14:paraId="2551226D" w14:textId="77777777" w:rsidR="00780965" w:rsidRPr="007E6A31" w:rsidRDefault="00780965" w:rsidP="007D56CE">
            <w:pPr>
              <w:snapToGrid w:val="0"/>
              <w:rPr>
                <w:rFonts w:cs="Arial"/>
                <w:color w:val="000000" w:themeColor="text1"/>
              </w:rPr>
            </w:pPr>
          </w:p>
        </w:tc>
        <w:tc>
          <w:tcPr>
            <w:tcW w:w="1217" w:type="dxa"/>
          </w:tcPr>
          <w:p w14:paraId="2551226E" w14:textId="77777777" w:rsidR="00780965" w:rsidRPr="007E6A31" w:rsidRDefault="005C1ADF" w:rsidP="007D56CE">
            <w:pPr>
              <w:snapToGrid w:val="0"/>
              <w:rPr>
                <w:rFonts w:cs="Arial"/>
                <w:color w:val="000000" w:themeColor="text1"/>
              </w:rPr>
            </w:pPr>
            <w:r w:rsidRPr="007E6A31">
              <w:rPr>
                <w:rFonts w:cs="Arial"/>
                <w:color w:val="000000" w:themeColor="text1"/>
              </w:rPr>
              <w:t>Text Box</w:t>
            </w:r>
          </w:p>
          <w:p w14:paraId="2551226F" w14:textId="77777777" w:rsidR="00780965" w:rsidRPr="007E6A31" w:rsidRDefault="00780965" w:rsidP="007D56CE">
            <w:pPr>
              <w:snapToGrid w:val="0"/>
              <w:rPr>
                <w:rFonts w:cs="Arial"/>
                <w:color w:val="000000" w:themeColor="text1"/>
              </w:rPr>
            </w:pPr>
          </w:p>
        </w:tc>
        <w:tc>
          <w:tcPr>
            <w:tcW w:w="1193" w:type="dxa"/>
          </w:tcPr>
          <w:p w14:paraId="25512270" w14:textId="77777777" w:rsidR="00780965" w:rsidRPr="007E6A31" w:rsidRDefault="00780965" w:rsidP="007D56CE">
            <w:pPr>
              <w:snapToGrid w:val="0"/>
              <w:rPr>
                <w:rFonts w:cs="Arial"/>
                <w:color w:val="000000" w:themeColor="text1"/>
              </w:rPr>
            </w:pPr>
            <w:r w:rsidRPr="007E6A31">
              <w:rPr>
                <w:rFonts w:cs="Arial"/>
                <w:color w:val="000000" w:themeColor="text1"/>
              </w:rPr>
              <w:t>Multiple</w:t>
            </w:r>
          </w:p>
        </w:tc>
        <w:tc>
          <w:tcPr>
            <w:tcW w:w="2410" w:type="dxa"/>
          </w:tcPr>
          <w:p w14:paraId="25512271" w14:textId="77777777" w:rsidR="00780965" w:rsidRPr="007E6A31" w:rsidRDefault="00780965" w:rsidP="007D56CE">
            <w:pPr>
              <w:snapToGrid w:val="0"/>
              <w:rPr>
                <w:rFonts w:cs="Arial"/>
                <w:color w:val="000000" w:themeColor="text1"/>
              </w:rPr>
            </w:pPr>
            <w:r w:rsidRPr="007E6A31">
              <w:rPr>
                <w:rFonts w:cs="Arial"/>
                <w:color w:val="000000" w:themeColor="text1"/>
              </w:rPr>
              <w:t>Gives unique Identification Number of the Trust</w:t>
            </w:r>
          </w:p>
        </w:tc>
        <w:tc>
          <w:tcPr>
            <w:tcW w:w="1701" w:type="dxa"/>
          </w:tcPr>
          <w:p w14:paraId="25512272" w14:textId="77777777" w:rsidR="00780965" w:rsidRPr="007E6A31" w:rsidRDefault="003B005D" w:rsidP="007D56CE">
            <w:pPr>
              <w:snapToGrid w:val="0"/>
              <w:rPr>
                <w:rFonts w:cs="Arial"/>
                <w:color w:val="000000" w:themeColor="text1"/>
              </w:rPr>
            </w:pPr>
            <w:r w:rsidRPr="007E6A31">
              <w:rPr>
                <w:color w:val="000000" w:themeColor="text1"/>
              </w:rPr>
              <w:t>Enabled.</w:t>
            </w:r>
          </w:p>
        </w:tc>
        <w:tc>
          <w:tcPr>
            <w:tcW w:w="1002" w:type="dxa"/>
          </w:tcPr>
          <w:p w14:paraId="25512273" w14:textId="77777777" w:rsidR="00780965" w:rsidRPr="007E6A31" w:rsidRDefault="00780965" w:rsidP="007D56CE">
            <w:pPr>
              <w:snapToGrid w:val="0"/>
              <w:rPr>
                <w:rFonts w:cs="Arial"/>
                <w:color w:val="000000" w:themeColor="text1"/>
              </w:rPr>
            </w:pPr>
            <w:r w:rsidRPr="007E6A31">
              <w:rPr>
                <w:rFonts w:cs="Arial"/>
                <w:color w:val="000000" w:themeColor="text1"/>
              </w:rPr>
              <w:t>N/A</w:t>
            </w:r>
          </w:p>
        </w:tc>
      </w:tr>
      <w:tr w:rsidR="007E6A31" w:rsidRPr="007E6A31" w14:paraId="2551227C" w14:textId="77777777" w:rsidTr="001A28D3">
        <w:trPr>
          <w:trHeight w:val="1037"/>
        </w:trPr>
        <w:tc>
          <w:tcPr>
            <w:tcW w:w="1843" w:type="dxa"/>
          </w:tcPr>
          <w:p w14:paraId="25512275" w14:textId="77777777" w:rsidR="00780965" w:rsidRPr="007E6A31" w:rsidRDefault="00780965" w:rsidP="007D56CE">
            <w:pPr>
              <w:snapToGrid w:val="0"/>
              <w:rPr>
                <w:rFonts w:cs="Arial"/>
                <w:color w:val="000000" w:themeColor="text1"/>
              </w:rPr>
            </w:pPr>
            <w:r w:rsidRPr="007E6A31">
              <w:rPr>
                <w:rFonts w:eastAsia="Courier New" w:cs="Arial"/>
                <w:color w:val="000000" w:themeColor="text1"/>
              </w:rPr>
              <w:t>Consideration amount</w:t>
            </w:r>
          </w:p>
        </w:tc>
        <w:tc>
          <w:tcPr>
            <w:tcW w:w="1217" w:type="dxa"/>
          </w:tcPr>
          <w:p w14:paraId="25512276" w14:textId="77777777" w:rsidR="00780965" w:rsidRPr="007E6A31" w:rsidRDefault="005C1ADF" w:rsidP="007D56CE">
            <w:pPr>
              <w:snapToGrid w:val="0"/>
              <w:rPr>
                <w:rFonts w:cs="Arial"/>
                <w:color w:val="000000" w:themeColor="text1"/>
              </w:rPr>
            </w:pPr>
            <w:r w:rsidRPr="007E6A31">
              <w:rPr>
                <w:rFonts w:cs="Arial"/>
                <w:color w:val="000000" w:themeColor="text1"/>
              </w:rPr>
              <w:t>Text Box</w:t>
            </w:r>
          </w:p>
          <w:p w14:paraId="25512277" w14:textId="77777777" w:rsidR="00780965" w:rsidRPr="007E6A31" w:rsidRDefault="00780965" w:rsidP="007D56CE">
            <w:pPr>
              <w:snapToGrid w:val="0"/>
              <w:rPr>
                <w:rFonts w:cs="Arial"/>
                <w:color w:val="000000" w:themeColor="text1"/>
              </w:rPr>
            </w:pPr>
          </w:p>
        </w:tc>
        <w:tc>
          <w:tcPr>
            <w:tcW w:w="1193" w:type="dxa"/>
          </w:tcPr>
          <w:p w14:paraId="25512278" w14:textId="77777777" w:rsidR="00780965" w:rsidRPr="007E6A31" w:rsidRDefault="00780965" w:rsidP="007D56CE">
            <w:pPr>
              <w:snapToGrid w:val="0"/>
              <w:rPr>
                <w:rFonts w:cs="Arial"/>
                <w:color w:val="000000" w:themeColor="text1"/>
              </w:rPr>
            </w:pPr>
            <w:r w:rsidRPr="007E6A31">
              <w:rPr>
                <w:rFonts w:cs="Arial"/>
                <w:color w:val="000000" w:themeColor="text1"/>
              </w:rPr>
              <w:t>Numeric</w:t>
            </w:r>
          </w:p>
        </w:tc>
        <w:tc>
          <w:tcPr>
            <w:tcW w:w="2410" w:type="dxa"/>
          </w:tcPr>
          <w:p w14:paraId="25512279" w14:textId="77777777" w:rsidR="00780965" w:rsidRPr="007E6A31" w:rsidRDefault="00780965" w:rsidP="007D56CE">
            <w:pPr>
              <w:snapToGrid w:val="0"/>
              <w:rPr>
                <w:rFonts w:cs="Arial"/>
                <w:color w:val="000000" w:themeColor="text1"/>
              </w:rPr>
            </w:pPr>
            <w:r w:rsidRPr="007E6A31">
              <w:rPr>
                <w:rFonts w:cs="Arial"/>
                <w:color w:val="000000" w:themeColor="text1"/>
              </w:rPr>
              <w:t>Gives the amount  applicable to the assignee in case of Conditional Assignment</w:t>
            </w:r>
          </w:p>
        </w:tc>
        <w:tc>
          <w:tcPr>
            <w:tcW w:w="1701" w:type="dxa"/>
          </w:tcPr>
          <w:p w14:paraId="2551227A" w14:textId="77777777" w:rsidR="00780965" w:rsidRPr="007E6A31" w:rsidRDefault="003B005D" w:rsidP="007D56CE">
            <w:pPr>
              <w:snapToGrid w:val="0"/>
              <w:rPr>
                <w:rFonts w:cs="Arial"/>
                <w:color w:val="000000" w:themeColor="text1"/>
              </w:rPr>
            </w:pPr>
            <w:r w:rsidRPr="007E6A31">
              <w:rPr>
                <w:color w:val="000000" w:themeColor="text1"/>
              </w:rPr>
              <w:t>Enabled.</w:t>
            </w:r>
          </w:p>
        </w:tc>
        <w:tc>
          <w:tcPr>
            <w:tcW w:w="1002" w:type="dxa"/>
          </w:tcPr>
          <w:p w14:paraId="2551227B" w14:textId="77777777" w:rsidR="00780965" w:rsidRPr="007E6A31" w:rsidRDefault="00780965" w:rsidP="007D56CE">
            <w:pPr>
              <w:snapToGrid w:val="0"/>
              <w:rPr>
                <w:rFonts w:cs="Arial"/>
                <w:color w:val="000000" w:themeColor="text1"/>
              </w:rPr>
            </w:pPr>
            <w:r w:rsidRPr="007E6A31">
              <w:rPr>
                <w:rFonts w:cs="Arial"/>
                <w:color w:val="000000" w:themeColor="text1"/>
              </w:rPr>
              <w:t>N/A</w:t>
            </w:r>
          </w:p>
        </w:tc>
      </w:tr>
      <w:tr w:rsidR="007E6A31" w:rsidRPr="007E6A31" w14:paraId="2551227E" w14:textId="77777777" w:rsidTr="001A28D3">
        <w:trPr>
          <w:trHeight w:val="263"/>
        </w:trPr>
        <w:tc>
          <w:tcPr>
            <w:tcW w:w="9366" w:type="dxa"/>
            <w:gridSpan w:val="6"/>
          </w:tcPr>
          <w:p w14:paraId="2551227D" w14:textId="77777777" w:rsidR="00670CCB" w:rsidRPr="007E6A31" w:rsidRDefault="00670CCB" w:rsidP="007D56CE">
            <w:pPr>
              <w:snapToGrid w:val="0"/>
              <w:rPr>
                <w:rFonts w:cs="Arial"/>
                <w:b/>
                <w:color w:val="000000" w:themeColor="text1"/>
              </w:rPr>
            </w:pPr>
            <w:r w:rsidRPr="007E6A31">
              <w:rPr>
                <w:rFonts w:eastAsia="Courier New" w:cs="Arial"/>
                <w:b/>
                <w:color w:val="000000" w:themeColor="text1"/>
              </w:rPr>
              <w:t>Address</w:t>
            </w:r>
          </w:p>
        </w:tc>
      </w:tr>
      <w:tr w:rsidR="007E6A31" w:rsidRPr="007E6A31" w14:paraId="25512285" w14:textId="77777777" w:rsidTr="001A28D3">
        <w:trPr>
          <w:trHeight w:val="755"/>
        </w:trPr>
        <w:tc>
          <w:tcPr>
            <w:tcW w:w="1843" w:type="dxa"/>
          </w:tcPr>
          <w:p w14:paraId="2551227F" w14:textId="77777777" w:rsidR="00670CCB" w:rsidRPr="007E6A31" w:rsidRDefault="00670CCB" w:rsidP="008C030C">
            <w:pPr>
              <w:snapToGrid w:val="0"/>
              <w:rPr>
                <w:rFonts w:eastAsia="Courier New" w:cs="Arial"/>
                <w:color w:val="000000" w:themeColor="text1"/>
              </w:rPr>
            </w:pPr>
            <w:r w:rsidRPr="007E6A31">
              <w:rPr>
                <w:rFonts w:eastAsia="Courier New" w:cs="Arial"/>
                <w:color w:val="000000" w:themeColor="text1"/>
              </w:rPr>
              <w:t>Address Line 1</w:t>
            </w:r>
          </w:p>
        </w:tc>
        <w:tc>
          <w:tcPr>
            <w:tcW w:w="1217" w:type="dxa"/>
          </w:tcPr>
          <w:p w14:paraId="25512280" w14:textId="77777777" w:rsidR="00670CCB" w:rsidRPr="007E6A31" w:rsidRDefault="00670CCB" w:rsidP="007D56CE">
            <w:pPr>
              <w:snapToGrid w:val="0"/>
              <w:rPr>
                <w:rFonts w:cs="Arial"/>
                <w:color w:val="000000" w:themeColor="text1"/>
              </w:rPr>
            </w:pPr>
            <w:r w:rsidRPr="007E6A31">
              <w:rPr>
                <w:rFonts w:cs="Arial"/>
                <w:color w:val="000000" w:themeColor="text1"/>
              </w:rPr>
              <w:t>Text Box</w:t>
            </w:r>
          </w:p>
        </w:tc>
        <w:tc>
          <w:tcPr>
            <w:tcW w:w="1193" w:type="dxa"/>
          </w:tcPr>
          <w:p w14:paraId="25512281" w14:textId="77777777" w:rsidR="00670CCB" w:rsidRPr="007E6A31" w:rsidRDefault="00670CCB" w:rsidP="007D56CE">
            <w:pPr>
              <w:snapToGrid w:val="0"/>
              <w:rPr>
                <w:rFonts w:cs="Arial"/>
                <w:color w:val="000000" w:themeColor="text1"/>
              </w:rPr>
            </w:pPr>
            <w:r w:rsidRPr="007E6A31">
              <w:rPr>
                <w:rFonts w:cs="Arial"/>
                <w:color w:val="000000" w:themeColor="text1"/>
              </w:rPr>
              <w:t>Multiple</w:t>
            </w:r>
          </w:p>
        </w:tc>
        <w:tc>
          <w:tcPr>
            <w:tcW w:w="2410" w:type="dxa"/>
          </w:tcPr>
          <w:p w14:paraId="25512282" w14:textId="77777777" w:rsidR="00670CCB" w:rsidRPr="007E6A31" w:rsidRDefault="00670CCB" w:rsidP="00670CCB">
            <w:pPr>
              <w:snapToGrid w:val="0"/>
              <w:rPr>
                <w:rFonts w:cs="Arial"/>
                <w:color w:val="000000" w:themeColor="text1"/>
              </w:rPr>
            </w:pPr>
            <w:r w:rsidRPr="007E6A31">
              <w:rPr>
                <w:color w:val="000000" w:themeColor="text1"/>
              </w:rPr>
              <w:t>Gives the address of the Trust.</w:t>
            </w:r>
          </w:p>
        </w:tc>
        <w:tc>
          <w:tcPr>
            <w:tcW w:w="1701" w:type="dxa"/>
          </w:tcPr>
          <w:p w14:paraId="25512283" w14:textId="77777777" w:rsidR="00670CCB" w:rsidRPr="007E6A31" w:rsidRDefault="00BB2D6A" w:rsidP="007D56CE">
            <w:pPr>
              <w:snapToGrid w:val="0"/>
              <w:rPr>
                <w:color w:val="000000" w:themeColor="text1"/>
              </w:rPr>
            </w:pPr>
            <w:r w:rsidRPr="007E6A31">
              <w:rPr>
                <w:color w:val="000000" w:themeColor="text1"/>
              </w:rPr>
              <w:t>Enabled.</w:t>
            </w:r>
          </w:p>
        </w:tc>
        <w:tc>
          <w:tcPr>
            <w:tcW w:w="1002" w:type="dxa"/>
          </w:tcPr>
          <w:p w14:paraId="25512284"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r w:rsidR="007E6A31" w:rsidRPr="007E6A31" w14:paraId="2551228C" w14:textId="77777777" w:rsidTr="001A28D3">
        <w:trPr>
          <w:trHeight w:val="755"/>
        </w:trPr>
        <w:tc>
          <w:tcPr>
            <w:tcW w:w="1843" w:type="dxa"/>
          </w:tcPr>
          <w:p w14:paraId="25512286" w14:textId="77777777" w:rsidR="00BB2D6A" w:rsidRPr="007E6A31" w:rsidRDefault="00BB2D6A" w:rsidP="007D56CE">
            <w:pPr>
              <w:snapToGrid w:val="0"/>
              <w:rPr>
                <w:rFonts w:eastAsia="Courier New" w:cs="Arial"/>
                <w:color w:val="000000" w:themeColor="text1"/>
              </w:rPr>
            </w:pPr>
            <w:r w:rsidRPr="007E6A31">
              <w:rPr>
                <w:rFonts w:eastAsia="Courier New" w:cs="Arial"/>
                <w:color w:val="000000" w:themeColor="text1"/>
              </w:rPr>
              <w:t>Address Line 2</w:t>
            </w:r>
          </w:p>
        </w:tc>
        <w:tc>
          <w:tcPr>
            <w:tcW w:w="1217" w:type="dxa"/>
          </w:tcPr>
          <w:p w14:paraId="25512287" w14:textId="77777777" w:rsidR="00BB2D6A" w:rsidRPr="007E6A31" w:rsidRDefault="00BB2D6A" w:rsidP="007D56CE">
            <w:pPr>
              <w:snapToGrid w:val="0"/>
              <w:rPr>
                <w:rFonts w:cs="Arial"/>
                <w:color w:val="000000" w:themeColor="text1"/>
              </w:rPr>
            </w:pPr>
            <w:r w:rsidRPr="007E6A31">
              <w:rPr>
                <w:rFonts w:cs="Arial"/>
                <w:color w:val="000000" w:themeColor="text1"/>
              </w:rPr>
              <w:t>Text Box</w:t>
            </w:r>
          </w:p>
        </w:tc>
        <w:tc>
          <w:tcPr>
            <w:tcW w:w="1193" w:type="dxa"/>
          </w:tcPr>
          <w:p w14:paraId="25512288" w14:textId="77777777" w:rsidR="00BB2D6A" w:rsidRPr="007E6A31" w:rsidRDefault="00BB2D6A" w:rsidP="007D56CE">
            <w:pPr>
              <w:snapToGrid w:val="0"/>
              <w:rPr>
                <w:rFonts w:cs="Arial"/>
                <w:color w:val="000000" w:themeColor="text1"/>
              </w:rPr>
            </w:pPr>
            <w:r w:rsidRPr="007E6A31">
              <w:rPr>
                <w:rFonts w:cs="Arial"/>
                <w:color w:val="000000" w:themeColor="text1"/>
              </w:rPr>
              <w:t>Multiple</w:t>
            </w:r>
          </w:p>
        </w:tc>
        <w:tc>
          <w:tcPr>
            <w:tcW w:w="2410" w:type="dxa"/>
          </w:tcPr>
          <w:p w14:paraId="25512289" w14:textId="77777777" w:rsidR="00BB2D6A" w:rsidRPr="007E6A31" w:rsidRDefault="00BB2D6A" w:rsidP="007D56CE">
            <w:pPr>
              <w:snapToGrid w:val="0"/>
              <w:rPr>
                <w:rFonts w:cs="Arial"/>
                <w:color w:val="000000" w:themeColor="text1"/>
              </w:rPr>
            </w:pPr>
            <w:r w:rsidRPr="007E6A31">
              <w:rPr>
                <w:color w:val="000000" w:themeColor="text1"/>
              </w:rPr>
              <w:t>Gives the address</w:t>
            </w:r>
          </w:p>
        </w:tc>
        <w:tc>
          <w:tcPr>
            <w:tcW w:w="1701" w:type="dxa"/>
          </w:tcPr>
          <w:p w14:paraId="2551228A" w14:textId="77777777" w:rsidR="00BB2D6A" w:rsidRPr="007E6A31" w:rsidRDefault="00BB2D6A" w:rsidP="007D56CE">
            <w:pPr>
              <w:snapToGrid w:val="0"/>
              <w:rPr>
                <w:color w:val="000000" w:themeColor="text1"/>
              </w:rPr>
            </w:pPr>
            <w:r w:rsidRPr="007E6A31">
              <w:rPr>
                <w:color w:val="000000" w:themeColor="text1"/>
              </w:rPr>
              <w:t>Enabled.</w:t>
            </w:r>
          </w:p>
        </w:tc>
        <w:tc>
          <w:tcPr>
            <w:tcW w:w="1002" w:type="dxa"/>
          </w:tcPr>
          <w:p w14:paraId="2551228B" w14:textId="77777777" w:rsidR="00BB2D6A" w:rsidRPr="007E6A31" w:rsidRDefault="00BB2D6A" w:rsidP="007D56CE">
            <w:pPr>
              <w:snapToGrid w:val="0"/>
              <w:rPr>
                <w:rFonts w:cs="Arial"/>
                <w:color w:val="000000" w:themeColor="text1"/>
              </w:rPr>
            </w:pPr>
            <w:r w:rsidRPr="007E6A31">
              <w:rPr>
                <w:rFonts w:cs="Arial"/>
                <w:color w:val="000000" w:themeColor="text1"/>
              </w:rPr>
              <w:t>N/A</w:t>
            </w:r>
          </w:p>
        </w:tc>
      </w:tr>
      <w:tr w:rsidR="007E6A31" w:rsidRPr="007E6A31" w14:paraId="25512293" w14:textId="77777777" w:rsidTr="001A28D3">
        <w:trPr>
          <w:trHeight w:val="755"/>
        </w:trPr>
        <w:tc>
          <w:tcPr>
            <w:tcW w:w="1843" w:type="dxa"/>
          </w:tcPr>
          <w:p w14:paraId="2551228D" w14:textId="77777777" w:rsidR="00BB2D6A" w:rsidRPr="007E6A31" w:rsidRDefault="00BB2D6A" w:rsidP="007D56CE">
            <w:pPr>
              <w:snapToGrid w:val="0"/>
              <w:rPr>
                <w:rFonts w:eastAsia="Courier New" w:cs="Arial"/>
                <w:color w:val="000000" w:themeColor="text1"/>
              </w:rPr>
            </w:pPr>
            <w:r w:rsidRPr="007E6A31">
              <w:rPr>
                <w:rFonts w:eastAsia="Courier New" w:cs="Arial"/>
                <w:color w:val="000000" w:themeColor="text1"/>
              </w:rPr>
              <w:t>Address Line 3</w:t>
            </w:r>
          </w:p>
        </w:tc>
        <w:tc>
          <w:tcPr>
            <w:tcW w:w="1217" w:type="dxa"/>
          </w:tcPr>
          <w:p w14:paraId="2551228E" w14:textId="77777777" w:rsidR="00BB2D6A" w:rsidRPr="007E6A31" w:rsidRDefault="00BB2D6A" w:rsidP="007D56CE">
            <w:pPr>
              <w:snapToGrid w:val="0"/>
              <w:rPr>
                <w:rFonts w:cs="Arial"/>
                <w:color w:val="000000" w:themeColor="text1"/>
              </w:rPr>
            </w:pPr>
            <w:r w:rsidRPr="007E6A31">
              <w:rPr>
                <w:rFonts w:cs="Arial"/>
                <w:color w:val="000000" w:themeColor="text1"/>
              </w:rPr>
              <w:t>Text Box</w:t>
            </w:r>
          </w:p>
        </w:tc>
        <w:tc>
          <w:tcPr>
            <w:tcW w:w="1193" w:type="dxa"/>
          </w:tcPr>
          <w:p w14:paraId="2551228F" w14:textId="77777777" w:rsidR="00BB2D6A" w:rsidRPr="007E6A31" w:rsidRDefault="00BB2D6A" w:rsidP="007D56CE">
            <w:pPr>
              <w:snapToGrid w:val="0"/>
              <w:rPr>
                <w:rFonts w:cs="Arial"/>
                <w:color w:val="000000" w:themeColor="text1"/>
              </w:rPr>
            </w:pPr>
            <w:r w:rsidRPr="007E6A31">
              <w:rPr>
                <w:rFonts w:cs="Arial"/>
                <w:color w:val="000000" w:themeColor="text1"/>
              </w:rPr>
              <w:t>Multiple</w:t>
            </w:r>
          </w:p>
        </w:tc>
        <w:tc>
          <w:tcPr>
            <w:tcW w:w="2410" w:type="dxa"/>
          </w:tcPr>
          <w:p w14:paraId="25512290" w14:textId="77777777" w:rsidR="00BB2D6A" w:rsidRPr="007E6A31" w:rsidRDefault="00BB2D6A" w:rsidP="007D56CE">
            <w:pPr>
              <w:snapToGrid w:val="0"/>
              <w:rPr>
                <w:rFonts w:cs="Arial"/>
                <w:color w:val="000000" w:themeColor="text1"/>
              </w:rPr>
            </w:pPr>
            <w:r w:rsidRPr="007E6A31">
              <w:rPr>
                <w:color w:val="000000" w:themeColor="text1"/>
              </w:rPr>
              <w:t>Gives the address</w:t>
            </w:r>
          </w:p>
        </w:tc>
        <w:tc>
          <w:tcPr>
            <w:tcW w:w="1701" w:type="dxa"/>
          </w:tcPr>
          <w:p w14:paraId="25512291" w14:textId="77777777" w:rsidR="00BB2D6A" w:rsidRPr="007E6A31" w:rsidRDefault="00BB2D6A" w:rsidP="007D56CE">
            <w:pPr>
              <w:snapToGrid w:val="0"/>
              <w:rPr>
                <w:color w:val="000000" w:themeColor="text1"/>
              </w:rPr>
            </w:pPr>
            <w:r w:rsidRPr="007E6A31">
              <w:rPr>
                <w:color w:val="000000" w:themeColor="text1"/>
              </w:rPr>
              <w:t>Enabled.</w:t>
            </w:r>
          </w:p>
        </w:tc>
        <w:tc>
          <w:tcPr>
            <w:tcW w:w="1002" w:type="dxa"/>
          </w:tcPr>
          <w:p w14:paraId="25512292" w14:textId="77777777" w:rsidR="00BB2D6A" w:rsidRPr="007E6A31" w:rsidRDefault="00BB2D6A" w:rsidP="007D56CE">
            <w:pPr>
              <w:snapToGrid w:val="0"/>
              <w:rPr>
                <w:rFonts w:cs="Arial"/>
                <w:color w:val="000000" w:themeColor="text1"/>
              </w:rPr>
            </w:pPr>
            <w:r w:rsidRPr="007E6A31">
              <w:rPr>
                <w:rFonts w:cs="Arial"/>
                <w:color w:val="000000" w:themeColor="text1"/>
              </w:rPr>
              <w:t>N/A</w:t>
            </w:r>
          </w:p>
        </w:tc>
      </w:tr>
      <w:tr w:rsidR="007E6A31" w:rsidRPr="007E6A31" w14:paraId="2551229A" w14:textId="77777777" w:rsidTr="001A28D3">
        <w:trPr>
          <w:trHeight w:val="755"/>
        </w:trPr>
        <w:tc>
          <w:tcPr>
            <w:tcW w:w="1843" w:type="dxa"/>
          </w:tcPr>
          <w:p w14:paraId="25512294" w14:textId="77777777" w:rsidR="00BB2D6A" w:rsidRPr="007E6A31" w:rsidRDefault="00BB2D6A" w:rsidP="007D56CE">
            <w:pPr>
              <w:snapToGrid w:val="0"/>
              <w:rPr>
                <w:rFonts w:eastAsia="Courier New" w:cs="Arial"/>
                <w:color w:val="000000" w:themeColor="text1"/>
              </w:rPr>
            </w:pPr>
            <w:r w:rsidRPr="007E6A31">
              <w:rPr>
                <w:rFonts w:cs="Arial"/>
                <w:color w:val="000000" w:themeColor="text1"/>
              </w:rPr>
              <w:t>Village</w:t>
            </w:r>
          </w:p>
        </w:tc>
        <w:tc>
          <w:tcPr>
            <w:tcW w:w="1217" w:type="dxa"/>
          </w:tcPr>
          <w:p w14:paraId="25512295" w14:textId="77777777" w:rsidR="00BB2D6A" w:rsidRPr="007E6A31" w:rsidRDefault="00BB2D6A" w:rsidP="007D56CE">
            <w:pPr>
              <w:snapToGrid w:val="0"/>
              <w:rPr>
                <w:rFonts w:cs="Arial"/>
                <w:color w:val="000000" w:themeColor="text1"/>
              </w:rPr>
            </w:pPr>
            <w:r w:rsidRPr="007E6A31">
              <w:rPr>
                <w:rFonts w:cs="Arial"/>
                <w:color w:val="000000" w:themeColor="text1"/>
              </w:rPr>
              <w:t>Text Box</w:t>
            </w:r>
          </w:p>
        </w:tc>
        <w:tc>
          <w:tcPr>
            <w:tcW w:w="1193" w:type="dxa"/>
          </w:tcPr>
          <w:p w14:paraId="25512296" w14:textId="77777777" w:rsidR="00BB2D6A" w:rsidRPr="007E6A31" w:rsidRDefault="00BB2D6A" w:rsidP="007D56CE">
            <w:pPr>
              <w:snapToGrid w:val="0"/>
              <w:rPr>
                <w:rFonts w:cs="Arial"/>
                <w:color w:val="000000" w:themeColor="text1"/>
              </w:rPr>
            </w:pPr>
            <w:r w:rsidRPr="007E6A31">
              <w:rPr>
                <w:rFonts w:cs="Arial"/>
                <w:color w:val="000000" w:themeColor="text1"/>
              </w:rPr>
              <w:t>Varchar</w:t>
            </w:r>
          </w:p>
        </w:tc>
        <w:tc>
          <w:tcPr>
            <w:tcW w:w="2410" w:type="dxa"/>
          </w:tcPr>
          <w:p w14:paraId="25512297" w14:textId="77777777" w:rsidR="00BB2D6A" w:rsidRPr="007E6A31" w:rsidRDefault="00BB2D6A" w:rsidP="00BB2D6A">
            <w:pPr>
              <w:snapToGrid w:val="0"/>
              <w:rPr>
                <w:rFonts w:cs="Arial"/>
                <w:color w:val="000000" w:themeColor="text1"/>
              </w:rPr>
            </w:pPr>
            <w:r w:rsidRPr="007E6A31">
              <w:rPr>
                <w:color w:val="000000" w:themeColor="text1"/>
              </w:rPr>
              <w:t>Gives the Village name (if applicable)</w:t>
            </w:r>
          </w:p>
        </w:tc>
        <w:tc>
          <w:tcPr>
            <w:tcW w:w="1701" w:type="dxa"/>
          </w:tcPr>
          <w:p w14:paraId="25512298" w14:textId="77777777" w:rsidR="00BB2D6A" w:rsidRPr="007E6A31" w:rsidRDefault="00BB2D6A" w:rsidP="007D56CE">
            <w:pPr>
              <w:snapToGrid w:val="0"/>
              <w:rPr>
                <w:color w:val="000000" w:themeColor="text1"/>
              </w:rPr>
            </w:pPr>
            <w:r w:rsidRPr="007E6A31">
              <w:rPr>
                <w:color w:val="000000" w:themeColor="text1"/>
              </w:rPr>
              <w:t>Enabled.</w:t>
            </w:r>
          </w:p>
        </w:tc>
        <w:tc>
          <w:tcPr>
            <w:tcW w:w="1002" w:type="dxa"/>
          </w:tcPr>
          <w:p w14:paraId="25512299" w14:textId="77777777" w:rsidR="00BB2D6A" w:rsidRPr="007E6A31" w:rsidRDefault="00BB2D6A" w:rsidP="007D56CE">
            <w:pPr>
              <w:snapToGrid w:val="0"/>
              <w:rPr>
                <w:rFonts w:cs="Arial"/>
                <w:color w:val="000000" w:themeColor="text1"/>
              </w:rPr>
            </w:pPr>
            <w:r w:rsidRPr="007E6A31">
              <w:rPr>
                <w:rFonts w:cs="Arial"/>
                <w:color w:val="000000" w:themeColor="text1"/>
              </w:rPr>
              <w:t>N/A</w:t>
            </w:r>
          </w:p>
        </w:tc>
      </w:tr>
      <w:tr w:rsidR="007E6A31" w:rsidRPr="007E6A31" w14:paraId="255122A1" w14:textId="77777777" w:rsidTr="001A28D3">
        <w:trPr>
          <w:trHeight w:val="755"/>
        </w:trPr>
        <w:tc>
          <w:tcPr>
            <w:tcW w:w="1843" w:type="dxa"/>
          </w:tcPr>
          <w:p w14:paraId="2551229B" w14:textId="77777777" w:rsidR="00BB2D6A" w:rsidRPr="007E6A31" w:rsidRDefault="00BB2D6A" w:rsidP="007D56CE">
            <w:pPr>
              <w:snapToGrid w:val="0"/>
              <w:rPr>
                <w:rFonts w:eastAsia="Courier New" w:cs="Arial"/>
                <w:color w:val="000000" w:themeColor="text1"/>
              </w:rPr>
            </w:pPr>
            <w:r w:rsidRPr="007E6A31">
              <w:rPr>
                <w:rFonts w:cs="Arial"/>
                <w:color w:val="000000" w:themeColor="text1"/>
                <w:szCs w:val="22"/>
              </w:rPr>
              <w:t>Taluka</w:t>
            </w:r>
          </w:p>
        </w:tc>
        <w:tc>
          <w:tcPr>
            <w:tcW w:w="1217" w:type="dxa"/>
          </w:tcPr>
          <w:p w14:paraId="2551229C" w14:textId="77777777" w:rsidR="00BB2D6A" w:rsidRPr="007E6A31" w:rsidRDefault="00BB2D6A" w:rsidP="007D56CE">
            <w:pPr>
              <w:snapToGrid w:val="0"/>
              <w:rPr>
                <w:rFonts w:cs="Arial"/>
                <w:color w:val="000000" w:themeColor="text1"/>
              </w:rPr>
            </w:pPr>
            <w:r w:rsidRPr="007E6A31">
              <w:rPr>
                <w:rFonts w:cs="Arial"/>
                <w:color w:val="000000" w:themeColor="text1"/>
              </w:rPr>
              <w:t>Text Box</w:t>
            </w:r>
          </w:p>
        </w:tc>
        <w:tc>
          <w:tcPr>
            <w:tcW w:w="1193" w:type="dxa"/>
          </w:tcPr>
          <w:p w14:paraId="2551229D" w14:textId="77777777" w:rsidR="00BB2D6A" w:rsidRPr="007E6A31" w:rsidRDefault="00BB2D6A" w:rsidP="007D56CE">
            <w:pPr>
              <w:snapToGrid w:val="0"/>
              <w:rPr>
                <w:rFonts w:cs="Arial"/>
                <w:color w:val="000000" w:themeColor="text1"/>
              </w:rPr>
            </w:pPr>
            <w:r w:rsidRPr="007E6A31">
              <w:rPr>
                <w:rFonts w:cs="Arial"/>
                <w:color w:val="000000" w:themeColor="text1"/>
              </w:rPr>
              <w:t>Varchar</w:t>
            </w:r>
          </w:p>
        </w:tc>
        <w:tc>
          <w:tcPr>
            <w:tcW w:w="2410" w:type="dxa"/>
          </w:tcPr>
          <w:p w14:paraId="2551229E" w14:textId="77777777" w:rsidR="00BB2D6A" w:rsidRPr="007E6A31" w:rsidRDefault="00BB2D6A" w:rsidP="00BB2D6A">
            <w:pPr>
              <w:snapToGrid w:val="0"/>
              <w:rPr>
                <w:rFonts w:cs="Arial"/>
                <w:color w:val="000000" w:themeColor="text1"/>
              </w:rPr>
            </w:pPr>
            <w:r w:rsidRPr="007E6A31">
              <w:rPr>
                <w:color w:val="000000" w:themeColor="text1"/>
              </w:rPr>
              <w:t>Gives the Taluka name(if applicable)</w:t>
            </w:r>
          </w:p>
        </w:tc>
        <w:tc>
          <w:tcPr>
            <w:tcW w:w="1701" w:type="dxa"/>
          </w:tcPr>
          <w:p w14:paraId="2551229F" w14:textId="77777777" w:rsidR="00BB2D6A" w:rsidRPr="007E6A31" w:rsidRDefault="00BB2D6A" w:rsidP="007D56CE">
            <w:pPr>
              <w:snapToGrid w:val="0"/>
              <w:rPr>
                <w:color w:val="000000" w:themeColor="text1"/>
              </w:rPr>
            </w:pPr>
            <w:r w:rsidRPr="007E6A31">
              <w:rPr>
                <w:color w:val="000000" w:themeColor="text1"/>
              </w:rPr>
              <w:t>Enabled.</w:t>
            </w:r>
          </w:p>
        </w:tc>
        <w:tc>
          <w:tcPr>
            <w:tcW w:w="1002" w:type="dxa"/>
          </w:tcPr>
          <w:p w14:paraId="255122A0" w14:textId="77777777" w:rsidR="00BB2D6A" w:rsidRPr="007E6A31" w:rsidRDefault="00BB2D6A" w:rsidP="007D56CE">
            <w:pPr>
              <w:snapToGrid w:val="0"/>
              <w:rPr>
                <w:rFonts w:cs="Arial"/>
                <w:color w:val="000000" w:themeColor="text1"/>
              </w:rPr>
            </w:pPr>
            <w:r w:rsidRPr="007E6A31">
              <w:rPr>
                <w:rFonts w:cs="Arial"/>
                <w:color w:val="000000" w:themeColor="text1"/>
              </w:rPr>
              <w:t>N/A</w:t>
            </w:r>
          </w:p>
        </w:tc>
      </w:tr>
      <w:tr w:rsidR="007E6A31" w:rsidRPr="007E6A31" w14:paraId="255122A8" w14:textId="77777777" w:rsidTr="001A28D3">
        <w:trPr>
          <w:trHeight w:val="353"/>
        </w:trPr>
        <w:tc>
          <w:tcPr>
            <w:tcW w:w="1843" w:type="dxa"/>
          </w:tcPr>
          <w:p w14:paraId="255122A2" w14:textId="77777777" w:rsidR="00BB2D6A" w:rsidRPr="007E6A31" w:rsidRDefault="00BB2D6A" w:rsidP="007D56CE">
            <w:pPr>
              <w:snapToGrid w:val="0"/>
              <w:rPr>
                <w:rFonts w:eastAsia="Courier New" w:cs="Arial"/>
                <w:color w:val="000000" w:themeColor="text1"/>
              </w:rPr>
            </w:pPr>
            <w:r w:rsidRPr="007E6A31">
              <w:rPr>
                <w:rFonts w:cs="Arial"/>
                <w:color w:val="000000" w:themeColor="text1"/>
                <w:szCs w:val="22"/>
              </w:rPr>
              <w:t>City</w:t>
            </w:r>
          </w:p>
        </w:tc>
        <w:tc>
          <w:tcPr>
            <w:tcW w:w="1217" w:type="dxa"/>
          </w:tcPr>
          <w:p w14:paraId="255122A3" w14:textId="77777777" w:rsidR="00BB2D6A" w:rsidRPr="007E6A31" w:rsidRDefault="00BB2D6A" w:rsidP="007D56CE">
            <w:pPr>
              <w:snapToGrid w:val="0"/>
              <w:rPr>
                <w:rFonts w:cs="Arial"/>
                <w:color w:val="000000" w:themeColor="text1"/>
              </w:rPr>
            </w:pPr>
            <w:r w:rsidRPr="007E6A31">
              <w:rPr>
                <w:rFonts w:cs="Arial"/>
                <w:color w:val="000000" w:themeColor="text1"/>
              </w:rPr>
              <w:t>Text Box</w:t>
            </w:r>
          </w:p>
        </w:tc>
        <w:tc>
          <w:tcPr>
            <w:tcW w:w="1193" w:type="dxa"/>
          </w:tcPr>
          <w:p w14:paraId="255122A4" w14:textId="77777777" w:rsidR="00BB2D6A" w:rsidRPr="007E6A31" w:rsidRDefault="00BB2D6A" w:rsidP="007D56CE">
            <w:pPr>
              <w:snapToGrid w:val="0"/>
              <w:rPr>
                <w:rFonts w:cs="Arial"/>
                <w:color w:val="000000" w:themeColor="text1"/>
              </w:rPr>
            </w:pPr>
            <w:r w:rsidRPr="007E6A31">
              <w:rPr>
                <w:rFonts w:cs="Arial"/>
                <w:color w:val="000000" w:themeColor="text1"/>
              </w:rPr>
              <w:t>Varchar</w:t>
            </w:r>
          </w:p>
        </w:tc>
        <w:tc>
          <w:tcPr>
            <w:tcW w:w="2410" w:type="dxa"/>
          </w:tcPr>
          <w:p w14:paraId="255122A5" w14:textId="77777777" w:rsidR="00BB2D6A" w:rsidRPr="007E6A31" w:rsidRDefault="00BB2D6A" w:rsidP="007D56CE">
            <w:pPr>
              <w:snapToGrid w:val="0"/>
              <w:rPr>
                <w:rFonts w:cs="Arial"/>
                <w:color w:val="000000" w:themeColor="text1"/>
              </w:rPr>
            </w:pPr>
            <w:r w:rsidRPr="007E6A31">
              <w:rPr>
                <w:color w:val="000000" w:themeColor="text1"/>
              </w:rPr>
              <w:t xml:space="preserve">Gives the City name </w:t>
            </w:r>
          </w:p>
        </w:tc>
        <w:tc>
          <w:tcPr>
            <w:tcW w:w="1701" w:type="dxa"/>
          </w:tcPr>
          <w:p w14:paraId="255122A6" w14:textId="77777777" w:rsidR="00BB2D6A" w:rsidRPr="007E6A31" w:rsidRDefault="00BB2D6A" w:rsidP="007D56CE">
            <w:pPr>
              <w:snapToGrid w:val="0"/>
              <w:rPr>
                <w:color w:val="000000" w:themeColor="text1"/>
              </w:rPr>
            </w:pPr>
            <w:r w:rsidRPr="007E6A31">
              <w:rPr>
                <w:color w:val="000000" w:themeColor="text1"/>
              </w:rPr>
              <w:t>Enabled.</w:t>
            </w:r>
          </w:p>
        </w:tc>
        <w:tc>
          <w:tcPr>
            <w:tcW w:w="1002" w:type="dxa"/>
          </w:tcPr>
          <w:p w14:paraId="255122A7" w14:textId="77777777" w:rsidR="00BB2D6A" w:rsidRPr="007E6A31" w:rsidRDefault="00BB2D6A" w:rsidP="007D56CE">
            <w:pPr>
              <w:snapToGrid w:val="0"/>
              <w:rPr>
                <w:rFonts w:cs="Arial"/>
                <w:color w:val="000000" w:themeColor="text1"/>
              </w:rPr>
            </w:pPr>
            <w:r w:rsidRPr="007E6A31">
              <w:rPr>
                <w:rFonts w:cs="Arial"/>
                <w:color w:val="000000" w:themeColor="text1"/>
              </w:rPr>
              <w:t>N/A</w:t>
            </w:r>
          </w:p>
        </w:tc>
      </w:tr>
      <w:tr w:rsidR="007E6A31" w:rsidRPr="007E6A31" w14:paraId="255122AF" w14:textId="77777777" w:rsidTr="001A28D3">
        <w:trPr>
          <w:trHeight w:val="308"/>
        </w:trPr>
        <w:tc>
          <w:tcPr>
            <w:tcW w:w="1843" w:type="dxa"/>
          </w:tcPr>
          <w:p w14:paraId="255122A9" w14:textId="77777777" w:rsidR="00BB2D6A" w:rsidRPr="007E6A31" w:rsidRDefault="00BB2D6A" w:rsidP="007D56CE">
            <w:pPr>
              <w:snapToGrid w:val="0"/>
              <w:rPr>
                <w:rFonts w:eastAsia="Courier New" w:cs="Arial"/>
                <w:color w:val="000000" w:themeColor="text1"/>
              </w:rPr>
            </w:pPr>
            <w:r w:rsidRPr="007E6A31">
              <w:rPr>
                <w:rFonts w:cs="Arial"/>
                <w:color w:val="000000" w:themeColor="text1"/>
                <w:szCs w:val="22"/>
              </w:rPr>
              <w:t>District</w:t>
            </w:r>
          </w:p>
        </w:tc>
        <w:tc>
          <w:tcPr>
            <w:tcW w:w="1217" w:type="dxa"/>
          </w:tcPr>
          <w:p w14:paraId="255122AA" w14:textId="77777777" w:rsidR="00BB2D6A" w:rsidRPr="007E6A31" w:rsidRDefault="00BB2D6A" w:rsidP="007D56CE">
            <w:pPr>
              <w:snapToGrid w:val="0"/>
              <w:rPr>
                <w:rFonts w:cs="Arial"/>
                <w:color w:val="000000" w:themeColor="text1"/>
              </w:rPr>
            </w:pPr>
            <w:r w:rsidRPr="007E6A31">
              <w:rPr>
                <w:rFonts w:cs="Arial"/>
                <w:color w:val="000000" w:themeColor="text1"/>
              </w:rPr>
              <w:t>Textbox</w:t>
            </w:r>
          </w:p>
        </w:tc>
        <w:tc>
          <w:tcPr>
            <w:tcW w:w="1193" w:type="dxa"/>
          </w:tcPr>
          <w:p w14:paraId="255122AB" w14:textId="77777777" w:rsidR="00BB2D6A" w:rsidRPr="007E6A31" w:rsidRDefault="00BB2D6A" w:rsidP="007D56CE">
            <w:pPr>
              <w:snapToGrid w:val="0"/>
              <w:rPr>
                <w:rFonts w:cs="Arial"/>
                <w:color w:val="000000" w:themeColor="text1"/>
              </w:rPr>
            </w:pPr>
            <w:r w:rsidRPr="007E6A31">
              <w:rPr>
                <w:rFonts w:cs="Arial"/>
                <w:color w:val="000000" w:themeColor="text1"/>
              </w:rPr>
              <w:t>Varchar</w:t>
            </w:r>
          </w:p>
        </w:tc>
        <w:tc>
          <w:tcPr>
            <w:tcW w:w="2410" w:type="dxa"/>
          </w:tcPr>
          <w:p w14:paraId="255122AC" w14:textId="77777777" w:rsidR="00BB2D6A" w:rsidRPr="007E6A31" w:rsidRDefault="00BB2D6A" w:rsidP="007D56CE">
            <w:pPr>
              <w:snapToGrid w:val="0"/>
              <w:rPr>
                <w:rFonts w:cs="Arial"/>
                <w:color w:val="000000" w:themeColor="text1"/>
              </w:rPr>
            </w:pPr>
            <w:r w:rsidRPr="007E6A31">
              <w:rPr>
                <w:color w:val="000000" w:themeColor="text1"/>
              </w:rPr>
              <w:t>Gives the district name</w:t>
            </w:r>
          </w:p>
        </w:tc>
        <w:tc>
          <w:tcPr>
            <w:tcW w:w="1701" w:type="dxa"/>
          </w:tcPr>
          <w:p w14:paraId="255122AD" w14:textId="77777777" w:rsidR="00BB2D6A" w:rsidRPr="007E6A31" w:rsidRDefault="00BB2D6A" w:rsidP="007D56CE">
            <w:pPr>
              <w:snapToGrid w:val="0"/>
              <w:rPr>
                <w:color w:val="000000" w:themeColor="text1"/>
              </w:rPr>
            </w:pPr>
            <w:r w:rsidRPr="007E6A31">
              <w:rPr>
                <w:color w:val="000000" w:themeColor="text1"/>
              </w:rPr>
              <w:t>Enabled.</w:t>
            </w:r>
          </w:p>
        </w:tc>
        <w:tc>
          <w:tcPr>
            <w:tcW w:w="1002" w:type="dxa"/>
          </w:tcPr>
          <w:p w14:paraId="255122AE" w14:textId="77777777" w:rsidR="00BB2D6A" w:rsidRPr="007E6A31" w:rsidRDefault="00BB2D6A" w:rsidP="007D56CE">
            <w:pPr>
              <w:snapToGrid w:val="0"/>
              <w:rPr>
                <w:rFonts w:cs="Arial"/>
                <w:color w:val="000000" w:themeColor="text1"/>
              </w:rPr>
            </w:pPr>
            <w:r w:rsidRPr="007E6A31">
              <w:rPr>
                <w:rFonts w:cs="Arial"/>
                <w:color w:val="000000" w:themeColor="text1"/>
              </w:rPr>
              <w:t>N/A</w:t>
            </w:r>
          </w:p>
        </w:tc>
      </w:tr>
      <w:tr w:rsidR="007E6A31" w:rsidRPr="007E6A31" w14:paraId="255122B6" w14:textId="77777777" w:rsidTr="001A28D3">
        <w:trPr>
          <w:trHeight w:val="353"/>
        </w:trPr>
        <w:tc>
          <w:tcPr>
            <w:tcW w:w="1843" w:type="dxa"/>
          </w:tcPr>
          <w:p w14:paraId="255122B0" w14:textId="77777777" w:rsidR="00BB2D6A" w:rsidRPr="007E6A31" w:rsidRDefault="00BB2D6A" w:rsidP="007D56CE">
            <w:pPr>
              <w:snapToGrid w:val="0"/>
              <w:rPr>
                <w:rFonts w:eastAsia="Courier New" w:cs="Arial"/>
                <w:color w:val="000000" w:themeColor="text1"/>
              </w:rPr>
            </w:pPr>
            <w:r w:rsidRPr="007E6A31">
              <w:rPr>
                <w:rFonts w:cs="Arial"/>
                <w:color w:val="000000" w:themeColor="text1"/>
                <w:szCs w:val="22"/>
              </w:rPr>
              <w:t xml:space="preserve">State </w:t>
            </w:r>
          </w:p>
        </w:tc>
        <w:tc>
          <w:tcPr>
            <w:tcW w:w="1217" w:type="dxa"/>
          </w:tcPr>
          <w:p w14:paraId="255122B1" w14:textId="77777777" w:rsidR="00BB2D6A" w:rsidRPr="007E6A31" w:rsidRDefault="00BB2D6A" w:rsidP="007D56CE">
            <w:pPr>
              <w:snapToGrid w:val="0"/>
              <w:rPr>
                <w:rFonts w:cs="Arial"/>
                <w:color w:val="000000" w:themeColor="text1"/>
              </w:rPr>
            </w:pPr>
            <w:r w:rsidRPr="007E6A31">
              <w:rPr>
                <w:rFonts w:ascii="Calibri" w:hAnsi="Calibri" w:cs="Calibri"/>
                <w:color w:val="000000" w:themeColor="text1"/>
                <w:sz w:val="22"/>
                <w:szCs w:val="22"/>
              </w:rPr>
              <w:t>Dropdown</w:t>
            </w:r>
          </w:p>
        </w:tc>
        <w:tc>
          <w:tcPr>
            <w:tcW w:w="1193" w:type="dxa"/>
          </w:tcPr>
          <w:p w14:paraId="255122B2" w14:textId="77777777" w:rsidR="00BB2D6A" w:rsidRPr="007E6A31" w:rsidRDefault="00BB2D6A" w:rsidP="007D56CE">
            <w:pPr>
              <w:snapToGrid w:val="0"/>
              <w:rPr>
                <w:rFonts w:cs="Arial"/>
                <w:color w:val="000000" w:themeColor="text1"/>
              </w:rPr>
            </w:pPr>
            <w:r w:rsidRPr="007E6A31">
              <w:rPr>
                <w:rFonts w:cs="Arial"/>
                <w:color w:val="000000" w:themeColor="text1"/>
              </w:rPr>
              <w:t>Varchar</w:t>
            </w:r>
          </w:p>
        </w:tc>
        <w:tc>
          <w:tcPr>
            <w:tcW w:w="2410" w:type="dxa"/>
          </w:tcPr>
          <w:p w14:paraId="255122B3" w14:textId="77777777" w:rsidR="00BB2D6A" w:rsidRPr="007E6A31" w:rsidRDefault="00BB2D6A" w:rsidP="007D56CE">
            <w:pPr>
              <w:snapToGrid w:val="0"/>
              <w:rPr>
                <w:rFonts w:cs="Arial"/>
                <w:color w:val="000000" w:themeColor="text1"/>
              </w:rPr>
            </w:pPr>
            <w:r w:rsidRPr="007E6A31">
              <w:rPr>
                <w:color w:val="000000" w:themeColor="text1"/>
              </w:rPr>
              <w:t>Gives the List of States.</w:t>
            </w:r>
          </w:p>
        </w:tc>
        <w:tc>
          <w:tcPr>
            <w:tcW w:w="1701" w:type="dxa"/>
          </w:tcPr>
          <w:p w14:paraId="255122B4" w14:textId="77777777" w:rsidR="00BB2D6A" w:rsidRPr="007E6A31" w:rsidRDefault="00BB2D6A" w:rsidP="007D56CE">
            <w:pPr>
              <w:snapToGrid w:val="0"/>
              <w:rPr>
                <w:color w:val="000000" w:themeColor="text1"/>
              </w:rPr>
            </w:pPr>
            <w:r w:rsidRPr="007E6A31">
              <w:rPr>
                <w:color w:val="000000" w:themeColor="text1"/>
              </w:rPr>
              <w:t>Enabled.</w:t>
            </w:r>
          </w:p>
        </w:tc>
        <w:tc>
          <w:tcPr>
            <w:tcW w:w="1002" w:type="dxa"/>
          </w:tcPr>
          <w:p w14:paraId="255122B5" w14:textId="77777777" w:rsidR="00BB2D6A" w:rsidRPr="007E6A31" w:rsidRDefault="00BB2D6A" w:rsidP="007D56CE">
            <w:pPr>
              <w:snapToGrid w:val="0"/>
              <w:rPr>
                <w:rFonts w:cs="Arial"/>
                <w:color w:val="000000" w:themeColor="text1"/>
              </w:rPr>
            </w:pPr>
            <w:r w:rsidRPr="007E6A31">
              <w:rPr>
                <w:rFonts w:cs="Arial"/>
                <w:color w:val="000000" w:themeColor="text1"/>
              </w:rPr>
              <w:t>N/A</w:t>
            </w:r>
          </w:p>
        </w:tc>
      </w:tr>
      <w:tr w:rsidR="007E6A31" w:rsidRPr="007E6A31" w14:paraId="255122BD" w14:textId="77777777" w:rsidTr="001A28D3">
        <w:trPr>
          <w:trHeight w:val="398"/>
        </w:trPr>
        <w:tc>
          <w:tcPr>
            <w:tcW w:w="1843" w:type="dxa"/>
          </w:tcPr>
          <w:p w14:paraId="255122B7" w14:textId="77777777" w:rsidR="00BB2D6A" w:rsidRPr="007E6A31" w:rsidRDefault="00BB2D6A" w:rsidP="007D56CE">
            <w:pPr>
              <w:snapToGrid w:val="0"/>
              <w:rPr>
                <w:rFonts w:eastAsia="Courier New" w:cs="Arial"/>
                <w:color w:val="000000" w:themeColor="text1"/>
              </w:rPr>
            </w:pPr>
            <w:r w:rsidRPr="007E6A31">
              <w:rPr>
                <w:rFonts w:cs="Arial"/>
                <w:color w:val="000000" w:themeColor="text1"/>
                <w:szCs w:val="22"/>
              </w:rPr>
              <w:t>Country</w:t>
            </w:r>
          </w:p>
        </w:tc>
        <w:tc>
          <w:tcPr>
            <w:tcW w:w="1217" w:type="dxa"/>
          </w:tcPr>
          <w:p w14:paraId="255122B8" w14:textId="77777777" w:rsidR="00BB2D6A" w:rsidRPr="007E6A31" w:rsidRDefault="00BB2D6A" w:rsidP="007D56CE">
            <w:pPr>
              <w:snapToGrid w:val="0"/>
              <w:rPr>
                <w:rFonts w:cs="Arial"/>
                <w:color w:val="000000" w:themeColor="text1"/>
              </w:rPr>
            </w:pPr>
            <w:r w:rsidRPr="007E6A31">
              <w:rPr>
                <w:rFonts w:ascii="Calibri" w:hAnsi="Calibri" w:cs="Calibri"/>
                <w:color w:val="000000" w:themeColor="text1"/>
                <w:sz w:val="22"/>
                <w:szCs w:val="22"/>
              </w:rPr>
              <w:t>Dropdown</w:t>
            </w:r>
          </w:p>
        </w:tc>
        <w:tc>
          <w:tcPr>
            <w:tcW w:w="1193" w:type="dxa"/>
          </w:tcPr>
          <w:p w14:paraId="255122B9" w14:textId="77777777" w:rsidR="00BB2D6A" w:rsidRPr="007E6A31" w:rsidRDefault="00BB2D6A" w:rsidP="007D56CE">
            <w:pPr>
              <w:snapToGrid w:val="0"/>
              <w:rPr>
                <w:rFonts w:cs="Arial"/>
                <w:color w:val="000000" w:themeColor="text1"/>
              </w:rPr>
            </w:pPr>
            <w:r w:rsidRPr="007E6A31">
              <w:rPr>
                <w:rFonts w:cs="Arial"/>
                <w:color w:val="000000" w:themeColor="text1"/>
              </w:rPr>
              <w:t>Varchar</w:t>
            </w:r>
          </w:p>
        </w:tc>
        <w:tc>
          <w:tcPr>
            <w:tcW w:w="2410" w:type="dxa"/>
          </w:tcPr>
          <w:p w14:paraId="255122BA" w14:textId="77777777" w:rsidR="00BB2D6A" w:rsidRPr="007E6A31" w:rsidRDefault="00BB2D6A" w:rsidP="007D56CE">
            <w:pPr>
              <w:snapToGrid w:val="0"/>
              <w:rPr>
                <w:rFonts w:cs="Arial"/>
                <w:color w:val="000000" w:themeColor="text1"/>
              </w:rPr>
            </w:pPr>
            <w:r w:rsidRPr="007E6A31">
              <w:rPr>
                <w:color w:val="000000" w:themeColor="text1"/>
              </w:rPr>
              <w:t>Gives the country name</w:t>
            </w:r>
          </w:p>
        </w:tc>
        <w:tc>
          <w:tcPr>
            <w:tcW w:w="1701" w:type="dxa"/>
          </w:tcPr>
          <w:p w14:paraId="255122BB" w14:textId="77777777" w:rsidR="00BB2D6A" w:rsidRPr="007E6A31" w:rsidRDefault="00BB2D6A" w:rsidP="007D56CE">
            <w:pPr>
              <w:snapToGrid w:val="0"/>
              <w:rPr>
                <w:color w:val="000000" w:themeColor="text1"/>
              </w:rPr>
            </w:pPr>
            <w:r w:rsidRPr="007E6A31">
              <w:rPr>
                <w:color w:val="000000" w:themeColor="text1"/>
              </w:rPr>
              <w:t>Enabled.</w:t>
            </w:r>
          </w:p>
        </w:tc>
        <w:tc>
          <w:tcPr>
            <w:tcW w:w="1002" w:type="dxa"/>
          </w:tcPr>
          <w:p w14:paraId="255122BC" w14:textId="77777777" w:rsidR="00BB2D6A" w:rsidRPr="007E6A31" w:rsidRDefault="00BB2D6A" w:rsidP="007D56CE">
            <w:pPr>
              <w:snapToGrid w:val="0"/>
              <w:rPr>
                <w:rFonts w:cs="Arial"/>
                <w:color w:val="000000" w:themeColor="text1"/>
              </w:rPr>
            </w:pPr>
            <w:r w:rsidRPr="007E6A31">
              <w:rPr>
                <w:rFonts w:cs="Arial"/>
                <w:color w:val="000000" w:themeColor="text1"/>
              </w:rPr>
              <w:t>N/A</w:t>
            </w:r>
          </w:p>
        </w:tc>
      </w:tr>
      <w:tr w:rsidR="007E6A31" w:rsidRPr="007E6A31" w14:paraId="255122BF" w14:textId="77777777" w:rsidTr="001A28D3">
        <w:trPr>
          <w:trHeight w:val="353"/>
        </w:trPr>
        <w:tc>
          <w:tcPr>
            <w:tcW w:w="9366" w:type="dxa"/>
            <w:gridSpan w:val="6"/>
          </w:tcPr>
          <w:p w14:paraId="255122BE" w14:textId="77777777" w:rsidR="00670CCB" w:rsidRPr="007E6A31" w:rsidRDefault="00670CCB" w:rsidP="007D56CE">
            <w:pPr>
              <w:snapToGrid w:val="0"/>
              <w:rPr>
                <w:rFonts w:cs="Arial"/>
                <w:color w:val="000000" w:themeColor="text1"/>
              </w:rPr>
            </w:pPr>
          </w:p>
        </w:tc>
      </w:tr>
      <w:tr w:rsidR="007E6A31" w:rsidRPr="007E6A31" w14:paraId="255122C7" w14:textId="77777777" w:rsidTr="001A28D3">
        <w:trPr>
          <w:trHeight w:val="285"/>
        </w:trPr>
        <w:tc>
          <w:tcPr>
            <w:tcW w:w="1843" w:type="dxa"/>
          </w:tcPr>
          <w:p w14:paraId="255122C0" w14:textId="77777777" w:rsidR="00670CCB" w:rsidRPr="007E6A31" w:rsidRDefault="00670CCB" w:rsidP="007D56CE">
            <w:pPr>
              <w:rPr>
                <w:color w:val="000000" w:themeColor="text1"/>
                <w:lang w:val="en-US"/>
              </w:rPr>
            </w:pPr>
            <w:r w:rsidRPr="007E6A31">
              <w:rPr>
                <w:color w:val="000000" w:themeColor="text1"/>
                <w:lang w:val="en-US"/>
              </w:rPr>
              <w:t xml:space="preserve">Policy holder </w:t>
            </w:r>
            <w:r w:rsidRPr="007E6A31">
              <w:rPr>
                <w:color w:val="000000" w:themeColor="text1"/>
                <w:lang w:val="en-US"/>
              </w:rPr>
              <w:lastRenderedPageBreak/>
              <w:t>relationship to trust</w:t>
            </w:r>
          </w:p>
          <w:p w14:paraId="255122C1" w14:textId="77777777" w:rsidR="00670CCB" w:rsidRPr="007E6A31" w:rsidRDefault="00670CCB" w:rsidP="007D56CE">
            <w:pPr>
              <w:snapToGrid w:val="0"/>
              <w:rPr>
                <w:rFonts w:cs="Arial"/>
                <w:color w:val="000000" w:themeColor="text1"/>
              </w:rPr>
            </w:pPr>
          </w:p>
        </w:tc>
        <w:tc>
          <w:tcPr>
            <w:tcW w:w="1217" w:type="dxa"/>
          </w:tcPr>
          <w:p w14:paraId="255122C2" w14:textId="77777777" w:rsidR="00670CCB" w:rsidRPr="007E6A31" w:rsidRDefault="00670CCB" w:rsidP="007D56CE">
            <w:pPr>
              <w:snapToGrid w:val="0"/>
              <w:rPr>
                <w:rFonts w:cs="Arial"/>
                <w:color w:val="000000" w:themeColor="text1"/>
              </w:rPr>
            </w:pPr>
            <w:r w:rsidRPr="007E6A31">
              <w:rPr>
                <w:rFonts w:cs="Arial"/>
                <w:color w:val="000000" w:themeColor="text1"/>
              </w:rPr>
              <w:lastRenderedPageBreak/>
              <w:t>Drop down</w:t>
            </w:r>
          </w:p>
        </w:tc>
        <w:tc>
          <w:tcPr>
            <w:tcW w:w="1193" w:type="dxa"/>
          </w:tcPr>
          <w:p w14:paraId="255122C3" w14:textId="77777777" w:rsidR="00670CCB" w:rsidRPr="007E6A31" w:rsidRDefault="00670CCB" w:rsidP="007D56CE">
            <w:pPr>
              <w:snapToGrid w:val="0"/>
              <w:rPr>
                <w:rFonts w:cs="Arial"/>
                <w:color w:val="000000" w:themeColor="text1"/>
              </w:rPr>
            </w:pPr>
            <w:r w:rsidRPr="007E6A31">
              <w:rPr>
                <w:rFonts w:cs="Arial"/>
                <w:color w:val="000000" w:themeColor="text1"/>
              </w:rPr>
              <w:t>Varchar</w:t>
            </w:r>
          </w:p>
        </w:tc>
        <w:tc>
          <w:tcPr>
            <w:tcW w:w="2410" w:type="dxa"/>
          </w:tcPr>
          <w:p w14:paraId="255122C4" w14:textId="77777777" w:rsidR="00670CCB" w:rsidRPr="007E6A31" w:rsidRDefault="00670CCB" w:rsidP="008C691C">
            <w:pPr>
              <w:rPr>
                <w:rFonts w:cs="Arial"/>
                <w:color w:val="000000" w:themeColor="text1"/>
              </w:rPr>
            </w:pPr>
            <w:r w:rsidRPr="007E6A31">
              <w:rPr>
                <w:rFonts w:cs="Arial"/>
                <w:color w:val="000000" w:themeColor="text1"/>
              </w:rPr>
              <w:t xml:space="preserve">Gives the relationship of </w:t>
            </w:r>
            <w:r w:rsidRPr="007E6A31">
              <w:rPr>
                <w:rFonts w:cs="Arial"/>
                <w:color w:val="000000" w:themeColor="text1"/>
              </w:rPr>
              <w:lastRenderedPageBreak/>
              <w:t>the policyholder to the trust</w:t>
            </w:r>
            <w:r w:rsidR="008C691C" w:rsidRPr="007E6A31">
              <w:rPr>
                <w:rFonts w:cs="Arial"/>
                <w:color w:val="000000" w:themeColor="text1"/>
              </w:rPr>
              <w:t xml:space="preserve">. The values would be   </w:t>
            </w:r>
            <w:r w:rsidR="008C691C" w:rsidRPr="007E6A31">
              <w:rPr>
                <w:rFonts w:cs="Arial"/>
                <w:color w:val="000000" w:themeColor="text1"/>
              </w:rPr>
              <w:br/>
              <w:t>Settler ,Beneficiary  and Trustee</w:t>
            </w:r>
          </w:p>
        </w:tc>
        <w:tc>
          <w:tcPr>
            <w:tcW w:w="1701" w:type="dxa"/>
          </w:tcPr>
          <w:p w14:paraId="255122C5" w14:textId="77777777" w:rsidR="00670CCB" w:rsidRPr="007E6A31" w:rsidRDefault="00670CCB" w:rsidP="007D56CE">
            <w:pPr>
              <w:snapToGrid w:val="0"/>
              <w:rPr>
                <w:rFonts w:cs="Arial"/>
                <w:color w:val="000000" w:themeColor="text1"/>
              </w:rPr>
            </w:pPr>
            <w:r w:rsidRPr="007E6A31">
              <w:rPr>
                <w:color w:val="000000" w:themeColor="text1"/>
              </w:rPr>
              <w:lastRenderedPageBreak/>
              <w:t>Enabled.</w:t>
            </w:r>
          </w:p>
        </w:tc>
        <w:tc>
          <w:tcPr>
            <w:tcW w:w="1002" w:type="dxa"/>
          </w:tcPr>
          <w:p w14:paraId="255122C6"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r w:rsidR="007E6A31" w:rsidRPr="007E6A31" w14:paraId="255122CF" w14:textId="77777777" w:rsidTr="001A28D3">
        <w:trPr>
          <w:trHeight w:val="285"/>
        </w:trPr>
        <w:tc>
          <w:tcPr>
            <w:tcW w:w="1843" w:type="dxa"/>
          </w:tcPr>
          <w:p w14:paraId="255122C8" w14:textId="77777777" w:rsidR="00670CCB" w:rsidRPr="007E6A31" w:rsidRDefault="00670CCB" w:rsidP="007D56CE">
            <w:pPr>
              <w:rPr>
                <w:rFonts w:cs="Arial"/>
                <w:color w:val="000000" w:themeColor="text1"/>
              </w:rPr>
            </w:pPr>
            <w:r w:rsidRPr="007E6A31">
              <w:rPr>
                <w:rFonts w:eastAsia="Courier New" w:cs="Arial"/>
                <w:color w:val="000000" w:themeColor="text1"/>
              </w:rPr>
              <w:t>Phone Number</w:t>
            </w:r>
          </w:p>
          <w:p w14:paraId="255122C9" w14:textId="77777777" w:rsidR="00670CCB" w:rsidRPr="007E6A31" w:rsidRDefault="00670CCB" w:rsidP="007D56CE">
            <w:pPr>
              <w:snapToGrid w:val="0"/>
              <w:rPr>
                <w:rFonts w:cs="Arial"/>
                <w:color w:val="000000" w:themeColor="text1"/>
              </w:rPr>
            </w:pPr>
          </w:p>
        </w:tc>
        <w:tc>
          <w:tcPr>
            <w:tcW w:w="1217" w:type="dxa"/>
          </w:tcPr>
          <w:p w14:paraId="255122CA" w14:textId="77777777" w:rsidR="00670CCB" w:rsidRPr="007E6A31" w:rsidRDefault="00670CCB" w:rsidP="007D56CE">
            <w:pPr>
              <w:snapToGrid w:val="0"/>
              <w:rPr>
                <w:rFonts w:cs="Arial"/>
                <w:color w:val="000000" w:themeColor="text1"/>
              </w:rPr>
            </w:pPr>
            <w:r w:rsidRPr="007E6A31">
              <w:rPr>
                <w:rFonts w:cs="Arial"/>
                <w:color w:val="000000" w:themeColor="text1"/>
              </w:rPr>
              <w:t xml:space="preserve">Text Box </w:t>
            </w:r>
          </w:p>
        </w:tc>
        <w:tc>
          <w:tcPr>
            <w:tcW w:w="1193" w:type="dxa"/>
          </w:tcPr>
          <w:p w14:paraId="255122CB" w14:textId="77777777" w:rsidR="00670CCB" w:rsidRPr="007E6A31" w:rsidRDefault="00670CCB" w:rsidP="007D56CE">
            <w:pPr>
              <w:snapToGrid w:val="0"/>
              <w:rPr>
                <w:rFonts w:cs="Arial"/>
                <w:color w:val="000000" w:themeColor="text1"/>
              </w:rPr>
            </w:pPr>
            <w:r w:rsidRPr="007E6A31">
              <w:rPr>
                <w:rFonts w:cs="Arial"/>
                <w:color w:val="000000" w:themeColor="text1"/>
              </w:rPr>
              <w:t>Numeric</w:t>
            </w:r>
          </w:p>
        </w:tc>
        <w:tc>
          <w:tcPr>
            <w:tcW w:w="2410" w:type="dxa"/>
          </w:tcPr>
          <w:p w14:paraId="255122CC" w14:textId="77777777" w:rsidR="00670CCB" w:rsidRPr="007E6A31" w:rsidRDefault="00670CCB" w:rsidP="007D56CE">
            <w:pPr>
              <w:rPr>
                <w:rFonts w:cs="Arial"/>
                <w:color w:val="000000" w:themeColor="text1"/>
              </w:rPr>
            </w:pPr>
            <w:r w:rsidRPr="007E6A31">
              <w:rPr>
                <w:rFonts w:cs="Arial"/>
                <w:color w:val="000000" w:themeColor="text1"/>
              </w:rPr>
              <w:t>Gives the phone number details.</w:t>
            </w:r>
          </w:p>
        </w:tc>
        <w:tc>
          <w:tcPr>
            <w:tcW w:w="1701" w:type="dxa"/>
          </w:tcPr>
          <w:p w14:paraId="255122CD" w14:textId="77777777" w:rsidR="00670CCB" w:rsidRPr="007E6A31" w:rsidRDefault="00670CCB" w:rsidP="007D56CE">
            <w:pPr>
              <w:snapToGrid w:val="0"/>
              <w:rPr>
                <w:rFonts w:cs="Arial"/>
                <w:color w:val="000000" w:themeColor="text1"/>
              </w:rPr>
            </w:pPr>
            <w:r w:rsidRPr="007E6A31">
              <w:rPr>
                <w:color w:val="000000" w:themeColor="text1"/>
              </w:rPr>
              <w:t>Enabled.</w:t>
            </w:r>
          </w:p>
        </w:tc>
        <w:tc>
          <w:tcPr>
            <w:tcW w:w="1002" w:type="dxa"/>
          </w:tcPr>
          <w:p w14:paraId="255122CE"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r w:rsidR="007E6A31" w:rsidRPr="007E6A31" w14:paraId="255122D7" w14:textId="77777777" w:rsidTr="001A28D3">
        <w:trPr>
          <w:trHeight w:val="755"/>
        </w:trPr>
        <w:tc>
          <w:tcPr>
            <w:tcW w:w="1843" w:type="dxa"/>
          </w:tcPr>
          <w:p w14:paraId="255122D0" w14:textId="77777777" w:rsidR="00670CCB" w:rsidRPr="007E6A31" w:rsidRDefault="00670CCB" w:rsidP="007D56CE">
            <w:pPr>
              <w:rPr>
                <w:rFonts w:cs="Arial"/>
                <w:color w:val="000000" w:themeColor="text1"/>
              </w:rPr>
            </w:pPr>
            <w:r w:rsidRPr="007E6A31">
              <w:rPr>
                <w:rFonts w:eastAsia="Courier New" w:cs="Arial"/>
                <w:color w:val="000000" w:themeColor="text1"/>
              </w:rPr>
              <w:t>Type of Assignment</w:t>
            </w:r>
          </w:p>
          <w:p w14:paraId="255122D1" w14:textId="77777777" w:rsidR="00670CCB" w:rsidRPr="007E6A31" w:rsidRDefault="00670CCB" w:rsidP="007D56CE">
            <w:pPr>
              <w:snapToGrid w:val="0"/>
              <w:rPr>
                <w:rFonts w:cs="Arial"/>
                <w:color w:val="000000" w:themeColor="text1"/>
              </w:rPr>
            </w:pPr>
          </w:p>
        </w:tc>
        <w:tc>
          <w:tcPr>
            <w:tcW w:w="1217" w:type="dxa"/>
          </w:tcPr>
          <w:p w14:paraId="255122D2" w14:textId="77777777" w:rsidR="00670CCB" w:rsidRPr="007E6A31" w:rsidRDefault="00670CCB" w:rsidP="007D56CE">
            <w:pPr>
              <w:snapToGrid w:val="0"/>
              <w:rPr>
                <w:rFonts w:cs="Arial"/>
                <w:color w:val="000000" w:themeColor="text1"/>
              </w:rPr>
            </w:pPr>
            <w:r w:rsidRPr="007E6A31">
              <w:rPr>
                <w:rFonts w:cs="Arial"/>
                <w:color w:val="000000" w:themeColor="text1"/>
              </w:rPr>
              <w:t>Dropdown</w:t>
            </w:r>
          </w:p>
        </w:tc>
        <w:tc>
          <w:tcPr>
            <w:tcW w:w="1193" w:type="dxa"/>
          </w:tcPr>
          <w:p w14:paraId="255122D3" w14:textId="77777777" w:rsidR="00670CCB" w:rsidRPr="007E6A31" w:rsidRDefault="00670CCB" w:rsidP="007D56CE">
            <w:pPr>
              <w:snapToGrid w:val="0"/>
              <w:rPr>
                <w:rFonts w:cs="Arial"/>
                <w:color w:val="000000" w:themeColor="text1"/>
              </w:rPr>
            </w:pPr>
            <w:r w:rsidRPr="007E6A31">
              <w:rPr>
                <w:rFonts w:cs="Arial"/>
                <w:color w:val="000000" w:themeColor="text1"/>
              </w:rPr>
              <w:t>Varchar</w:t>
            </w:r>
          </w:p>
        </w:tc>
        <w:tc>
          <w:tcPr>
            <w:tcW w:w="2410" w:type="dxa"/>
          </w:tcPr>
          <w:p w14:paraId="255122D4" w14:textId="77777777" w:rsidR="00670CCB" w:rsidRPr="007E6A31" w:rsidRDefault="00670CCB" w:rsidP="007D56CE">
            <w:pPr>
              <w:rPr>
                <w:rFonts w:cs="Arial"/>
                <w:color w:val="000000" w:themeColor="text1"/>
              </w:rPr>
            </w:pPr>
            <w:r w:rsidRPr="007E6A31">
              <w:rPr>
                <w:rFonts w:cs="Arial"/>
                <w:color w:val="000000" w:themeColor="text1"/>
              </w:rPr>
              <w:t>Dropdown with Type of assignment (Absolute/Conditional)</w:t>
            </w:r>
          </w:p>
        </w:tc>
        <w:tc>
          <w:tcPr>
            <w:tcW w:w="1701" w:type="dxa"/>
          </w:tcPr>
          <w:p w14:paraId="255122D5" w14:textId="77777777" w:rsidR="00670CCB" w:rsidRPr="007E6A31" w:rsidRDefault="00670CCB" w:rsidP="007D56CE">
            <w:pPr>
              <w:snapToGrid w:val="0"/>
              <w:rPr>
                <w:rFonts w:cs="Arial"/>
                <w:color w:val="000000" w:themeColor="text1"/>
              </w:rPr>
            </w:pPr>
            <w:r w:rsidRPr="007E6A31">
              <w:rPr>
                <w:color w:val="000000" w:themeColor="text1"/>
              </w:rPr>
              <w:t>Enabled.</w:t>
            </w:r>
          </w:p>
        </w:tc>
        <w:tc>
          <w:tcPr>
            <w:tcW w:w="1002" w:type="dxa"/>
          </w:tcPr>
          <w:p w14:paraId="255122D6"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r w:rsidR="007E6A31" w:rsidRPr="007E6A31" w14:paraId="255122E0" w14:textId="77777777" w:rsidTr="001A28D3">
        <w:trPr>
          <w:trHeight w:val="70"/>
        </w:trPr>
        <w:tc>
          <w:tcPr>
            <w:tcW w:w="1843" w:type="dxa"/>
          </w:tcPr>
          <w:p w14:paraId="255122D8" w14:textId="77777777" w:rsidR="00670CCB" w:rsidRPr="007E6A31" w:rsidRDefault="00670CCB" w:rsidP="007D56CE">
            <w:pPr>
              <w:rPr>
                <w:color w:val="000000" w:themeColor="text1"/>
                <w:lang w:val="en-US"/>
              </w:rPr>
            </w:pPr>
            <w:r w:rsidRPr="007E6A31">
              <w:rPr>
                <w:color w:val="000000" w:themeColor="text1"/>
                <w:lang w:val="en-US"/>
              </w:rPr>
              <w:t>Assignment  Effective date</w:t>
            </w:r>
            <w:r w:rsidR="00984AE8" w:rsidRPr="007E6A31">
              <w:rPr>
                <w:color w:val="000000" w:themeColor="text1"/>
                <w:lang w:val="en-US"/>
              </w:rPr>
              <w:t>*</w:t>
            </w:r>
          </w:p>
          <w:p w14:paraId="255122D9" w14:textId="77777777" w:rsidR="00670CCB" w:rsidRPr="007E6A31" w:rsidRDefault="00670CCB" w:rsidP="007D56CE">
            <w:pPr>
              <w:ind w:left="360"/>
              <w:rPr>
                <w:rFonts w:cs="Arial"/>
                <w:color w:val="000000" w:themeColor="text1"/>
              </w:rPr>
            </w:pPr>
          </w:p>
        </w:tc>
        <w:tc>
          <w:tcPr>
            <w:tcW w:w="1217" w:type="dxa"/>
          </w:tcPr>
          <w:p w14:paraId="255122DA" w14:textId="77777777" w:rsidR="00670CCB" w:rsidRPr="007E6A31" w:rsidRDefault="00670CCB" w:rsidP="007D56CE">
            <w:pPr>
              <w:snapToGrid w:val="0"/>
              <w:rPr>
                <w:rFonts w:cs="Arial"/>
                <w:color w:val="000000" w:themeColor="text1"/>
              </w:rPr>
            </w:pPr>
            <w:r w:rsidRPr="007E6A31">
              <w:rPr>
                <w:rFonts w:cs="Arial"/>
                <w:color w:val="000000" w:themeColor="text1"/>
              </w:rPr>
              <w:t xml:space="preserve">Text Box </w:t>
            </w:r>
          </w:p>
          <w:p w14:paraId="255122DB" w14:textId="77777777" w:rsidR="00670CCB" w:rsidRPr="007E6A31" w:rsidRDefault="00670CCB" w:rsidP="007D56CE">
            <w:pPr>
              <w:snapToGrid w:val="0"/>
              <w:rPr>
                <w:rFonts w:cs="Arial"/>
                <w:color w:val="000000" w:themeColor="text1"/>
              </w:rPr>
            </w:pPr>
          </w:p>
        </w:tc>
        <w:tc>
          <w:tcPr>
            <w:tcW w:w="1193" w:type="dxa"/>
          </w:tcPr>
          <w:p w14:paraId="255122DC" w14:textId="77777777" w:rsidR="00670CCB" w:rsidRPr="007E6A31" w:rsidRDefault="00670CCB" w:rsidP="007D56CE">
            <w:pPr>
              <w:snapToGrid w:val="0"/>
              <w:rPr>
                <w:rFonts w:cs="Arial"/>
                <w:color w:val="000000" w:themeColor="text1"/>
              </w:rPr>
            </w:pPr>
            <w:r w:rsidRPr="007E6A31">
              <w:rPr>
                <w:rFonts w:cs="Arial"/>
                <w:color w:val="000000" w:themeColor="text1"/>
              </w:rPr>
              <w:t xml:space="preserve">Date </w:t>
            </w:r>
          </w:p>
        </w:tc>
        <w:tc>
          <w:tcPr>
            <w:tcW w:w="2410" w:type="dxa"/>
          </w:tcPr>
          <w:p w14:paraId="255122DD" w14:textId="77777777" w:rsidR="00670CCB" w:rsidRPr="007E6A31" w:rsidRDefault="00670CCB" w:rsidP="007D56CE">
            <w:pPr>
              <w:rPr>
                <w:rFonts w:cs="Arial"/>
                <w:color w:val="000000" w:themeColor="text1"/>
              </w:rPr>
            </w:pPr>
            <w:r w:rsidRPr="007E6A31">
              <w:rPr>
                <w:rFonts w:cs="Arial"/>
                <w:color w:val="000000" w:themeColor="text1"/>
              </w:rPr>
              <w:t>Gives the effective date of the assignment</w:t>
            </w:r>
          </w:p>
        </w:tc>
        <w:tc>
          <w:tcPr>
            <w:tcW w:w="1701" w:type="dxa"/>
          </w:tcPr>
          <w:p w14:paraId="255122DE" w14:textId="77777777" w:rsidR="00670CCB" w:rsidRPr="007E6A31" w:rsidRDefault="00670CCB" w:rsidP="007D56CE">
            <w:pPr>
              <w:snapToGrid w:val="0"/>
              <w:rPr>
                <w:rFonts w:cs="Arial"/>
                <w:color w:val="000000" w:themeColor="text1"/>
              </w:rPr>
            </w:pPr>
            <w:r w:rsidRPr="007E6A31">
              <w:rPr>
                <w:color w:val="000000" w:themeColor="text1"/>
              </w:rPr>
              <w:t>Disabled.</w:t>
            </w:r>
          </w:p>
        </w:tc>
        <w:tc>
          <w:tcPr>
            <w:tcW w:w="1002" w:type="dxa"/>
          </w:tcPr>
          <w:p w14:paraId="255122DF" w14:textId="77777777" w:rsidR="00670CCB" w:rsidRPr="007E6A31" w:rsidRDefault="00670CCB" w:rsidP="007D56CE">
            <w:pPr>
              <w:snapToGrid w:val="0"/>
              <w:rPr>
                <w:rFonts w:cs="Arial"/>
                <w:color w:val="000000" w:themeColor="text1"/>
              </w:rPr>
            </w:pPr>
            <w:r w:rsidRPr="007E6A31">
              <w:rPr>
                <w:rFonts w:cs="Arial"/>
                <w:color w:val="000000" w:themeColor="text1"/>
              </w:rPr>
              <w:t>N/A</w:t>
            </w:r>
          </w:p>
        </w:tc>
      </w:tr>
    </w:tbl>
    <w:p w14:paraId="255122E1" w14:textId="77777777" w:rsidR="00BB5C9D" w:rsidRPr="007E6A31" w:rsidRDefault="00984AE8" w:rsidP="00BB5C9D">
      <w:pPr>
        <w:rPr>
          <w:rFonts w:cs="Arial"/>
          <w:color w:val="000000" w:themeColor="text1"/>
        </w:rPr>
      </w:pPr>
      <w:r w:rsidRPr="007E6A31">
        <w:rPr>
          <w:rFonts w:cs="Arial"/>
          <w:color w:val="000000" w:themeColor="text1"/>
        </w:rPr>
        <w:t>*Date format will be dd/mm/yyyy</w:t>
      </w:r>
    </w:p>
    <w:p w14:paraId="255122E2" w14:textId="77777777" w:rsidR="00826A5B" w:rsidRPr="007E6A31" w:rsidRDefault="00826A5B" w:rsidP="00BB5C9D">
      <w:pPr>
        <w:rPr>
          <w:rFonts w:cs="Arial"/>
          <w:color w:val="000000" w:themeColor="text1"/>
        </w:rPr>
      </w:pPr>
    </w:p>
    <w:p w14:paraId="255122E3" w14:textId="77777777" w:rsidR="00826A5B" w:rsidRPr="007E6A31" w:rsidRDefault="00826A5B" w:rsidP="00BB5C9D">
      <w:pPr>
        <w:rPr>
          <w:rFonts w:cs="Arial"/>
          <w:color w:val="000000" w:themeColor="text1"/>
        </w:rPr>
      </w:pPr>
    </w:p>
    <w:p w14:paraId="255122E5" w14:textId="77777777" w:rsidR="00BB5C9D" w:rsidRPr="007E6A31" w:rsidRDefault="00BB5C9D" w:rsidP="00BB5C9D">
      <w:pPr>
        <w:rPr>
          <w:b/>
          <w:color w:val="000000" w:themeColor="text1"/>
        </w:rPr>
      </w:pPr>
    </w:p>
    <w:p w14:paraId="255122E6" w14:textId="77777777" w:rsidR="00BB5C9D" w:rsidRPr="007E6A31" w:rsidRDefault="00BB5C9D" w:rsidP="004C670D">
      <w:pPr>
        <w:pStyle w:val="Heading3"/>
        <w:numPr>
          <w:ilvl w:val="0"/>
          <w:numId w:val="0"/>
        </w:numPr>
        <w:rPr>
          <w:b/>
          <w:i w:val="0"/>
          <w:color w:val="000000" w:themeColor="text1"/>
          <w:sz w:val="22"/>
          <w:lang w:val="en-US"/>
        </w:rPr>
      </w:pPr>
      <w:bookmarkStart w:id="20" w:name="_Toc347933723"/>
      <w:r w:rsidRPr="007E6A31">
        <w:rPr>
          <w:b/>
          <w:i w:val="0"/>
          <w:color w:val="000000" w:themeColor="text1"/>
          <w:sz w:val="22"/>
          <w:lang w:val="en-US"/>
        </w:rPr>
        <w:t>View Past Assignments</w:t>
      </w:r>
      <w:bookmarkEnd w:id="20"/>
    </w:p>
    <w:p w14:paraId="255122E7" w14:textId="77777777" w:rsidR="0055437A" w:rsidRPr="007E6A31" w:rsidRDefault="0055437A" w:rsidP="0055437A">
      <w:pPr>
        <w:rPr>
          <w:color w:val="000000" w:themeColor="text1"/>
          <w:lang w:val="en-US"/>
        </w:rPr>
      </w:pPr>
    </w:p>
    <w:p w14:paraId="255122E8" w14:textId="77777777" w:rsidR="00BB5C9D" w:rsidRPr="007E6A31" w:rsidRDefault="00BB5C9D" w:rsidP="00BB5C9D">
      <w:pPr>
        <w:rPr>
          <w:color w:val="000000" w:themeColor="text1"/>
        </w:rPr>
      </w:pPr>
      <w:r w:rsidRPr="007E6A31">
        <w:rPr>
          <w:color w:val="000000" w:themeColor="text1"/>
        </w:rPr>
        <w:t>User can also have the option to view the past assignments (if made</w:t>
      </w:r>
      <w:r w:rsidR="00670CCB" w:rsidRPr="007E6A31">
        <w:rPr>
          <w:color w:val="000000" w:themeColor="text1"/>
        </w:rPr>
        <w:t xml:space="preserve"> any</w:t>
      </w:r>
      <w:r w:rsidRPr="007E6A31">
        <w:rPr>
          <w:color w:val="000000" w:themeColor="text1"/>
        </w:rPr>
        <w:t>). Once user clicks on the button “View Past Assignments”, a window opens which shows all the past assignment details (if present). If there are no Past Assignments, System will give a message “There are no past assignments present on this Policy”.</w:t>
      </w:r>
    </w:p>
    <w:p w14:paraId="255122E9" w14:textId="77777777" w:rsidR="00BB5C9D" w:rsidRPr="007E6A31" w:rsidRDefault="00BB5C9D" w:rsidP="00BB5C9D">
      <w:pPr>
        <w:rPr>
          <w:color w:val="000000" w:themeColor="text1"/>
        </w:rPr>
      </w:pPr>
    </w:p>
    <w:p w14:paraId="255122EA" w14:textId="77777777" w:rsidR="00BB5C9D" w:rsidRPr="007E6A31" w:rsidRDefault="00BB5C9D" w:rsidP="00BB5C9D">
      <w:pPr>
        <w:rPr>
          <w:color w:val="000000" w:themeColor="text1"/>
        </w:rPr>
      </w:pPr>
      <w:r w:rsidRPr="007E6A31">
        <w:rPr>
          <w:color w:val="000000" w:themeColor="text1"/>
        </w:rPr>
        <w:t>Once user clicks on the “View Past Assignments” a</w:t>
      </w:r>
      <w:r w:rsidR="0055437A" w:rsidRPr="007E6A31">
        <w:rPr>
          <w:color w:val="000000" w:themeColor="text1"/>
        </w:rPr>
        <w:t>nd if there are any past Assignee</w:t>
      </w:r>
      <w:r w:rsidRPr="007E6A31">
        <w:rPr>
          <w:color w:val="000000" w:themeColor="text1"/>
        </w:rPr>
        <w:t xml:space="preserve"> are present the new window shows the Past Assignments details.</w:t>
      </w:r>
    </w:p>
    <w:p w14:paraId="255122EB" w14:textId="77777777" w:rsidR="00BB5C9D" w:rsidRPr="007E6A31" w:rsidRDefault="00BB5C9D" w:rsidP="00BB5C9D">
      <w:pPr>
        <w:rPr>
          <w:color w:val="000000" w:themeColor="text1"/>
        </w:rPr>
      </w:pPr>
    </w:p>
    <w:p w14:paraId="255122EC" w14:textId="77777777" w:rsidR="00780965" w:rsidRPr="007E6A31" w:rsidRDefault="004A504B" w:rsidP="00780965">
      <w:pPr>
        <w:rPr>
          <w:color w:val="000000" w:themeColor="text1"/>
        </w:rPr>
      </w:pPr>
      <w:r w:rsidRPr="007E6A31">
        <w:rPr>
          <w:noProof/>
          <w:color w:val="000000" w:themeColor="text1"/>
          <w:lang w:val="en-US" w:eastAsia="en-US"/>
        </w:rPr>
        <w:lastRenderedPageBreak/>
        <w:drawing>
          <wp:inline distT="0" distB="0" distL="0" distR="0" wp14:anchorId="25512400" wp14:editId="25512401">
            <wp:extent cx="5829300" cy="38576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29300" cy="3857625"/>
                    </a:xfrm>
                    <a:prstGeom prst="rect">
                      <a:avLst/>
                    </a:prstGeom>
                    <a:noFill/>
                    <a:ln>
                      <a:noFill/>
                    </a:ln>
                  </pic:spPr>
                </pic:pic>
              </a:graphicData>
            </a:graphic>
          </wp:inline>
        </w:drawing>
      </w:r>
    </w:p>
    <w:p w14:paraId="255122ED" w14:textId="77777777" w:rsidR="00C10AB6" w:rsidRPr="007E6A31" w:rsidRDefault="00C10AB6" w:rsidP="006C356E">
      <w:pPr>
        <w:rPr>
          <w:b/>
          <w:color w:val="000000" w:themeColor="text1"/>
          <w:u w:val="single"/>
          <w:lang w:val="en-US"/>
        </w:rPr>
      </w:pPr>
    </w:p>
    <w:p w14:paraId="255122EE" w14:textId="77777777" w:rsidR="006C356E" w:rsidRPr="007E6A31" w:rsidRDefault="006C356E" w:rsidP="006C356E">
      <w:pPr>
        <w:rPr>
          <w:b/>
          <w:color w:val="000000" w:themeColor="text1"/>
          <w:u w:val="single"/>
          <w:lang w:val="en-US"/>
        </w:rPr>
      </w:pPr>
      <w:r w:rsidRPr="007E6A31">
        <w:rPr>
          <w:b/>
          <w:color w:val="000000" w:themeColor="text1"/>
          <w:u w:val="single"/>
          <w:lang w:val="en-US"/>
        </w:rPr>
        <w:t xml:space="preserve">Hyperlinks, Buttons and </w:t>
      </w:r>
      <w:r w:rsidR="0019654A" w:rsidRPr="007E6A31">
        <w:rPr>
          <w:b/>
          <w:color w:val="000000" w:themeColor="text1"/>
          <w:u w:val="single"/>
          <w:lang w:val="en-US"/>
        </w:rPr>
        <w:t>Options:</w:t>
      </w:r>
    </w:p>
    <w:p w14:paraId="255122EF" w14:textId="77777777" w:rsidR="006C356E" w:rsidRPr="007E6A31" w:rsidRDefault="006C356E" w:rsidP="006C356E">
      <w:pPr>
        <w:rPr>
          <w:color w:val="000000" w:themeColor="text1"/>
          <w:lang w:val="en-US"/>
        </w:rPr>
      </w:pPr>
    </w:p>
    <w:p w14:paraId="255122F0" w14:textId="77777777" w:rsidR="006C356E" w:rsidRPr="007E6A31" w:rsidRDefault="006C356E" w:rsidP="006C356E">
      <w:pPr>
        <w:rPr>
          <w:color w:val="000000" w:themeColor="text1"/>
          <w:lang w:val="en-US"/>
        </w:rPr>
      </w:pPr>
      <w:r w:rsidRPr="007E6A31">
        <w:rPr>
          <w:b/>
          <w:color w:val="000000" w:themeColor="text1"/>
          <w:lang w:val="en-US"/>
        </w:rPr>
        <w:t>Back –</w:t>
      </w:r>
      <w:r w:rsidRPr="007E6A31">
        <w:rPr>
          <w:color w:val="000000" w:themeColor="text1"/>
          <w:lang w:val="en-US"/>
        </w:rPr>
        <w:t xml:space="preserve"> Button:  </w:t>
      </w:r>
      <w:r w:rsidR="00C10AB6" w:rsidRPr="007E6A31">
        <w:rPr>
          <w:color w:val="000000" w:themeColor="text1"/>
          <w:lang w:val="en-US"/>
        </w:rPr>
        <w:t xml:space="preserve">This button </w:t>
      </w:r>
      <w:r w:rsidRPr="007E6A31">
        <w:rPr>
          <w:color w:val="000000" w:themeColor="text1"/>
          <w:lang w:val="en-US"/>
        </w:rPr>
        <w:t>is used to navigate back to the main screen where the Assignee details</w:t>
      </w:r>
      <w:r w:rsidR="001C1E51" w:rsidRPr="007E6A31">
        <w:rPr>
          <w:color w:val="000000" w:themeColor="text1"/>
          <w:lang w:val="en-US"/>
        </w:rPr>
        <w:t xml:space="preserve"> (</w:t>
      </w:r>
      <w:r w:rsidRPr="007E6A31">
        <w:rPr>
          <w:color w:val="000000" w:themeColor="text1"/>
          <w:lang w:val="en-US"/>
        </w:rPr>
        <w:t>added/modified.</w:t>
      </w:r>
      <w:r w:rsidR="001C1E51" w:rsidRPr="007E6A31">
        <w:rPr>
          <w:color w:val="000000" w:themeColor="text1"/>
          <w:lang w:val="en-US"/>
        </w:rPr>
        <w:t>) can be viewed.</w:t>
      </w:r>
    </w:p>
    <w:p w14:paraId="255122F1" w14:textId="77777777" w:rsidR="001C1E51" w:rsidRPr="007E6A31" w:rsidRDefault="001C1E51" w:rsidP="006C356E">
      <w:pPr>
        <w:rPr>
          <w:color w:val="000000" w:themeColor="text1"/>
          <w:lang w:val="en-US"/>
        </w:rPr>
      </w:pPr>
    </w:p>
    <w:p w14:paraId="514E67C2" w14:textId="77777777" w:rsidR="00E76D36" w:rsidRDefault="00E76D36" w:rsidP="00E76D36">
      <w:pPr>
        <w:pStyle w:val="Heading1"/>
        <w:numPr>
          <w:ilvl w:val="0"/>
          <w:numId w:val="0"/>
        </w:numPr>
        <w:spacing w:before="0" w:after="0"/>
        <w:rPr>
          <w:color w:val="000000" w:themeColor="text1"/>
        </w:rPr>
      </w:pPr>
      <w:bookmarkStart w:id="21" w:name="_AF003_%E2%80%93_User"/>
      <w:bookmarkStart w:id="22" w:name="_AF005_%E2%80%93_'Transitional"/>
      <w:bookmarkStart w:id="23" w:name="_AF006_%E2%80%93_'Transitional"/>
      <w:bookmarkStart w:id="24" w:name="_Toc347933724"/>
      <w:bookmarkEnd w:id="21"/>
      <w:bookmarkEnd w:id="22"/>
      <w:bookmarkEnd w:id="23"/>
    </w:p>
    <w:p w14:paraId="255122F3" w14:textId="7FFABDC0" w:rsidR="000F00AB" w:rsidRPr="00E76D36" w:rsidRDefault="000F00AB" w:rsidP="00E76D36">
      <w:pPr>
        <w:pStyle w:val="Heading1"/>
        <w:numPr>
          <w:ilvl w:val="0"/>
          <w:numId w:val="0"/>
        </w:numPr>
        <w:spacing w:before="0" w:after="0"/>
        <w:rPr>
          <w:color w:val="000000" w:themeColor="text1"/>
          <w:u w:val="single"/>
        </w:rPr>
      </w:pPr>
      <w:r w:rsidRPr="00E76D36">
        <w:rPr>
          <w:color w:val="000000" w:themeColor="text1"/>
          <w:u w:val="single"/>
        </w:rPr>
        <w:t>Work Flow</w:t>
      </w:r>
      <w:bookmarkEnd w:id="24"/>
    </w:p>
    <w:p w14:paraId="255122F4" w14:textId="77777777" w:rsidR="000F00AB" w:rsidRPr="007E6A31" w:rsidRDefault="000F00AB" w:rsidP="000F00AB">
      <w:pPr>
        <w:rPr>
          <w:color w:val="000000" w:themeColor="text1"/>
        </w:rPr>
      </w:pPr>
    </w:p>
    <w:p w14:paraId="255122F5" w14:textId="77777777" w:rsidR="000F00AB" w:rsidRPr="007E6A31" w:rsidRDefault="000F00AB" w:rsidP="000F00AB">
      <w:pPr>
        <w:pStyle w:val="Caption"/>
        <w:rPr>
          <w:color w:val="000000" w:themeColor="text1"/>
        </w:rPr>
      </w:pPr>
      <w:r w:rsidRPr="007E6A31">
        <w:rPr>
          <w:color w:val="000000" w:themeColor="text1"/>
        </w:rPr>
        <w:t>At Post Office:</w:t>
      </w:r>
    </w:p>
    <w:p w14:paraId="255122F6" w14:textId="77777777" w:rsidR="000F00AB" w:rsidRPr="007E6A31" w:rsidRDefault="000F00AB" w:rsidP="000F00AB">
      <w:pPr>
        <w:pStyle w:val="BodyText"/>
        <w:jc w:val="both"/>
        <w:rPr>
          <w:color w:val="000000" w:themeColor="text1"/>
        </w:rPr>
      </w:pPr>
      <w:r w:rsidRPr="007E6A31">
        <w:rPr>
          <w:color w:val="000000" w:themeColor="text1"/>
        </w:rPr>
        <w:t>- Customer submits all the documents like change request forms   at the post office.</w:t>
      </w:r>
    </w:p>
    <w:p w14:paraId="255122F7" w14:textId="77777777" w:rsidR="000F00AB" w:rsidRPr="007E6A31" w:rsidRDefault="000F00AB" w:rsidP="000F00AB">
      <w:pPr>
        <w:pStyle w:val="BodyText"/>
        <w:jc w:val="both"/>
        <w:rPr>
          <w:color w:val="000000" w:themeColor="text1"/>
        </w:rPr>
      </w:pPr>
      <w:r w:rsidRPr="007E6A31">
        <w:rPr>
          <w:color w:val="000000" w:themeColor="text1"/>
        </w:rPr>
        <w:t>-The Data Indexer will input the details in the service request screen and a request id will be generated</w:t>
      </w:r>
    </w:p>
    <w:p w14:paraId="255122F8" w14:textId="77777777" w:rsidR="000F00AB" w:rsidRPr="007E6A31" w:rsidRDefault="000F00AB" w:rsidP="000F00AB">
      <w:pPr>
        <w:pStyle w:val="Caption"/>
        <w:rPr>
          <w:color w:val="000000" w:themeColor="text1"/>
        </w:rPr>
      </w:pPr>
      <w:r w:rsidRPr="007E6A31">
        <w:rPr>
          <w:color w:val="000000" w:themeColor="text1"/>
        </w:rPr>
        <w:t xml:space="preserve">   At CPC: </w:t>
      </w:r>
    </w:p>
    <w:p w14:paraId="255122F9" w14:textId="77777777" w:rsidR="000F00AB" w:rsidRPr="007E6A31" w:rsidRDefault="000F00AB" w:rsidP="000F00AB">
      <w:pPr>
        <w:pStyle w:val="BodyText"/>
        <w:jc w:val="both"/>
        <w:rPr>
          <w:color w:val="000000" w:themeColor="text1"/>
        </w:rPr>
      </w:pPr>
      <w:r w:rsidRPr="007E6A31">
        <w:rPr>
          <w:color w:val="000000" w:themeColor="text1"/>
        </w:rPr>
        <w:t>Scanning Executive scans all the documents and sends them to Data Entry Operator.</w:t>
      </w:r>
    </w:p>
    <w:p w14:paraId="255122FA" w14:textId="77777777" w:rsidR="000F00AB" w:rsidRPr="007E6A31" w:rsidRDefault="000F00AB" w:rsidP="000F00AB">
      <w:pPr>
        <w:pStyle w:val="BodyText"/>
        <w:jc w:val="both"/>
        <w:rPr>
          <w:color w:val="000000" w:themeColor="text1"/>
        </w:rPr>
      </w:pPr>
      <w:r w:rsidRPr="007E6A31">
        <w:rPr>
          <w:color w:val="000000" w:themeColor="text1"/>
        </w:rPr>
        <w:t>Data Entry Operator verifies the details against the pre populated Data from OCR and modifies any details, if required.</w:t>
      </w:r>
    </w:p>
    <w:p w14:paraId="255122FB" w14:textId="77777777" w:rsidR="000F00AB" w:rsidRPr="007E6A31" w:rsidRDefault="000F00AB" w:rsidP="000F00AB">
      <w:pPr>
        <w:pStyle w:val="BodyText"/>
        <w:tabs>
          <w:tab w:val="left" w:pos="810"/>
        </w:tabs>
        <w:ind w:left="810" w:hanging="90"/>
        <w:rPr>
          <w:color w:val="000000" w:themeColor="text1"/>
        </w:rPr>
      </w:pPr>
      <w:r w:rsidRPr="007E6A31">
        <w:rPr>
          <w:color w:val="000000" w:themeColor="text1"/>
        </w:rPr>
        <w:t xml:space="preserve">The case is then forwarded to Non-Financial </w:t>
      </w:r>
      <w:r w:rsidR="00DF5129" w:rsidRPr="007E6A31">
        <w:rPr>
          <w:color w:val="000000" w:themeColor="text1"/>
        </w:rPr>
        <w:t>Transaction</w:t>
      </w:r>
      <w:r w:rsidRPr="007E6A31">
        <w:rPr>
          <w:color w:val="000000" w:themeColor="text1"/>
        </w:rPr>
        <w:t xml:space="preserve"> Approver for approving .Approver is authorised to approve the new nominee/assignee and any modifications to be approved.</w:t>
      </w:r>
    </w:p>
    <w:p w14:paraId="255122FC" w14:textId="77777777" w:rsidR="000F00AB" w:rsidRPr="007E6A31" w:rsidRDefault="000F00AB" w:rsidP="000F00AB">
      <w:pPr>
        <w:pStyle w:val="BodyText"/>
        <w:tabs>
          <w:tab w:val="left" w:pos="810"/>
        </w:tabs>
        <w:ind w:left="810" w:hanging="90"/>
        <w:rPr>
          <w:color w:val="000000" w:themeColor="text1"/>
        </w:rPr>
      </w:pPr>
    </w:p>
    <w:p w14:paraId="45FAF8D2" w14:textId="77777777" w:rsidR="00E76D36" w:rsidRDefault="00E76D36" w:rsidP="00E76D36">
      <w:pPr>
        <w:pStyle w:val="Heading1"/>
        <w:numPr>
          <w:ilvl w:val="0"/>
          <w:numId w:val="0"/>
        </w:numPr>
        <w:spacing w:before="0" w:after="0"/>
        <w:rPr>
          <w:color w:val="000000" w:themeColor="text1"/>
        </w:rPr>
      </w:pPr>
      <w:bookmarkStart w:id="25" w:name="_Toc347933725"/>
    </w:p>
    <w:p w14:paraId="4F7C9CAE" w14:textId="77777777" w:rsidR="00E76D36" w:rsidRDefault="00E76D36" w:rsidP="00E76D36">
      <w:pPr>
        <w:pStyle w:val="Heading1"/>
        <w:numPr>
          <w:ilvl w:val="0"/>
          <w:numId w:val="0"/>
        </w:numPr>
        <w:spacing w:before="0" w:after="0"/>
        <w:rPr>
          <w:color w:val="000000" w:themeColor="text1"/>
        </w:rPr>
      </w:pPr>
    </w:p>
    <w:p w14:paraId="0C045228" w14:textId="77777777" w:rsidR="00E76D36" w:rsidRDefault="00E76D36" w:rsidP="00E76D36">
      <w:pPr>
        <w:pStyle w:val="Heading1"/>
        <w:numPr>
          <w:ilvl w:val="0"/>
          <w:numId w:val="0"/>
        </w:numPr>
        <w:spacing w:before="0" w:after="0"/>
        <w:rPr>
          <w:color w:val="000000" w:themeColor="text1"/>
        </w:rPr>
      </w:pPr>
    </w:p>
    <w:p w14:paraId="255122FD" w14:textId="7A939D3E" w:rsidR="003B0028" w:rsidRPr="007E6A31" w:rsidRDefault="00D77832" w:rsidP="00E76D36">
      <w:pPr>
        <w:pStyle w:val="Heading1"/>
        <w:numPr>
          <w:ilvl w:val="0"/>
          <w:numId w:val="0"/>
        </w:numPr>
        <w:spacing w:before="0" w:after="0"/>
        <w:rPr>
          <w:color w:val="000000" w:themeColor="text1"/>
        </w:rPr>
      </w:pPr>
      <w:r w:rsidRPr="007E6A31">
        <w:rPr>
          <w:color w:val="000000" w:themeColor="text1"/>
        </w:rPr>
        <w:t>Business Rules</w:t>
      </w:r>
      <w:bookmarkEnd w:id="25"/>
    </w:p>
    <w:p w14:paraId="255122FE" w14:textId="77777777" w:rsidR="00BC7567" w:rsidRPr="007E6A31" w:rsidRDefault="00BC7567" w:rsidP="00BC7567">
      <w:pPr>
        <w:rPr>
          <w:color w:val="000000" w:themeColor="text1"/>
        </w:rPr>
      </w:pPr>
    </w:p>
    <w:p w14:paraId="255122FF" w14:textId="2B1B8BB9" w:rsidR="00BC7567" w:rsidRPr="007E6A31" w:rsidRDefault="007958C5" w:rsidP="00632CB1">
      <w:pPr>
        <w:pStyle w:val="ListParagraph"/>
        <w:numPr>
          <w:ilvl w:val="0"/>
          <w:numId w:val="12"/>
        </w:numPr>
        <w:rPr>
          <w:b/>
          <w:color w:val="000000" w:themeColor="text1"/>
        </w:rPr>
      </w:pPr>
      <w:r>
        <w:rPr>
          <w:b/>
          <w:color w:val="000000" w:themeColor="text1"/>
        </w:rPr>
        <w:t>ASG-BR0</w:t>
      </w:r>
      <w:r w:rsidR="00BC7567" w:rsidRPr="007E6A31">
        <w:rPr>
          <w:b/>
          <w:color w:val="000000" w:themeColor="text1"/>
        </w:rPr>
        <w:t>01</w:t>
      </w:r>
      <w:r w:rsidR="00BC7567" w:rsidRPr="007E6A31">
        <w:rPr>
          <w:color w:val="000000" w:themeColor="text1"/>
        </w:rPr>
        <w:t>-</w:t>
      </w:r>
      <w:r w:rsidR="00BC7567" w:rsidRPr="007E6A31">
        <w:rPr>
          <w:b/>
          <w:color w:val="000000" w:themeColor="text1"/>
        </w:rPr>
        <w:t>General Rules</w:t>
      </w:r>
      <w:r w:rsidR="00EA0CAC" w:rsidRPr="007E6A31">
        <w:rPr>
          <w:b/>
          <w:color w:val="000000" w:themeColor="text1"/>
        </w:rPr>
        <w:t xml:space="preserve">-  Assignment </w:t>
      </w:r>
    </w:p>
    <w:p w14:paraId="25512300" w14:textId="77777777" w:rsidR="00C45D56" w:rsidRPr="007E6A31" w:rsidRDefault="00C45D56" w:rsidP="00C45D56">
      <w:pPr>
        <w:pStyle w:val="ListParagraph"/>
        <w:ind w:left="540"/>
        <w:rPr>
          <w:b/>
          <w:color w:val="000000" w:themeColor="text1"/>
        </w:rPr>
      </w:pPr>
    </w:p>
    <w:p w14:paraId="25512301" w14:textId="77777777" w:rsidR="00BC7567" w:rsidRPr="007E6A31" w:rsidRDefault="00BC7567" w:rsidP="00BC7567">
      <w:pPr>
        <w:rPr>
          <w:color w:val="000000" w:themeColor="text1"/>
        </w:rPr>
      </w:pPr>
      <w:r w:rsidRPr="007E6A31">
        <w:rPr>
          <w:color w:val="000000" w:themeColor="text1"/>
        </w:rPr>
        <w:t>The Post Office Life Insurance Fund/RPOLIF   does not prescribe any particular forms for assignment or for nomination, or for the notice thereof, and an application on plain paper can also be used for the purpose.</w:t>
      </w:r>
    </w:p>
    <w:p w14:paraId="25512302" w14:textId="77777777" w:rsidR="00BC7567" w:rsidRPr="007E6A31" w:rsidRDefault="001A13CE" w:rsidP="001A13CE">
      <w:pPr>
        <w:tabs>
          <w:tab w:val="left" w:pos="1950"/>
        </w:tabs>
        <w:rPr>
          <w:color w:val="000000" w:themeColor="text1"/>
          <w:sz w:val="18"/>
        </w:rPr>
      </w:pPr>
      <w:r w:rsidRPr="007E6A31">
        <w:rPr>
          <w:color w:val="000000" w:themeColor="text1"/>
        </w:rPr>
        <w:tab/>
      </w:r>
    </w:p>
    <w:p w14:paraId="25512303" w14:textId="7AD73413" w:rsidR="00BC7567" w:rsidRPr="007E6A31" w:rsidRDefault="007958C5" w:rsidP="00632CB1">
      <w:pPr>
        <w:pStyle w:val="ListParagraph"/>
        <w:numPr>
          <w:ilvl w:val="0"/>
          <w:numId w:val="12"/>
        </w:numPr>
        <w:rPr>
          <w:b/>
          <w:color w:val="000000" w:themeColor="text1"/>
        </w:rPr>
      </w:pPr>
      <w:r>
        <w:rPr>
          <w:b/>
          <w:color w:val="000000" w:themeColor="text1"/>
        </w:rPr>
        <w:t>ASG-BR0</w:t>
      </w:r>
      <w:r w:rsidR="00BC7567" w:rsidRPr="007E6A31">
        <w:rPr>
          <w:b/>
          <w:color w:val="000000" w:themeColor="text1"/>
        </w:rPr>
        <w:t>02-General Rules</w:t>
      </w:r>
      <w:r w:rsidR="00EA0CAC" w:rsidRPr="007E6A31">
        <w:rPr>
          <w:b/>
          <w:color w:val="000000" w:themeColor="text1"/>
        </w:rPr>
        <w:t>- Assignment</w:t>
      </w:r>
    </w:p>
    <w:p w14:paraId="25512304" w14:textId="77777777" w:rsidR="00C45D56" w:rsidRPr="007E6A31" w:rsidRDefault="00C45D56" w:rsidP="00C45D56">
      <w:pPr>
        <w:pStyle w:val="ListParagraph"/>
        <w:ind w:left="540"/>
        <w:rPr>
          <w:b/>
          <w:color w:val="000000" w:themeColor="text1"/>
        </w:rPr>
      </w:pPr>
    </w:p>
    <w:p w14:paraId="25512305" w14:textId="77777777" w:rsidR="00BC7567" w:rsidRPr="007E6A31" w:rsidRDefault="00BC7567" w:rsidP="00BC7567">
      <w:pPr>
        <w:rPr>
          <w:color w:val="000000" w:themeColor="text1"/>
        </w:rPr>
      </w:pPr>
      <w:r w:rsidRPr="007E6A31">
        <w:rPr>
          <w:color w:val="000000" w:themeColor="text1"/>
        </w:rPr>
        <w:t>The assignment must be dated and signed by the assignor in the presence of a witness.</w:t>
      </w:r>
    </w:p>
    <w:p w14:paraId="25512306" w14:textId="77777777" w:rsidR="001A13CE" w:rsidRPr="007E6A31" w:rsidRDefault="001A13CE" w:rsidP="001A13CE">
      <w:pPr>
        <w:rPr>
          <w:b/>
          <w:color w:val="000000" w:themeColor="text1"/>
          <w:sz w:val="22"/>
        </w:rPr>
      </w:pPr>
    </w:p>
    <w:p w14:paraId="25512307" w14:textId="67E0A386" w:rsidR="001A13CE" w:rsidRPr="007E6A31" w:rsidRDefault="007958C5" w:rsidP="00632CB1">
      <w:pPr>
        <w:pStyle w:val="ListParagraph"/>
        <w:numPr>
          <w:ilvl w:val="0"/>
          <w:numId w:val="12"/>
        </w:numPr>
        <w:rPr>
          <w:b/>
          <w:color w:val="000000" w:themeColor="text1"/>
        </w:rPr>
      </w:pPr>
      <w:r>
        <w:rPr>
          <w:b/>
          <w:color w:val="000000" w:themeColor="text1"/>
        </w:rPr>
        <w:t>ASG-BR0</w:t>
      </w:r>
      <w:r w:rsidR="001A13CE" w:rsidRPr="007E6A31">
        <w:rPr>
          <w:b/>
          <w:color w:val="000000" w:themeColor="text1"/>
        </w:rPr>
        <w:t xml:space="preserve">03-General Rules-Assignment </w:t>
      </w:r>
    </w:p>
    <w:p w14:paraId="25512308" w14:textId="77777777" w:rsidR="00BC7567" w:rsidRPr="007E6A31" w:rsidRDefault="00BC7567" w:rsidP="00BC7567">
      <w:pPr>
        <w:rPr>
          <w:color w:val="000000" w:themeColor="text1"/>
        </w:rPr>
      </w:pPr>
    </w:p>
    <w:p w14:paraId="25512309" w14:textId="77777777" w:rsidR="001A13CE" w:rsidRPr="007E6A31" w:rsidRDefault="001A13CE" w:rsidP="001A13CE">
      <w:pPr>
        <w:rPr>
          <w:color w:val="000000" w:themeColor="text1"/>
        </w:rPr>
      </w:pPr>
      <w:r w:rsidRPr="007E6A31">
        <w:rPr>
          <w:color w:val="000000" w:themeColor="text1"/>
        </w:rPr>
        <w:t>Assignment of policy as a whole may be made either in favour of one person or jointly in favour of two or more persons.</w:t>
      </w:r>
    </w:p>
    <w:p w14:paraId="2551230A" w14:textId="77777777" w:rsidR="001A13CE" w:rsidRPr="007E6A31" w:rsidRDefault="001A13CE" w:rsidP="00BC7567">
      <w:pPr>
        <w:rPr>
          <w:color w:val="000000" w:themeColor="text1"/>
        </w:rPr>
      </w:pPr>
    </w:p>
    <w:p w14:paraId="2551230B" w14:textId="5F784199" w:rsidR="00BC7567" w:rsidRPr="007E6A31" w:rsidRDefault="007958C5" w:rsidP="00632CB1">
      <w:pPr>
        <w:pStyle w:val="ListParagraph"/>
        <w:numPr>
          <w:ilvl w:val="0"/>
          <w:numId w:val="12"/>
        </w:numPr>
        <w:rPr>
          <w:b/>
          <w:color w:val="000000" w:themeColor="text1"/>
          <w:sz w:val="18"/>
        </w:rPr>
      </w:pPr>
      <w:r>
        <w:rPr>
          <w:b/>
          <w:color w:val="000000" w:themeColor="text1"/>
        </w:rPr>
        <w:t>ASG-BR0</w:t>
      </w:r>
      <w:r w:rsidR="00BC7567" w:rsidRPr="007E6A31">
        <w:rPr>
          <w:b/>
          <w:color w:val="000000" w:themeColor="text1"/>
        </w:rPr>
        <w:t>0</w:t>
      </w:r>
      <w:r w:rsidR="001A13CE" w:rsidRPr="007E6A31">
        <w:rPr>
          <w:b/>
          <w:color w:val="000000" w:themeColor="text1"/>
        </w:rPr>
        <w:t>4</w:t>
      </w:r>
      <w:r w:rsidR="00BC7567" w:rsidRPr="007E6A31">
        <w:rPr>
          <w:b/>
          <w:color w:val="000000" w:themeColor="text1"/>
        </w:rPr>
        <w:t>-Assignment as security</w:t>
      </w:r>
    </w:p>
    <w:p w14:paraId="2551230C" w14:textId="77777777" w:rsidR="00C45D56" w:rsidRPr="007E6A31" w:rsidRDefault="00C45D56" w:rsidP="00C45D56">
      <w:pPr>
        <w:pStyle w:val="ListParagraph"/>
        <w:ind w:left="540"/>
        <w:rPr>
          <w:b/>
          <w:color w:val="000000" w:themeColor="text1"/>
        </w:rPr>
      </w:pPr>
    </w:p>
    <w:p w14:paraId="2551230D" w14:textId="77777777" w:rsidR="00BC7567" w:rsidRPr="007E6A31" w:rsidRDefault="00BC7567" w:rsidP="00BC7567">
      <w:pPr>
        <w:rPr>
          <w:color w:val="000000" w:themeColor="text1"/>
        </w:rPr>
      </w:pPr>
      <w:r w:rsidRPr="007E6A31">
        <w:rPr>
          <w:color w:val="000000" w:themeColor="text1"/>
        </w:rPr>
        <w:t>No need be in form of separate deed   for the case of an assignment in favour of the President of India: It acts as security for the repayment of any loan granted out of the Fund, an assignment, otherwise complete, will be inoperative against the Fund, unless a notice in writing of the assignment has been delivered to the Postmaster General/ Head of Division.</w:t>
      </w:r>
    </w:p>
    <w:p w14:paraId="2551230E" w14:textId="77777777" w:rsidR="00BC7567" w:rsidRPr="007E6A31" w:rsidRDefault="00BC7567" w:rsidP="00BC7567">
      <w:pPr>
        <w:rPr>
          <w:color w:val="000000" w:themeColor="text1"/>
          <w:sz w:val="22"/>
        </w:rPr>
      </w:pPr>
    </w:p>
    <w:p w14:paraId="2551230F" w14:textId="043C2755" w:rsidR="00BC7567" w:rsidRPr="007E6A31" w:rsidRDefault="007958C5" w:rsidP="00632CB1">
      <w:pPr>
        <w:pStyle w:val="ListParagraph"/>
        <w:numPr>
          <w:ilvl w:val="0"/>
          <w:numId w:val="12"/>
        </w:numPr>
        <w:rPr>
          <w:b/>
          <w:color w:val="000000" w:themeColor="text1"/>
        </w:rPr>
      </w:pPr>
      <w:r>
        <w:rPr>
          <w:b/>
          <w:color w:val="000000" w:themeColor="text1"/>
        </w:rPr>
        <w:t>ASG-BR0</w:t>
      </w:r>
      <w:r w:rsidR="00BC7567" w:rsidRPr="007E6A31">
        <w:rPr>
          <w:b/>
          <w:color w:val="000000" w:themeColor="text1"/>
        </w:rPr>
        <w:t>0</w:t>
      </w:r>
      <w:r w:rsidR="001A13CE" w:rsidRPr="007E6A31">
        <w:rPr>
          <w:b/>
          <w:color w:val="000000" w:themeColor="text1"/>
        </w:rPr>
        <w:t>5</w:t>
      </w:r>
      <w:r w:rsidR="00BC7567" w:rsidRPr="007E6A31">
        <w:rPr>
          <w:b/>
          <w:color w:val="000000" w:themeColor="text1"/>
        </w:rPr>
        <w:t xml:space="preserve"> –Notice of assignment</w:t>
      </w:r>
    </w:p>
    <w:p w14:paraId="25512310" w14:textId="77777777" w:rsidR="00C45D56" w:rsidRPr="007E6A31" w:rsidRDefault="00C45D56" w:rsidP="00C45D56">
      <w:pPr>
        <w:pStyle w:val="ListParagraph"/>
        <w:ind w:left="540"/>
        <w:rPr>
          <w:b/>
          <w:color w:val="000000" w:themeColor="text1"/>
        </w:rPr>
      </w:pPr>
    </w:p>
    <w:p w14:paraId="25512311" w14:textId="77777777" w:rsidR="00BC7567" w:rsidRPr="007E6A31" w:rsidRDefault="00BC7567" w:rsidP="00BC7567">
      <w:pPr>
        <w:rPr>
          <w:color w:val="000000" w:themeColor="text1"/>
        </w:rPr>
      </w:pPr>
      <w:r w:rsidRPr="007E6A31">
        <w:rPr>
          <w:color w:val="000000" w:themeColor="text1"/>
        </w:rPr>
        <w:t xml:space="preserve">The notice of assignment must be accompanied by the policy duly endorsed or, where the assignment has been effected by a separate deed, by the deed or assignment or a copy thereof duly certified to be correct by both the assigner and the assigns or their duly authorized agents. </w:t>
      </w:r>
    </w:p>
    <w:p w14:paraId="25512312" w14:textId="77777777" w:rsidR="00BC7567" w:rsidRPr="007E6A31" w:rsidRDefault="00BC7567" w:rsidP="00BC7567">
      <w:pPr>
        <w:rPr>
          <w:color w:val="000000" w:themeColor="text1"/>
          <w:sz w:val="22"/>
        </w:rPr>
      </w:pPr>
    </w:p>
    <w:p w14:paraId="25512313" w14:textId="0D517701" w:rsidR="00BC7567" w:rsidRPr="007E6A31" w:rsidRDefault="007958C5" w:rsidP="00632CB1">
      <w:pPr>
        <w:pStyle w:val="ListParagraph"/>
        <w:numPr>
          <w:ilvl w:val="0"/>
          <w:numId w:val="12"/>
        </w:numPr>
        <w:rPr>
          <w:b/>
          <w:color w:val="000000" w:themeColor="text1"/>
        </w:rPr>
      </w:pPr>
      <w:r>
        <w:rPr>
          <w:b/>
          <w:color w:val="000000" w:themeColor="text1"/>
        </w:rPr>
        <w:t>ASG-BR0</w:t>
      </w:r>
      <w:r w:rsidR="00BC7567" w:rsidRPr="007E6A31">
        <w:rPr>
          <w:b/>
          <w:color w:val="000000" w:themeColor="text1"/>
        </w:rPr>
        <w:t>0</w:t>
      </w:r>
      <w:r w:rsidR="001A13CE" w:rsidRPr="007E6A31">
        <w:rPr>
          <w:b/>
          <w:color w:val="000000" w:themeColor="text1"/>
        </w:rPr>
        <w:t>6</w:t>
      </w:r>
      <w:r w:rsidR="00BC7567" w:rsidRPr="007E6A31">
        <w:rPr>
          <w:b/>
          <w:color w:val="000000" w:themeColor="text1"/>
        </w:rPr>
        <w:t>-Priority of Assignment notices</w:t>
      </w:r>
    </w:p>
    <w:p w14:paraId="25512314" w14:textId="77777777" w:rsidR="00C45D56" w:rsidRPr="007E6A31" w:rsidRDefault="00C45D56" w:rsidP="00C45D56">
      <w:pPr>
        <w:pStyle w:val="ListParagraph"/>
        <w:ind w:left="540"/>
        <w:rPr>
          <w:b/>
          <w:color w:val="000000" w:themeColor="text1"/>
        </w:rPr>
      </w:pPr>
    </w:p>
    <w:p w14:paraId="25512315" w14:textId="77777777" w:rsidR="00BC7567" w:rsidRPr="007E6A31" w:rsidRDefault="00BC7567" w:rsidP="00BC7567">
      <w:pPr>
        <w:rPr>
          <w:color w:val="000000" w:themeColor="text1"/>
        </w:rPr>
      </w:pPr>
      <w:r w:rsidRPr="007E6A31">
        <w:rPr>
          <w:color w:val="000000" w:themeColor="text1"/>
        </w:rPr>
        <w:t>The priority of claim under a policy will be governed by the dates on which the notices of the assignments have been received by the Postmaster General/ Head of Division at his office</w:t>
      </w:r>
      <w:r w:rsidR="00826D67" w:rsidRPr="007E6A31">
        <w:rPr>
          <w:color w:val="000000" w:themeColor="text1"/>
        </w:rPr>
        <w:t>.</w:t>
      </w:r>
    </w:p>
    <w:p w14:paraId="25512316" w14:textId="77777777" w:rsidR="00BC7567" w:rsidRPr="007E6A31" w:rsidRDefault="00BC7567" w:rsidP="00BC7567">
      <w:pPr>
        <w:rPr>
          <w:color w:val="000000" w:themeColor="text1"/>
        </w:rPr>
      </w:pPr>
    </w:p>
    <w:p w14:paraId="25512317" w14:textId="39D6AE2A" w:rsidR="00BC7567" w:rsidRPr="007E6A31" w:rsidRDefault="007958C5" w:rsidP="00632CB1">
      <w:pPr>
        <w:pStyle w:val="ListParagraph"/>
        <w:numPr>
          <w:ilvl w:val="0"/>
          <w:numId w:val="12"/>
        </w:numPr>
        <w:rPr>
          <w:b/>
          <w:color w:val="000000" w:themeColor="text1"/>
        </w:rPr>
      </w:pPr>
      <w:r>
        <w:rPr>
          <w:b/>
          <w:color w:val="000000" w:themeColor="text1"/>
        </w:rPr>
        <w:t>ASG-BR0</w:t>
      </w:r>
      <w:r w:rsidR="00BC7567" w:rsidRPr="007E6A31">
        <w:rPr>
          <w:b/>
          <w:color w:val="000000" w:themeColor="text1"/>
        </w:rPr>
        <w:t>0</w:t>
      </w:r>
      <w:r w:rsidR="001A13CE" w:rsidRPr="007E6A31">
        <w:rPr>
          <w:b/>
          <w:color w:val="000000" w:themeColor="text1"/>
        </w:rPr>
        <w:t>7</w:t>
      </w:r>
      <w:r w:rsidR="00BC7567" w:rsidRPr="007E6A31">
        <w:rPr>
          <w:b/>
          <w:color w:val="000000" w:themeColor="text1"/>
        </w:rPr>
        <w:t>-Rights of assignor</w:t>
      </w:r>
    </w:p>
    <w:p w14:paraId="25512318" w14:textId="77777777" w:rsidR="00C45D56" w:rsidRPr="007E6A31" w:rsidRDefault="00C45D56" w:rsidP="00C45D56">
      <w:pPr>
        <w:pStyle w:val="ListParagraph"/>
        <w:ind w:left="540"/>
        <w:rPr>
          <w:b/>
          <w:color w:val="000000" w:themeColor="text1"/>
        </w:rPr>
      </w:pPr>
    </w:p>
    <w:p w14:paraId="25512319" w14:textId="77777777" w:rsidR="00BC7567" w:rsidRPr="007E6A31" w:rsidRDefault="00BC7567" w:rsidP="00BC7567">
      <w:pPr>
        <w:rPr>
          <w:color w:val="000000" w:themeColor="text1"/>
        </w:rPr>
      </w:pPr>
      <w:r w:rsidRPr="007E6A31">
        <w:rPr>
          <w:color w:val="000000" w:themeColor="text1"/>
        </w:rPr>
        <w:t>After the assignment of a policy is once effected, the policy cannot be dealt with any further by the assignor</w:t>
      </w:r>
      <w:r w:rsidR="00826D67" w:rsidRPr="007E6A31">
        <w:rPr>
          <w:color w:val="000000" w:themeColor="text1"/>
        </w:rPr>
        <w:t>.</w:t>
      </w:r>
    </w:p>
    <w:p w14:paraId="2551231A" w14:textId="77777777" w:rsidR="00BC7567" w:rsidRPr="007E6A31" w:rsidRDefault="00BC7567" w:rsidP="00BC7567">
      <w:pPr>
        <w:rPr>
          <w:color w:val="000000" w:themeColor="text1"/>
        </w:rPr>
      </w:pPr>
    </w:p>
    <w:p w14:paraId="2551231B" w14:textId="0450AB32" w:rsidR="00BC7567" w:rsidRPr="007E6A31" w:rsidRDefault="007958C5" w:rsidP="00632CB1">
      <w:pPr>
        <w:pStyle w:val="ListParagraph"/>
        <w:numPr>
          <w:ilvl w:val="0"/>
          <w:numId w:val="12"/>
        </w:numPr>
        <w:rPr>
          <w:b/>
          <w:color w:val="000000" w:themeColor="text1"/>
        </w:rPr>
      </w:pPr>
      <w:r>
        <w:rPr>
          <w:b/>
          <w:color w:val="000000" w:themeColor="text1"/>
        </w:rPr>
        <w:t>ASG-BR0</w:t>
      </w:r>
      <w:r w:rsidR="00BC7567" w:rsidRPr="007E6A31">
        <w:rPr>
          <w:b/>
          <w:color w:val="000000" w:themeColor="text1"/>
        </w:rPr>
        <w:t>0</w:t>
      </w:r>
      <w:r w:rsidR="001A13CE" w:rsidRPr="007E6A31">
        <w:rPr>
          <w:b/>
          <w:color w:val="000000" w:themeColor="text1"/>
        </w:rPr>
        <w:t>8</w:t>
      </w:r>
      <w:r w:rsidR="00BC7567" w:rsidRPr="007E6A31">
        <w:rPr>
          <w:b/>
          <w:color w:val="000000" w:themeColor="text1"/>
        </w:rPr>
        <w:t>-Re-assignment</w:t>
      </w:r>
    </w:p>
    <w:p w14:paraId="2551231C" w14:textId="77777777" w:rsidR="00C45D56" w:rsidRPr="007E6A31" w:rsidRDefault="00C45D56" w:rsidP="00C45D56">
      <w:pPr>
        <w:pStyle w:val="ListParagraph"/>
        <w:ind w:left="540"/>
        <w:rPr>
          <w:b/>
          <w:color w:val="000000" w:themeColor="text1"/>
        </w:rPr>
      </w:pPr>
    </w:p>
    <w:p w14:paraId="2551231D" w14:textId="77777777" w:rsidR="00BC7567" w:rsidRPr="007E6A31" w:rsidRDefault="00BC7567" w:rsidP="00BC7567">
      <w:pPr>
        <w:rPr>
          <w:color w:val="000000" w:themeColor="text1"/>
        </w:rPr>
      </w:pPr>
      <w:r w:rsidRPr="007E6A31">
        <w:rPr>
          <w:color w:val="000000" w:themeColor="text1"/>
        </w:rPr>
        <w:t xml:space="preserve">In order to enable the policy-holder to deal with the policy again he should have a re-assignment in writing in his own favour executed by the assigns, attested by one or more witnesses, and registered in the records of the Postmaster General/ Head of Division. </w:t>
      </w:r>
    </w:p>
    <w:p w14:paraId="2551231E" w14:textId="77777777" w:rsidR="00BC7567" w:rsidRPr="007E6A31" w:rsidRDefault="00BC7567" w:rsidP="00BC7567">
      <w:pPr>
        <w:rPr>
          <w:color w:val="000000" w:themeColor="text1"/>
          <w:sz w:val="22"/>
        </w:rPr>
      </w:pPr>
    </w:p>
    <w:p w14:paraId="25512327" w14:textId="5A709D02" w:rsidR="00BC7567" w:rsidRPr="007E6A31" w:rsidRDefault="007958C5" w:rsidP="00632CB1">
      <w:pPr>
        <w:pStyle w:val="ListParagraph"/>
        <w:numPr>
          <w:ilvl w:val="0"/>
          <w:numId w:val="12"/>
        </w:numPr>
        <w:rPr>
          <w:b/>
          <w:color w:val="000000" w:themeColor="text1"/>
        </w:rPr>
      </w:pPr>
      <w:r>
        <w:rPr>
          <w:b/>
          <w:color w:val="000000" w:themeColor="text1"/>
        </w:rPr>
        <w:t>ASG-BR09</w:t>
      </w:r>
      <w:r w:rsidR="00BC7567" w:rsidRPr="007E6A31">
        <w:rPr>
          <w:b/>
          <w:color w:val="000000" w:themeColor="text1"/>
        </w:rPr>
        <w:t>- Special cases -Murder of the policy holder by the legal heir(s)</w:t>
      </w:r>
    </w:p>
    <w:p w14:paraId="25512328" w14:textId="77777777" w:rsidR="00C45D56" w:rsidRPr="007E6A31" w:rsidRDefault="00BC7567" w:rsidP="00BC7567">
      <w:pPr>
        <w:rPr>
          <w:color w:val="000000" w:themeColor="text1"/>
        </w:rPr>
      </w:pPr>
      <w:r w:rsidRPr="007E6A31">
        <w:rPr>
          <w:color w:val="000000" w:themeColor="text1"/>
        </w:rPr>
        <w:tab/>
      </w:r>
    </w:p>
    <w:p w14:paraId="25512329" w14:textId="77777777" w:rsidR="00BC7567" w:rsidRPr="007E6A31" w:rsidRDefault="00BC7567" w:rsidP="00BC7567">
      <w:pPr>
        <w:rPr>
          <w:color w:val="000000" w:themeColor="text1"/>
        </w:rPr>
      </w:pPr>
      <w:r w:rsidRPr="007E6A31">
        <w:rPr>
          <w:color w:val="000000" w:themeColor="text1"/>
        </w:rPr>
        <w:t xml:space="preserve">If any of the legal heir(s) or the nominee(s)/trustee of a policy holder has been charged with the murder of the policy holder, the policy money shall not be paid to him/her unless he/she is </w:t>
      </w:r>
      <w:r w:rsidR="00AE07C0" w:rsidRPr="007E6A31">
        <w:rPr>
          <w:color w:val="000000" w:themeColor="text1"/>
        </w:rPr>
        <w:t>honourably</w:t>
      </w:r>
      <w:r w:rsidRPr="007E6A31">
        <w:rPr>
          <w:color w:val="000000" w:themeColor="text1"/>
        </w:rPr>
        <w:t xml:space="preserve"> acquitted of by the competent court of law.</w:t>
      </w:r>
    </w:p>
    <w:p w14:paraId="2551232A" w14:textId="77777777" w:rsidR="00C45D56" w:rsidRPr="007E6A31" w:rsidRDefault="00C45D56" w:rsidP="00C45D56">
      <w:pPr>
        <w:pStyle w:val="ListParagraph"/>
        <w:ind w:left="540"/>
        <w:rPr>
          <w:b/>
          <w:color w:val="000000" w:themeColor="text1"/>
          <w:sz w:val="22"/>
        </w:rPr>
      </w:pPr>
    </w:p>
    <w:p w14:paraId="25512332" w14:textId="77777777" w:rsidR="00C45D56" w:rsidRPr="007E6A31" w:rsidRDefault="00C45D56" w:rsidP="00C45D56">
      <w:pPr>
        <w:pStyle w:val="ListParagraph"/>
        <w:ind w:left="540"/>
        <w:rPr>
          <w:b/>
          <w:color w:val="000000" w:themeColor="text1"/>
          <w:sz w:val="18"/>
        </w:rPr>
      </w:pPr>
    </w:p>
    <w:p w14:paraId="25512333" w14:textId="2D29509B" w:rsidR="00072E4E" w:rsidRPr="007E6A31" w:rsidRDefault="007958C5" w:rsidP="00632CB1">
      <w:pPr>
        <w:pStyle w:val="ListParagraph"/>
        <w:numPr>
          <w:ilvl w:val="0"/>
          <w:numId w:val="12"/>
        </w:numPr>
        <w:rPr>
          <w:b/>
          <w:color w:val="000000" w:themeColor="text1"/>
        </w:rPr>
      </w:pPr>
      <w:r>
        <w:rPr>
          <w:b/>
          <w:color w:val="000000" w:themeColor="text1"/>
        </w:rPr>
        <w:t>ASG-BR0</w:t>
      </w:r>
      <w:r w:rsidR="001A13CE" w:rsidRPr="007E6A31">
        <w:rPr>
          <w:b/>
          <w:color w:val="000000" w:themeColor="text1"/>
        </w:rPr>
        <w:t>1</w:t>
      </w:r>
      <w:r>
        <w:rPr>
          <w:b/>
          <w:color w:val="000000" w:themeColor="text1"/>
        </w:rPr>
        <w:t>0</w:t>
      </w:r>
      <w:r w:rsidR="00072E4E" w:rsidRPr="007E6A31">
        <w:rPr>
          <w:b/>
          <w:color w:val="000000" w:themeColor="text1"/>
        </w:rPr>
        <w:t xml:space="preserve">-Transfer of </w:t>
      </w:r>
      <w:r w:rsidR="00AA304B" w:rsidRPr="007E6A31">
        <w:rPr>
          <w:b/>
          <w:color w:val="000000" w:themeColor="text1"/>
        </w:rPr>
        <w:t>Assignment</w:t>
      </w:r>
    </w:p>
    <w:p w14:paraId="25512334" w14:textId="77777777" w:rsidR="0055437A" w:rsidRPr="007E6A31" w:rsidRDefault="0055437A" w:rsidP="0055437A">
      <w:pPr>
        <w:ind w:left="180"/>
        <w:rPr>
          <w:b/>
          <w:color w:val="000000" w:themeColor="text1"/>
        </w:rPr>
      </w:pPr>
    </w:p>
    <w:p w14:paraId="25512335" w14:textId="77777777" w:rsidR="00BC7567" w:rsidRPr="007E6A31" w:rsidRDefault="00BC7567" w:rsidP="00BC7567">
      <w:pPr>
        <w:rPr>
          <w:color w:val="000000" w:themeColor="text1"/>
        </w:rPr>
      </w:pPr>
      <w:r w:rsidRPr="007E6A31">
        <w:rPr>
          <w:color w:val="000000" w:themeColor="text1"/>
        </w:rPr>
        <w:tab/>
        <w:t>A transfer or assignment of a policy made in accordance with the provision of section 38 of the Insurance Act, 1938 shall automatically cancel a nomination (Section 39 (4)), provided that the assignment of a policy to the insurer who bears the risk on the policy at the time of the assignment.</w:t>
      </w:r>
    </w:p>
    <w:p w14:paraId="25512336" w14:textId="77777777" w:rsidR="0055437A" w:rsidRPr="007E6A31" w:rsidRDefault="0055437A" w:rsidP="00BC7567">
      <w:pPr>
        <w:rPr>
          <w:color w:val="000000" w:themeColor="text1"/>
          <w:sz w:val="18"/>
        </w:rPr>
      </w:pPr>
    </w:p>
    <w:p w14:paraId="2551234B" w14:textId="77777777" w:rsidR="00C45D56" w:rsidRPr="007E6A31" w:rsidRDefault="00C45D56" w:rsidP="00C45D56">
      <w:pPr>
        <w:pStyle w:val="ListParagraph"/>
        <w:ind w:left="540"/>
        <w:rPr>
          <w:b/>
          <w:color w:val="000000" w:themeColor="text1"/>
          <w:sz w:val="22"/>
        </w:rPr>
      </w:pPr>
    </w:p>
    <w:p w14:paraId="2551234C" w14:textId="3B8245A7" w:rsidR="009D261D" w:rsidRPr="007E6A31" w:rsidRDefault="007958C5" w:rsidP="00632CB1">
      <w:pPr>
        <w:pStyle w:val="ListParagraph"/>
        <w:numPr>
          <w:ilvl w:val="0"/>
          <w:numId w:val="12"/>
        </w:numPr>
        <w:rPr>
          <w:b/>
          <w:color w:val="000000" w:themeColor="text1"/>
        </w:rPr>
      </w:pPr>
      <w:r>
        <w:rPr>
          <w:b/>
          <w:color w:val="000000" w:themeColor="text1"/>
        </w:rPr>
        <w:t>ASG-BR011</w:t>
      </w:r>
      <w:r w:rsidR="009D261D" w:rsidRPr="007E6A31">
        <w:rPr>
          <w:b/>
          <w:color w:val="000000" w:themeColor="text1"/>
        </w:rPr>
        <w:t xml:space="preserve">-Registration </w:t>
      </w:r>
      <w:r w:rsidR="00AA304B" w:rsidRPr="007E6A31">
        <w:rPr>
          <w:b/>
          <w:color w:val="000000" w:themeColor="text1"/>
        </w:rPr>
        <w:t xml:space="preserve">of Assignment(s) </w:t>
      </w:r>
    </w:p>
    <w:p w14:paraId="2551234D" w14:textId="77777777" w:rsidR="00C45D56" w:rsidRPr="007E6A31" w:rsidRDefault="00C45D56" w:rsidP="00BC7567">
      <w:pPr>
        <w:rPr>
          <w:color w:val="000000" w:themeColor="text1"/>
        </w:rPr>
      </w:pPr>
    </w:p>
    <w:p w14:paraId="2551234E" w14:textId="77777777" w:rsidR="00BC7567" w:rsidRPr="007E6A31" w:rsidRDefault="00BC7567" w:rsidP="00BC7567">
      <w:pPr>
        <w:rPr>
          <w:color w:val="000000" w:themeColor="text1"/>
        </w:rPr>
      </w:pPr>
      <w:r w:rsidRPr="007E6A31">
        <w:rPr>
          <w:color w:val="000000" w:themeColor="text1"/>
        </w:rPr>
        <w:t xml:space="preserve">An assignment for valuable </w:t>
      </w:r>
      <w:r w:rsidR="001A13CE" w:rsidRPr="007E6A31">
        <w:rPr>
          <w:color w:val="000000" w:themeColor="text1"/>
        </w:rPr>
        <w:t>consideration</w:t>
      </w:r>
      <w:r w:rsidRPr="007E6A31">
        <w:rPr>
          <w:color w:val="000000" w:themeColor="text1"/>
        </w:rPr>
        <w:t xml:space="preserve"> should be registered in the office of the Postmaster General/ Head of Division under this rule. </w:t>
      </w:r>
    </w:p>
    <w:p w14:paraId="2551234F" w14:textId="77777777" w:rsidR="00C45D56" w:rsidRPr="007E6A31" w:rsidRDefault="00C45D56" w:rsidP="00C45D56">
      <w:pPr>
        <w:pStyle w:val="ListParagraph"/>
        <w:ind w:left="540"/>
        <w:rPr>
          <w:b/>
          <w:color w:val="000000" w:themeColor="text1"/>
        </w:rPr>
      </w:pPr>
    </w:p>
    <w:p w14:paraId="25512350" w14:textId="44248C31" w:rsidR="009D261D" w:rsidRPr="007E6A31" w:rsidRDefault="007958C5" w:rsidP="00632CB1">
      <w:pPr>
        <w:pStyle w:val="ListParagraph"/>
        <w:numPr>
          <w:ilvl w:val="0"/>
          <w:numId w:val="12"/>
        </w:numPr>
        <w:rPr>
          <w:b/>
          <w:color w:val="000000" w:themeColor="text1"/>
          <w:szCs w:val="22"/>
        </w:rPr>
      </w:pPr>
      <w:r>
        <w:rPr>
          <w:b/>
          <w:color w:val="000000" w:themeColor="text1"/>
          <w:szCs w:val="22"/>
        </w:rPr>
        <w:t>ASG-BR012</w:t>
      </w:r>
      <w:r w:rsidR="009D261D" w:rsidRPr="007E6A31">
        <w:rPr>
          <w:b/>
          <w:color w:val="000000" w:themeColor="text1"/>
          <w:szCs w:val="22"/>
        </w:rPr>
        <w:t>-Cases where assignees are more than one</w:t>
      </w:r>
    </w:p>
    <w:p w14:paraId="25512351" w14:textId="77777777" w:rsidR="00C45D56" w:rsidRPr="007E6A31" w:rsidRDefault="00C45D56" w:rsidP="00BC7567">
      <w:pPr>
        <w:rPr>
          <w:color w:val="000000" w:themeColor="text1"/>
        </w:rPr>
      </w:pPr>
    </w:p>
    <w:p w14:paraId="25512352" w14:textId="77777777" w:rsidR="00BC7567" w:rsidRPr="007E6A31" w:rsidRDefault="00BC7567" w:rsidP="00BC7567">
      <w:pPr>
        <w:rPr>
          <w:color w:val="000000" w:themeColor="text1"/>
        </w:rPr>
      </w:pPr>
      <w:r w:rsidRPr="007E6A31">
        <w:rPr>
          <w:color w:val="000000" w:themeColor="text1"/>
        </w:rPr>
        <w:t>Assignment of policy as a whole may be made either in favour of one person or jointly in favour of two or more persons.</w:t>
      </w:r>
    </w:p>
    <w:p w14:paraId="25512353" w14:textId="77777777" w:rsidR="00C45D56" w:rsidRPr="007E6A31" w:rsidRDefault="00C45D56" w:rsidP="00C45D56">
      <w:pPr>
        <w:pStyle w:val="ListParagraph"/>
        <w:ind w:left="540"/>
        <w:rPr>
          <w:color w:val="000000" w:themeColor="text1"/>
        </w:rPr>
      </w:pPr>
    </w:p>
    <w:p w14:paraId="25512354" w14:textId="7596257F" w:rsidR="00AA304B" w:rsidRPr="007E6A31" w:rsidRDefault="007958C5" w:rsidP="00632CB1">
      <w:pPr>
        <w:pStyle w:val="ListParagraph"/>
        <w:numPr>
          <w:ilvl w:val="0"/>
          <w:numId w:val="12"/>
        </w:numPr>
        <w:rPr>
          <w:color w:val="000000" w:themeColor="text1"/>
          <w:sz w:val="22"/>
        </w:rPr>
      </w:pPr>
      <w:r>
        <w:rPr>
          <w:b/>
          <w:color w:val="000000" w:themeColor="text1"/>
        </w:rPr>
        <w:t>ASG-BR013</w:t>
      </w:r>
      <w:r w:rsidR="00AA304B" w:rsidRPr="007E6A31">
        <w:rPr>
          <w:b/>
          <w:color w:val="000000" w:themeColor="text1"/>
        </w:rPr>
        <w:t>-Cases where Assignment is made in favour of President of India</w:t>
      </w:r>
      <w:r w:rsidR="00BC7567" w:rsidRPr="007E6A31">
        <w:rPr>
          <w:color w:val="000000" w:themeColor="text1"/>
          <w:sz w:val="22"/>
        </w:rPr>
        <w:tab/>
      </w:r>
    </w:p>
    <w:p w14:paraId="25512355" w14:textId="77777777" w:rsidR="00C45D56" w:rsidRPr="007E6A31" w:rsidRDefault="00C45D56" w:rsidP="00BC7567">
      <w:pPr>
        <w:rPr>
          <w:color w:val="000000" w:themeColor="text1"/>
        </w:rPr>
      </w:pPr>
    </w:p>
    <w:p w14:paraId="25512356" w14:textId="77777777" w:rsidR="00BC7567" w:rsidRPr="007E6A31" w:rsidRDefault="00BC7567" w:rsidP="00BC7567">
      <w:pPr>
        <w:rPr>
          <w:color w:val="000000" w:themeColor="text1"/>
        </w:rPr>
      </w:pPr>
      <w:r w:rsidRPr="007E6A31">
        <w:rPr>
          <w:color w:val="000000" w:themeColor="text1"/>
        </w:rPr>
        <w:t>A policy may be assigned to the President of India for the purpose of paying estate duty payable under the Estate Duty Act, 1953 (34 of 1953) in the form prescribed in Rule 31 of the Estate Duty Rules, 1953.</w:t>
      </w:r>
    </w:p>
    <w:p w14:paraId="25512357" w14:textId="77777777" w:rsidR="00BC7567" w:rsidRPr="007E6A31" w:rsidRDefault="00BC7567" w:rsidP="00BC7567">
      <w:pPr>
        <w:rPr>
          <w:color w:val="000000" w:themeColor="text1"/>
        </w:rPr>
      </w:pPr>
      <w:r w:rsidRPr="007E6A31">
        <w:rPr>
          <w:color w:val="000000" w:themeColor="text1"/>
        </w:rPr>
        <w:tab/>
        <w:t>In the case of a policy assigned to the President of India for the purpose of paying estate duty, the assured shall surrender to the Controller of Estate Duty all former deeds of assignments or re-assignments, if any, in respect of the policy.</w:t>
      </w:r>
    </w:p>
    <w:p w14:paraId="25512358" w14:textId="77777777" w:rsidR="00C45D56" w:rsidRPr="007E6A31" w:rsidRDefault="00C45D56" w:rsidP="00C45D56">
      <w:pPr>
        <w:pStyle w:val="ListParagraph"/>
        <w:ind w:left="540"/>
        <w:rPr>
          <w:color w:val="000000" w:themeColor="text1"/>
        </w:rPr>
      </w:pPr>
    </w:p>
    <w:p w14:paraId="25512359" w14:textId="7D20028F" w:rsidR="00AA304B" w:rsidRPr="007E6A31" w:rsidRDefault="007958C5" w:rsidP="00632CB1">
      <w:pPr>
        <w:pStyle w:val="ListParagraph"/>
        <w:numPr>
          <w:ilvl w:val="0"/>
          <w:numId w:val="12"/>
        </w:numPr>
        <w:rPr>
          <w:color w:val="000000" w:themeColor="text1"/>
        </w:rPr>
      </w:pPr>
      <w:r>
        <w:rPr>
          <w:b/>
          <w:color w:val="000000" w:themeColor="text1"/>
        </w:rPr>
        <w:t>ASG-BR014</w:t>
      </w:r>
      <w:r w:rsidR="00AA304B" w:rsidRPr="007E6A31">
        <w:rPr>
          <w:b/>
          <w:color w:val="000000" w:themeColor="text1"/>
        </w:rPr>
        <w:t xml:space="preserve"> –Cases of Material misrepresentation</w:t>
      </w:r>
    </w:p>
    <w:p w14:paraId="2551235A" w14:textId="77777777" w:rsidR="00C45D56" w:rsidRPr="007E6A31" w:rsidRDefault="00C45D56" w:rsidP="00AA304B">
      <w:pPr>
        <w:pStyle w:val="ListParagraph"/>
        <w:ind w:left="540"/>
        <w:rPr>
          <w:color w:val="000000" w:themeColor="text1"/>
        </w:rPr>
      </w:pPr>
    </w:p>
    <w:p w14:paraId="2551235B" w14:textId="77777777" w:rsidR="00BC7567" w:rsidRPr="007E6A31" w:rsidRDefault="00BC7567" w:rsidP="00AA304B">
      <w:pPr>
        <w:pStyle w:val="ListParagraph"/>
        <w:ind w:left="540"/>
        <w:rPr>
          <w:color w:val="000000" w:themeColor="text1"/>
        </w:rPr>
      </w:pPr>
      <w:r w:rsidRPr="007E6A31">
        <w:rPr>
          <w:color w:val="000000" w:themeColor="text1"/>
        </w:rPr>
        <w:t xml:space="preserve">Wrong information furnished by a person or suppression of factual information by a person admitted to the benefits of the PLI Fund/RPLI Fund will, at the discretion of the Postmaster General, render voidable the contract concluded with that person and lead to forfeiture of all payments made by him. </w:t>
      </w:r>
    </w:p>
    <w:p w14:paraId="2551235C" w14:textId="77777777" w:rsidR="00ED4E3D" w:rsidRPr="007E6A31" w:rsidRDefault="00ED4E3D" w:rsidP="00AA304B">
      <w:pPr>
        <w:pStyle w:val="ListParagraph"/>
        <w:ind w:left="540"/>
        <w:rPr>
          <w:color w:val="000000" w:themeColor="text1"/>
        </w:rPr>
      </w:pPr>
    </w:p>
    <w:p w14:paraId="25512361" w14:textId="77777777" w:rsidR="00826A5B" w:rsidRPr="007E6A31" w:rsidRDefault="00826A5B" w:rsidP="00ED4E3D">
      <w:pPr>
        <w:rPr>
          <w:b/>
          <w:color w:val="000000" w:themeColor="text1"/>
        </w:rPr>
      </w:pPr>
    </w:p>
    <w:p w14:paraId="25512362" w14:textId="46B15CCF" w:rsidR="00826A5B" w:rsidRPr="007E6A31" w:rsidRDefault="007958C5" w:rsidP="00632CB1">
      <w:pPr>
        <w:pStyle w:val="ListParagraph"/>
        <w:numPr>
          <w:ilvl w:val="0"/>
          <w:numId w:val="12"/>
        </w:numPr>
        <w:rPr>
          <w:b/>
          <w:color w:val="000000" w:themeColor="text1"/>
        </w:rPr>
      </w:pPr>
      <w:r>
        <w:rPr>
          <w:b/>
          <w:color w:val="000000" w:themeColor="text1"/>
        </w:rPr>
        <w:t>ASG-BR015</w:t>
      </w:r>
      <w:r w:rsidR="00826A5B" w:rsidRPr="007E6A31">
        <w:rPr>
          <w:b/>
          <w:color w:val="000000" w:themeColor="text1"/>
        </w:rPr>
        <w:t xml:space="preserve"> Assignment Modification</w:t>
      </w:r>
      <w:r w:rsidR="00C850C2">
        <w:rPr>
          <w:b/>
          <w:color w:val="000000" w:themeColor="text1"/>
        </w:rPr>
        <w:t>(Reassignment)</w:t>
      </w:r>
    </w:p>
    <w:p w14:paraId="25512363" w14:textId="77777777" w:rsidR="00826A5B" w:rsidRPr="007E6A31" w:rsidRDefault="00826A5B" w:rsidP="00826A5B">
      <w:pPr>
        <w:pStyle w:val="ListParagraph"/>
        <w:ind w:left="540"/>
        <w:rPr>
          <w:b/>
          <w:color w:val="000000" w:themeColor="text1"/>
        </w:rPr>
      </w:pPr>
    </w:p>
    <w:p w14:paraId="25512364" w14:textId="77777777" w:rsidR="00826A5B" w:rsidRPr="007E6A31" w:rsidRDefault="00826A5B" w:rsidP="00E43155">
      <w:pPr>
        <w:rPr>
          <w:color w:val="000000" w:themeColor="text1"/>
        </w:rPr>
      </w:pPr>
      <w:r w:rsidRPr="007E6A31">
        <w:rPr>
          <w:color w:val="000000" w:themeColor="text1"/>
        </w:rPr>
        <w:t>At a time only one Active assignment exist</w:t>
      </w:r>
      <w:r w:rsidR="00D255B9" w:rsidRPr="007E6A31">
        <w:rPr>
          <w:color w:val="000000" w:themeColor="text1"/>
        </w:rPr>
        <w:t>s</w:t>
      </w:r>
      <w:r w:rsidRPr="007E6A31">
        <w:rPr>
          <w:color w:val="000000" w:themeColor="text1"/>
        </w:rPr>
        <w:t>.</w:t>
      </w:r>
      <w:r w:rsidR="00D255B9" w:rsidRPr="007E6A31">
        <w:rPr>
          <w:color w:val="000000" w:themeColor="text1"/>
        </w:rPr>
        <w:t xml:space="preserve"> System Changes</w:t>
      </w:r>
      <w:r w:rsidRPr="007E6A31">
        <w:rPr>
          <w:color w:val="000000" w:themeColor="text1"/>
        </w:rPr>
        <w:t xml:space="preserve"> the Assignment status to Reassigned and on </w:t>
      </w:r>
      <w:r w:rsidR="00E43155" w:rsidRPr="007E6A31">
        <w:rPr>
          <w:color w:val="000000" w:themeColor="text1"/>
        </w:rPr>
        <w:t xml:space="preserve">clicking the Add Assignment </w:t>
      </w:r>
      <w:r w:rsidRPr="007E6A31">
        <w:rPr>
          <w:color w:val="000000" w:themeColor="text1"/>
        </w:rPr>
        <w:t xml:space="preserve">button or </w:t>
      </w:r>
      <w:r w:rsidR="00E43155" w:rsidRPr="007E6A31">
        <w:rPr>
          <w:color w:val="000000" w:themeColor="text1"/>
        </w:rPr>
        <w:t>Screen exit the System pushes the expired assignment to the past Assignment screen.</w:t>
      </w:r>
    </w:p>
    <w:p w14:paraId="25512365" w14:textId="77777777" w:rsidR="00E43155" w:rsidRPr="007E6A31" w:rsidRDefault="00E43155" w:rsidP="00E43155">
      <w:pPr>
        <w:rPr>
          <w:color w:val="000000" w:themeColor="text1"/>
        </w:rPr>
      </w:pPr>
    </w:p>
    <w:p w14:paraId="25512366" w14:textId="77777777" w:rsidR="00E43155" w:rsidRPr="007E6A31" w:rsidRDefault="00E43155" w:rsidP="00E43155">
      <w:pPr>
        <w:rPr>
          <w:color w:val="000000" w:themeColor="text1"/>
        </w:rPr>
      </w:pPr>
      <w:r w:rsidRPr="007E6A31">
        <w:rPr>
          <w:color w:val="000000" w:themeColor="text1"/>
        </w:rPr>
        <w:t>All past Assignments are listed on the screen in order with the latest expired assignment on top.</w:t>
      </w:r>
    </w:p>
    <w:p w14:paraId="25512367" w14:textId="77777777" w:rsidR="00826A5B" w:rsidRPr="007E6A31" w:rsidRDefault="00826A5B" w:rsidP="00ED4E3D">
      <w:pPr>
        <w:rPr>
          <w:color w:val="000000" w:themeColor="text1"/>
        </w:rPr>
      </w:pPr>
    </w:p>
    <w:p w14:paraId="25512368" w14:textId="77777777" w:rsidR="009107CF" w:rsidRPr="007E6A31" w:rsidRDefault="009107CF" w:rsidP="00AA304B">
      <w:pPr>
        <w:pStyle w:val="ListParagraph"/>
        <w:ind w:left="540"/>
        <w:rPr>
          <w:color w:val="000000" w:themeColor="text1"/>
        </w:rPr>
      </w:pPr>
    </w:p>
    <w:p w14:paraId="25512369" w14:textId="77777777" w:rsidR="003B0028" w:rsidRPr="007E6A31" w:rsidRDefault="00D77832" w:rsidP="007958C5">
      <w:pPr>
        <w:pStyle w:val="Heading1"/>
        <w:numPr>
          <w:ilvl w:val="0"/>
          <w:numId w:val="0"/>
        </w:numPr>
        <w:spacing w:before="0" w:after="0"/>
        <w:rPr>
          <w:color w:val="000000" w:themeColor="text1"/>
        </w:rPr>
      </w:pPr>
      <w:bookmarkStart w:id="26" w:name="_Toc347933726"/>
      <w:r w:rsidRPr="007E6A31">
        <w:rPr>
          <w:color w:val="000000" w:themeColor="text1"/>
        </w:rPr>
        <w:t>References</w:t>
      </w:r>
      <w:bookmarkEnd w:id="26"/>
    </w:p>
    <w:p w14:paraId="2551236A" w14:textId="77777777" w:rsidR="003B07BF" w:rsidRPr="007E6A31" w:rsidRDefault="003B07BF" w:rsidP="003B07BF">
      <w:pPr>
        <w:rPr>
          <w:color w:val="000000" w:themeColor="text1"/>
        </w:rPr>
      </w:pPr>
    </w:p>
    <w:p w14:paraId="2551236B" w14:textId="77777777" w:rsidR="003B07BF" w:rsidRPr="007E6A31" w:rsidRDefault="003B07BF" w:rsidP="003B07BF">
      <w:pPr>
        <w:rPr>
          <w:color w:val="000000" w:themeColor="text1"/>
        </w:rPr>
      </w:pPr>
    </w:p>
    <w:tbl>
      <w:tblPr>
        <w:tblW w:w="8741" w:type="dxa"/>
        <w:tblInd w:w="108" w:type="dxa"/>
        <w:tblLayout w:type="fixed"/>
        <w:tblLook w:val="0000" w:firstRow="0" w:lastRow="0" w:firstColumn="0" w:lastColumn="0" w:noHBand="0" w:noVBand="0"/>
      </w:tblPr>
      <w:tblGrid>
        <w:gridCol w:w="1002"/>
        <w:gridCol w:w="1608"/>
        <w:gridCol w:w="6131"/>
      </w:tblGrid>
      <w:tr w:rsidR="007E6A31" w:rsidRPr="007E6A31" w14:paraId="2551236F" w14:textId="77777777" w:rsidTr="00C1713C">
        <w:trPr>
          <w:trHeight w:val="234"/>
          <w:tblHeader/>
        </w:trPr>
        <w:tc>
          <w:tcPr>
            <w:tcW w:w="1002" w:type="dxa"/>
            <w:tcBorders>
              <w:top w:val="single" w:sz="4" w:space="0" w:color="000000"/>
              <w:left w:val="single" w:sz="4" w:space="0" w:color="000000"/>
              <w:bottom w:val="single" w:sz="4" w:space="0" w:color="000000"/>
            </w:tcBorders>
            <w:shd w:val="clear" w:color="auto" w:fill="8DB3E2" w:themeFill="text2" w:themeFillTint="66"/>
          </w:tcPr>
          <w:p w14:paraId="2551236C" w14:textId="77777777" w:rsidR="000E12A4" w:rsidRPr="007E6A31" w:rsidRDefault="000E12A4" w:rsidP="00412E5F">
            <w:pPr>
              <w:snapToGrid w:val="0"/>
              <w:rPr>
                <w:rFonts w:cs="Arial"/>
                <w:b/>
                <w:color w:val="000000" w:themeColor="text1"/>
                <w:szCs w:val="22"/>
              </w:rPr>
            </w:pPr>
            <w:r w:rsidRPr="007E6A31">
              <w:rPr>
                <w:rFonts w:cs="Arial"/>
                <w:b/>
                <w:color w:val="000000" w:themeColor="text1"/>
                <w:szCs w:val="22"/>
              </w:rPr>
              <w:t>Serial No.</w:t>
            </w:r>
          </w:p>
        </w:tc>
        <w:tc>
          <w:tcPr>
            <w:tcW w:w="1608" w:type="dxa"/>
            <w:tcBorders>
              <w:top w:val="single" w:sz="4" w:space="0" w:color="000000"/>
              <w:left w:val="single" w:sz="4" w:space="0" w:color="000000"/>
              <w:bottom w:val="single" w:sz="4" w:space="0" w:color="000000"/>
            </w:tcBorders>
            <w:shd w:val="clear" w:color="auto" w:fill="8DB3E2" w:themeFill="text2" w:themeFillTint="66"/>
          </w:tcPr>
          <w:p w14:paraId="2551236D" w14:textId="77777777" w:rsidR="000E12A4" w:rsidRPr="007E6A31" w:rsidRDefault="000E12A4" w:rsidP="00412E5F">
            <w:pPr>
              <w:snapToGrid w:val="0"/>
              <w:rPr>
                <w:rFonts w:cs="Arial"/>
                <w:b/>
                <w:color w:val="000000" w:themeColor="text1"/>
                <w:sz w:val="22"/>
                <w:szCs w:val="22"/>
              </w:rPr>
            </w:pPr>
            <w:r w:rsidRPr="007E6A31">
              <w:rPr>
                <w:rFonts w:cs="Arial"/>
                <w:b/>
                <w:color w:val="000000" w:themeColor="text1"/>
                <w:szCs w:val="22"/>
              </w:rPr>
              <w:t>Document</w:t>
            </w:r>
          </w:p>
        </w:tc>
        <w:tc>
          <w:tcPr>
            <w:tcW w:w="613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2551236E" w14:textId="77777777" w:rsidR="000E12A4" w:rsidRPr="007E6A31" w:rsidRDefault="000E12A4" w:rsidP="00412E5F">
            <w:pPr>
              <w:snapToGrid w:val="0"/>
              <w:jc w:val="center"/>
              <w:rPr>
                <w:rFonts w:cs="Arial"/>
                <w:b/>
                <w:color w:val="000000" w:themeColor="text1"/>
                <w:sz w:val="22"/>
                <w:szCs w:val="22"/>
              </w:rPr>
            </w:pPr>
            <w:r w:rsidRPr="007E6A31">
              <w:rPr>
                <w:rFonts w:cs="Arial"/>
                <w:b/>
                <w:color w:val="000000" w:themeColor="text1"/>
                <w:szCs w:val="22"/>
              </w:rPr>
              <w:t>Link</w:t>
            </w:r>
          </w:p>
        </w:tc>
      </w:tr>
      <w:tr w:rsidR="007E6A31" w:rsidRPr="007E6A31" w14:paraId="25512374" w14:textId="77777777" w:rsidTr="00C1713C">
        <w:trPr>
          <w:trHeight w:val="234"/>
          <w:tblHeader/>
        </w:trPr>
        <w:tc>
          <w:tcPr>
            <w:tcW w:w="1002" w:type="dxa"/>
            <w:tcBorders>
              <w:top w:val="single" w:sz="4" w:space="0" w:color="000000"/>
              <w:left w:val="single" w:sz="4" w:space="0" w:color="000000"/>
              <w:bottom w:val="single" w:sz="4" w:space="0" w:color="000000"/>
            </w:tcBorders>
          </w:tcPr>
          <w:p w14:paraId="25512370" w14:textId="77777777" w:rsidR="000E12A4" w:rsidRPr="007E6A31" w:rsidRDefault="000E12A4" w:rsidP="00412E5F">
            <w:pPr>
              <w:snapToGrid w:val="0"/>
              <w:rPr>
                <w:rFonts w:cs="Arial"/>
                <w:color w:val="000000" w:themeColor="text1"/>
                <w:szCs w:val="22"/>
              </w:rPr>
            </w:pPr>
            <w:r w:rsidRPr="007E6A31">
              <w:rPr>
                <w:rFonts w:cs="Arial"/>
                <w:color w:val="000000" w:themeColor="text1"/>
                <w:szCs w:val="22"/>
              </w:rPr>
              <w:t>1</w:t>
            </w:r>
          </w:p>
          <w:p w14:paraId="25512371" w14:textId="77777777" w:rsidR="000E12A4" w:rsidRPr="007E6A31" w:rsidRDefault="000E12A4" w:rsidP="000E12A4">
            <w:pPr>
              <w:rPr>
                <w:rFonts w:cs="Arial"/>
                <w:color w:val="000000" w:themeColor="text1"/>
                <w:szCs w:val="22"/>
              </w:rPr>
            </w:pPr>
          </w:p>
        </w:tc>
        <w:tc>
          <w:tcPr>
            <w:tcW w:w="1608" w:type="dxa"/>
            <w:tcBorders>
              <w:top w:val="single" w:sz="4" w:space="0" w:color="000000"/>
              <w:left w:val="single" w:sz="4" w:space="0" w:color="000000"/>
              <w:bottom w:val="single" w:sz="4" w:space="0" w:color="000000"/>
            </w:tcBorders>
          </w:tcPr>
          <w:p w14:paraId="25512372" w14:textId="77777777" w:rsidR="000E12A4" w:rsidRPr="007E6A31" w:rsidRDefault="000E12A4" w:rsidP="00412E5F">
            <w:pPr>
              <w:snapToGrid w:val="0"/>
              <w:rPr>
                <w:rFonts w:cs="Arial"/>
                <w:color w:val="000000" w:themeColor="text1"/>
                <w:szCs w:val="22"/>
              </w:rPr>
            </w:pPr>
            <w:r w:rsidRPr="007E6A31">
              <w:rPr>
                <w:rFonts w:cs="Arial"/>
                <w:color w:val="000000" w:themeColor="text1"/>
                <w:szCs w:val="22"/>
              </w:rPr>
              <w:t>POLI Rules 2011</w:t>
            </w:r>
          </w:p>
        </w:tc>
        <w:tc>
          <w:tcPr>
            <w:tcW w:w="6131" w:type="dxa"/>
            <w:tcBorders>
              <w:top w:val="single" w:sz="4" w:space="0" w:color="000000"/>
              <w:left w:val="single" w:sz="4" w:space="0" w:color="000000"/>
              <w:bottom w:val="single" w:sz="4" w:space="0" w:color="000000"/>
              <w:right w:val="single" w:sz="4" w:space="0" w:color="000000"/>
            </w:tcBorders>
          </w:tcPr>
          <w:p w14:paraId="25512373" w14:textId="4027C2E0" w:rsidR="000E12A4" w:rsidRPr="007E6A31" w:rsidRDefault="007958C5" w:rsidP="00412E5F">
            <w:pPr>
              <w:snapToGrid w:val="0"/>
              <w:jc w:val="center"/>
              <w:rPr>
                <w:rFonts w:asciiTheme="minorHAnsi" w:hAnsiTheme="minorHAnsi" w:cstheme="minorHAnsi"/>
                <w:color w:val="000000" w:themeColor="text1"/>
                <w:sz w:val="22"/>
                <w:szCs w:val="22"/>
              </w:rPr>
            </w:pPr>
            <w:hyperlink r:id="rId27" w:history="1">
              <w:r>
                <w:rPr>
                  <w:rStyle w:val="Hyperlink"/>
                  <w:rFonts w:asciiTheme="minorHAnsi" w:hAnsiTheme="minorHAnsi" w:cstheme="minorHAnsi"/>
                  <w:color w:val="000000" w:themeColor="text1"/>
                  <w:sz w:val="22"/>
                  <w:szCs w:val="22"/>
                </w:rPr>
                <w:t>ESankalan</w:t>
              </w:r>
            </w:hyperlink>
          </w:p>
        </w:tc>
      </w:tr>
    </w:tbl>
    <w:p w14:paraId="25512381" w14:textId="77777777" w:rsidR="009D0408" w:rsidRPr="007E6A31" w:rsidRDefault="009D0408">
      <w:pPr>
        <w:rPr>
          <w:color w:val="000000" w:themeColor="text1"/>
        </w:rPr>
      </w:pPr>
    </w:p>
    <w:p w14:paraId="25512382" w14:textId="77777777" w:rsidR="009D0408" w:rsidRPr="007E6A31" w:rsidRDefault="009D0408">
      <w:pPr>
        <w:rPr>
          <w:color w:val="000000" w:themeColor="text1"/>
        </w:rPr>
      </w:pPr>
    </w:p>
    <w:p w14:paraId="25512386" w14:textId="77777777" w:rsidR="006D71FD" w:rsidRPr="007E6A31" w:rsidRDefault="006D71FD" w:rsidP="00142E1B">
      <w:pPr>
        <w:pStyle w:val="BodyText"/>
        <w:spacing w:after="0"/>
        <w:ind w:left="0" w:firstLine="720"/>
        <w:rPr>
          <w:color w:val="000000" w:themeColor="text1"/>
        </w:rPr>
      </w:pPr>
    </w:p>
    <w:p w14:paraId="25512387" w14:textId="77777777" w:rsidR="00142E1B" w:rsidRPr="007E6A31" w:rsidRDefault="00142E1B" w:rsidP="007958C5">
      <w:pPr>
        <w:pStyle w:val="Heading1"/>
        <w:numPr>
          <w:ilvl w:val="0"/>
          <w:numId w:val="0"/>
        </w:numPr>
        <w:spacing w:before="0" w:after="0"/>
        <w:rPr>
          <w:color w:val="000000" w:themeColor="text1"/>
        </w:rPr>
      </w:pPr>
      <w:bookmarkStart w:id="27" w:name="_Toc329787691"/>
      <w:bookmarkStart w:id="28" w:name="_Toc347933728"/>
      <w:r w:rsidRPr="007E6A31">
        <w:rPr>
          <w:color w:val="000000" w:themeColor="text1"/>
        </w:rPr>
        <w:t>Reports/Interfaces</w:t>
      </w:r>
      <w:bookmarkEnd w:id="27"/>
      <w:bookmarkEnd w:id="28"/>
    </w:p>
    <w:p w14:paraId="25512388" w14:textId="77777777" w:rsidR="00BC7567" w:rsidRPr="007E6A31" w:rsidRDefault="00BC7567" w:rsidP="00BC7567">
      <w:pPr>
        <w:rPr>
          <w:color w:val="000000" w:themeColor="text1"/>
        </w:rPr>
      </w:pPr>
    </w:p>
    <w:p w14:paraId="25512389" w14:textId="77777777" w:rsidR="00BC7567" w:rsidRPr="007E6A31" w:rsidRDefault="00BC7567" w:rsidP="00BC7567">
      <w:pPr>
        <w:rPr>
          <w:color w:val="000000" w:themeColor="text1"/>
        </w:rPr>
      </w:pPr>
    </w:p>
    <w:p w14:paraId="2551238A" w14:textId="77777777" w:rsidR="009D0408" w:rsidRPr="007E6A31" w:rsidRDefault="009D0408" w:rsidP="00142E1B">
      <w:pPr>
        <w:rPr>
          <w:color w:val="000000" w:themeColor="text1"/>
        </w:rPr>
      </w:pPr>
    </w:p>
    <w:p w14:paraId="255123A0" w14:textId="77777777" w:rsidR="000C723B" w:rsidRPr="007E6A31" w:rsidRDefault="0077096E" w:rsidP="007958C5">
      <w:pPr>
        <w:pStyle w:val="Heading2"/>
        <w:numPr>
          <w:ilvl w:val="0"/>
          <w:numId w:val="0"/>
        </w:numPr>
        <w:rPr>
          <w:color w:val="000000" w:themeColor="text1"/>
          <w:sz w:val="22"/>
          <w:lang w:val="en-US"/>
        </w:rPr>
      </w:pPr>
      <w:bookmarkStart w:id="29" w:name="_Toc347933730"/>
      <w:r w:rsidRPr="007E6A31">
        <w:rPr>
          <w:color w:val="000000" w:themeColor="text1"/>
          <w:sz w:val="22"/>
          <w:lang w:val="en-US"/>
        </w:rPr>
        <w:t>Reports</w:t>
      </w:r>
      <w:bookmarkEnd w:id="29"/>
    </w:p>
    <w:p w14:paraId="255123A1" w14:textId="25026E35" w:rsidR="00F24990" w:rsidRPr="007E6A31" w:rsidRDefault="00F24990" w:rsidP="00F24990">
      <w:pPr>
        <w:shd w:val="clear" w:color="auto" w:fill="FFFFFF"/>
        <w:rPr>
          <w:rFonts w:cs="Arial"/>
          <w:color w:val="000000" w:themeColor="text1"/>
          <w:lang w:val="en-US"/>
        </w:rPr>
      </w:pPr>
      <w:r w:rsidRPr="007E6A31">
        <w:rPr>
          <w:color w:val="000000" w:themeColor="text1"/>
          <w:lang w:val="en-US"/>
        </w:rPr>
        <w:t xml:space="preserve">Reports for Assignment </w:t>
      </w:r>
      <w:r w:rsidR="007958C5">
        <w:rPr>
          <w:color w:val="000000" w:themeColor="text1"/>
          <w:lang w:val="en-US"/>
        </w:rPr>
        <w:t xml:space="preserve"> to be decided by Business Team</w:t>
      </w:r>
    </w:p>
    <w:p w14:paraId="255123A2" w14:textId="77777777" w:rsidR="00F24990" w:rsidRPr="007E6A31" w:rsidRDefault="00F24990" w:rsidP="00F24990">
      <w:pPr>
        <w:shd w:val="clear" w:color="auto" w:fill="FFFFFF"/>
        <w:rPr>
          <w:rFonts w:cs="Arial"/>
          <w:color w:val="000000" w:themeColor="text1"/>
          <w:lang w:val="en-US"/>
        </w:rPr>
      </w:pPr>
    </w:p>
    <w:p w14:paraId="255123A7" w14:textId="1410A07F" w:rsidR="009D0408" w:rsidRPr="007E6A31" w:rsidRDefault="007958C5" w:rsidP="007958C5">
      <w:pPr>
        <w:pStyle w:val="Heading2"/>
        <w:numPr>
          <w:ilvl w:val="0"/>
          <w:numId w:val="0"/>
        </w:numPr>
        <w:spacing w:before="0" w:after="0"/>
        <w:rPr>
          <w:color w:val="000000" w:themeColor="text1"/>
          <w:sz w:val="22"/>
          <w:lang w:val="en-US"/>
        </w:rPr>
      </w:pPr>
      <w:bookmarkStart w:id="30" w:name="_Toc347933731"/>
      <w:r>
        <w:rPr>
          <w:color w:val="000000" w:themeColor="text1"/>
          <w:sz w:val="22"/>
          <w:lang w:val="en-US"/>
        </w:rPr>
        <w:t>Let</w:t>
      </w:r>
      <w:r w:rsidR="00695A66" w:rsidRPr="007E6A31">
        <w:rPr>
          <w:color w:val="000000" w:themeColor="text1"/>
          <w:sz w:val="22"/>
          <w:lang w:val="en-US"/>
        </w:rPr>
        <w:t xml:space="preserve">ters and </w:t>
      </w:r>
      <w:r w:rsidR="0077096E" w:rsidRPr="007E6A31">
        <w:rPr>
          <w:color w:val="000000" w:themeColor="text1"/>
          <w:sz w:val="22"/>
          <w:lang w:val="en-US"/>
        </w:rPr>
        <w:t>Documents:</w:t>
      </w:r>
      <w:bookmarkEnd w:id="30"/>
    </w:p>
    <w:p w14:paraId="255123A8" w14:textId="77777777" w:rsidR="009D0408" w:rsidRPr="007E6A31" w:rsidRDefault="009D0408" w:rsidP="009D0408">
      <w:pPr>
        <w:rPr>
          <w:color w:val="000000" w:themeColor="text1"/>
          <w:lang w:val="en-US"/>
        </w:rPr>
      </w:pPr>
    </w:p>
    <w:p w14:paraId="255123A9" w14:textId="77777777" w:rsidR="000C723B" w:rsidRPr="007E6A31" w:rsidRDefault="000C723B" w:rsidP="000C723B">
      <w:pPr>
        <w:rPr>
          <w:color w:val="000000" w:themeColor="text1"/>
        </w:rPr>
      </w:pPr>
    </w:p>
    <w:tbl>
      <w:tblPr>
        <w:tblStyle w:val="TableGrid"/>
        <w:tblW w:w="0" w:type="auto"/>
        <w:tblLook w:val="04A0" w:firstRow="1" w:lastRow="0" w:firstColumn="1" w:lastColumn="0" w:noHBand="0" w:noVBand="1"/>
      </w:tblPr>
      <w:tblGrid>
        <w:gridCol w:w="1194"/>
        <w:gridCol w:w="3059"/>
        <w:gridCol w:w="5329"/>
      </w:tblGrid>
      <w:tr w:rsidR="007E6A31" w:rsidRPr="007E6A31" w14:paraId="255123AD" w14:textId="77777777" w:rsidTr="00AE07C0">
        <w:trPr>
          <w:trHeight w:val="503"/>
        </w:trPr>
        <w:tc>
          <w:tcPr>
            <w:tcW w:w="1194" w:type="dxa"/>
          </w:tcPr>
          <w:p w14:paraId="255123AA" w14:textId="77777777" w:rsidR="00862B8E" w:rsidRPr="007E6A31" w:rsidRDefault="00862B8E" w:rsidP="00E82839">
            <w:pPr>
              <w:rPr>
                <w:b/>
                <w:color w:val="000000" w:themeColor="text1"/>
                <w:lang w:val="en-US"/>
              </w:rPr>
            </w:pPr>
            <w:r w:rsidRPr="007E6A31">
              <w:rPr>
                <w:b/>
                <w:color w:val="000000" w:themeColor="text1"/>
                <w:lang w:val="en-US"/>
              </w:rPr>
              <w:t>Document Number</w:t>
            </w:r>
          </w:p>
        </w:tc>
        <w:tc>
          <w:tcPr>
            <w:tcW w:w="3059" w:type="dxa"/>
          </w:tcPr>
          <w:p w14:paraId="255123AB" w14:textId="77777777" w:rsidR="00862B8E" w:rsidRPr="007E6A31" w:rsidRDefault="00862B8E" w:rsidP="00E82839">
            <w:pPr>
              <w:rPr>
                <w:b/>
                <w:color w:val="000000" w:themeColor="text1"/>
                <w:lang w:val="en-US"/>
              </w:rPr>
            </w:pPr>
            <w:r w:rsidRPr="007E6A31">
              <w:rPr>
                <w:b/>
                <w:color w:val="000000" w:themeColor="text1"/>
                <w:lang w:val="en-US"/>
              </w:rPr>
              <w:t>Letter/Document  Name</w:t>
            </w:r>
          </w:p>
        </w:tc>
        <w:tc>
          <w:tcPr>
            <w:tcW w:w="5329" w:type="dxa"/>
          </w:tcPr>
          <w:p w14:paraId="255123AC" w14:textId="77777777" w:rsidR="00862B8E" w:rsidRPr="007E6A31" w:rsidRDefault="00862B8E" w:rsidP="00E82839">
            <w:pPr>
              <w:rPr>
                <w:b/>
                <w:color w:val="000000" w:themeColor="text1"/>
                <w:lang w:val="en-US"/>
              </w:rPr>
            </w:pPr>
            <w:r w:rsidRPr="007E6A31">
              <w:rPr>
                <w:b/>
                <w:color w:val="000000" w:themeColor="text1"/>
                <w:lang w:val="en-US"/>
              </w:rPr>
              <w:t>Brief Description</w:t>
            </w:r>
          </w:p>
        </w:tc>
      </w:tr>
      <w:tr w:rsidR="007E6A31" w:rsidRPr="007E6A31" w14:paraId="255123B8" w14:textId="77777777" w:rsidTr="00AE07C0">
        <w:trPr>
          <w:trHeight w:val="332"/>
        </w:trPr>
        <w:tc>
          <w:tcPr>
            <w:tcW w:w="1194" w:type="dxa"/>
          </w:tcPr>
          <w:p w14:paraId="255123B5" w14:textId="6F18F55B" w:rsidR="00862B8E" w:rsidRPr="007E6A31" w:rsidRDefault="00862B8E" w:rsidP="00E82839">
            <w:pPr>
              <w:rPr>
                <w:color w:val="000000" w:themeColor="text1"/>
                <w:lang w:val="en-US"/>
              </w:rPr>
            </w:pPr>
            <w:r w:rsidRPr="007E6A31">
              <w:rPr>
                <w:color w:val="000000" w:themeColor="text1"/>
                <w:lang w:val="en-US"/>
              </w:rPr>
              <w:t>L00</w:t>
            </w:r>
            <w:r w:rsidR="007958C5">
              <w:rPr>
                <w:color w:val="000000" w:themeColor="text1"/>
                <w:lang w:val="en-US"/>
              </w:rPr>
              <w:t>1</w:t>
            </w:r>
          </w:p>
        </w:tc>
        <w:tc>
          <w:tcPr>
            <w:tcW w:w="3059" w:type="dxa"/>
          </w:tcPr>
          <w:p w14:paraId="255123B6" w14:textId="77777777" w:rsidR="00862B8E" w:rsidRPr="007E6A31" w:rsidRDefault="00695A66" w:rsidP="00E82839">
            <w:pPr>
              <w:rPr>
                <w:color w:val="000000" w:themeColor="text1"/>
                <w:lang w:val="en-US"/>
              </w:rPr>
            </w:pPr>
            <w:r w:rsidRPr="007E6A31">
              <w:rPr>
                <w:color w:val="000000" w:themeColor="text1"/>
                <w:lang w:val="en-US"/>
              </w:rPr>
              <w:t>Assignment Letter</w:t>
            </w:r>
          </w:p>
        </w:tc>
        <w:tc>
          <w:tcPr>
            <w:tcW w:w="5329" w:type="dxa"/>
          </w:tcPr>
          <w:p w14:paraId="255123B7" w14:textId="77777777" w:rsidR="00862B8E" w:rsidRPr="007E6A31" w:rsidRDefault="00695A66" w:rsidP="00E82839">
            <w:pPr>
              <w:rPr>
                <w:color w:val="000000" w:themeColor="text1"/>
                <w:lang w:val="en-US"/>
              </w:rPr>
            </w:pPr>
            <w:r w:rsidRPr="007E6A31">
              <w:rPr>
                <w:color w:val="000000" w:themeColor="text1"/>
                <w:lang w:val="en-US"/>
              </w:rPr>
              <w:t>Once the assignment is completed, assignment letter will be sent to the customer</w:t>
            </w:r>
          </w:p>
        </w:tc>
      </w:tr>
      <w:tr w:rsidR="007E6A31" w:rsidRPr="007E6A31" w14:paraId="255123BC" w14:textId="77777777" w:rsidTr="00AE07C0">
        <w:tc>
          <w:tcPr>
            <w:tcW w:w="1194" w:type="dxa"/>
          </w:tcPr>
          <w:p w14:paraId="255123B9" w14:textId="57059767" w:rsidR="00862B8E" w:rsidRPr="007E6A31" w:rsidRDefault="00695A66" w:rsidP="00E82839">
            <w:pPr>
              <w:rPr>
                <w:color w:val="000000" w:themeColor="text1"/>
                <w:lang w:val="en-US"/>
              </w:rPr>
            </w:pPr>
            <w:r w:rsidRPr="007E6A31">
              <w:rPr>
                <w:color w:val="000000" w:themeColor="text1"/>
                <w:lang w:val="en-US"/>
              </w:rPr>
              <w:t>L00</w:t>
            </w:r>
            <w:r w:rsidR="007958C5">
              <w:rPr>
                <w:color w:val="000000" w:themeColor="text1"/>
                <w:lang w:val="en-US"/>
              </w:rPr>
              <w:t>2</w:t>
            </w:r>
          </w:p>
        </w:tc>
        <w:tc>
          <w:tcPr>
            <w:tcW w:w="3059" w:type="dxa"/>
          </w:tcPr>
          <w:p w14:paraId="255123BA" w14:textId="77777777" w:rsidR="00862B8E" w:rsidRPr="007E6A31" w:rsidRDefault="0055437A" w:rsidP="00E82839">
            <w:pPr>
              <w:rPr>
                <w:color w:val="000000" w:themeColor="text1"/>
              </w:rPr>
            </w:pPr>
            <w:r w:rsidRPr="007E6A31">
              <w:rPr>
                <w:color w:val="000000" w:themeColor="text1"/>
                <w:lang w:val="en-US"/>
              </w:rPr>
              <w:t xml:space="preserve">Assignment </w:t>
            </w:r>
            <w:r w:rsidR="00695A66" w:rsidRPr="007E6A31">
              <w:rPr>
                <w:color w:val="000000" w:themeColor="text1"/>
                <w:lang w:val="en-US"/>
              </w:rPr>
              <w:t>Rejection Letter</w:t>
            </w:r>
            <w:r w:rsidR="00695A66" w:rsidRPr="007E6A31">
              <w:rPr>
                <w:color w:val="000000" w:themeColor="text1"/>
                <w:lang w:val="en-US"/>
              </w:rPr>
              <w:tab/>
            </w:r>
          </w:p>
        </w:tc>
        <w:tc>
          <w:tcPr>
            <w:tcW w:w="5329" w:type="dxa"/>
          </w:tcPr>
          <w:p w14:paraId="255123BB" w14:textId="77777777" w:rsidR="00862B8E" w:rsidRPr="007E6A31" w:rsidRDefault="00695A66" w:rsidP="00E82839">
            <w:pPr>
              <w:rPr>
                <w:color w:val="000000" w:themeColor="text1"/>
                <w:lang w:val="en-US"/>
              </w:rPr>
            </w:pPr>
            <w:r w:rsidRPr="007E6A31">
              <w:rPr>
                <w:color w:val="000000" w:themeColor="text1"/>
                <w:lang w:val="en-US"/>
              </w:rPr>
              <w:t>In case the assignment is not approved, Rejection letter will be sent to the customer</w:t>
            </w:r>
          </w:p>
        </w:tc>
      </w:tr>
      <w:tr w:rsidR="00862B8E" w:rsidRPr="007E6A31" w14:paraId="255123C0" w14:textId="77777777" w:rsidTr="00AE07C0">
        <w:tc>
          <w:tcPr>
            <w:tcW w:w="1194" w:type="dxa"/>
          </w:tcPr>
          <w:p w14:paraId="255123BD" w14:textId="77777777" w:rsidR="00862B8E" w:rsidRPr="007E6A31" w:rsidRDefault="00862B8E" w:rsidP="00E82839">
            <w:pPr>
              <w:rPr>
                <w:color w:val="000000" w:themeColor="text1"/>
                <w:lang w:val="en-US"/>
              </w:rPr>
            </w:pPr>
          </w:p>
        </w:tc>
        <w:tc>
          <w:tcPr>
            <w:tcW w:w="3059" w:type="dxa"/>
          </w:tcPr>
          <w:p w14:paraId="255123BE" w14:textId="77777777" w:rsidR="00862B8E" w:rsidRPr="007E6A31" w:rsidRDefault="00862B8E" w:rsidP="00E82839">
            <w:pPr>
              <w:rPr>
                <w:color w:val="000000" w:themeColor="text1"/>
              </w:rPr>
            </w:pPr>
          </w:p>
        </w:tc>
        <w:tc>
          <w:tcPr>
            <w:tcW w:w="5329" w:type="dxa"/>
          </w:tcPr>
          <w:p w14:paraId="255123BF" w14:textId="77777777" w:rsidR="00862B8E" w:rsidRPr="007E6A31" w:rsidRDefault="00862B8E" w:rsidP="00E82839">
            <w:pPr>
              <w:rPr>
                <w:color w:val="000000" w:themeColor="text1"/>
                <w:lang w:val="en-US"/>
              </w:rPr>
            </w:pPr>
          </w:p>
        </w:tc>
      </w:tr>
      <w:bookmarkEnd w:id="13"/>
    </w:tbl>
    <w:p w14:paraId="255123C1" w14:textId="77777777" w:rsidR="00862B8E" w:rsidRPr="007E6A31" w:rsidRDefault="00862B8E" w:rsidP="00862B8E">
      <w:pPr>
        <w:rPr>
          <w:color w:val="000000" w:themeColor="text1"/>
        </w:rPr>
      </w:pPr>
    </w:p>
    <w:sectPr w:rsidR="00862B8E" w:rsidRPr="007E6A31" w:rsidSect="00D557EC">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230" w:right="1260" w:bottom="1440" w:left="1440" w:header="27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E9461" w14:textId="77777777" w:rsidR="00D856C6" w:rsidRDefault="00D856C6">
      <w:pPr>
        <w:spacing w:line="240" w:lineRule="auto"/>
      </w:pPr>
      <w:r>
        <w:separator/>
      </w:r>
    </w:p>
  </w:endnote>
  <w:endnote w:type="continuationSeparator" w:id="0">
    <w:p w14:paraId="38416FDF" w14:textId="77777777" w:rsidR="00D856C6" w:rsidRDefault="00D856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2420" w14:textId="77777777" w:rsidR="00AF6636" w:rsidRDefault="00AF663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2421" w14:textId="7EA3DF9C" w:rsidR="00AF6636" w:rsidRDefault="00AF663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43B33">
      <w:rPr>
        <w:b/>
        <w:bCs/>
        <w:noProof/>
      </w:rPr>
      <w:t>75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43B33">
      <w:rPr>
        <w:b/>
        <w:bCs/>
        <w:noProof/>
      </w:rPr>
      <w:t>75</w:t>
    </w:r>
    <w:r>
      <w:rPr>
        <w:b/>
        <w:bCs/>
        <w:sz w:val="24"/>
        <w:szCs w:val="24"/>
      </w:rPr>
      <w:fldChar w:fldCharType="end"/>
    </w:r>
  </w:p>
  <w:p w14:paraId="25512422" w14:textId="77777777" w:rsidR="00AF6636" w:rsidRDefault="00AF6636" w:rsidP="00253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2424" w14:textId="77777777" w:rsidR="00AF6636" w:rsidRDefault="00AF66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441D8" w14:textId="77777777" w:rsidR="00D856C6" w:rsidRDefault="00D856C6">
      <w:pPr>
        <w:spacing w:line="240" w:lineRule="auto"/>
      </w:pPr>
      <w:r>
        <w:separator/>
      </w:r>
    </w:p>
  </w:footnote>
  <w:footnote w:type="continuationSeparator" w:id="0">
    <w:p w14:paraId="714D8CE0" w14:textId="77777777" w:rsidR="00D856C6" w:rsidRDefault="00D856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241B" w14:textId="77777777" w:rsidR="00AF6636" w:rsidRDefault="00AF663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241C" w14:textId="77777777" w:rsidR="00AF6636" w:rsidRDefault="00AF6636" w:rsidP="00E26014">
    <w:pPr>
      <w:pStyle w:val="Header"/>
      <w:rPr>
        <w:color w:val="403152" w:themeColor="accent4" w:themeShade="80"/>
        <w:sz w:val="24"/>
      </w:rPr>
    </w:pPr>
  </w:p>
  <w:p w14:paraId="2551241D" w14:textId="4C9E0AD6" w:rsidR="00AF6636" w:rsidRDefault="00AF6636" w:rsidP="001A28D3">
    <w:pPr>
      <w:pStyle w:val="Header"/>
      <w:tabs>
        <w:tab w:val="clear" w:pos="8640"/>
        <w:tab w:val="right" w:pos="9540"/>
      </w:tabs>
      <w:rPr>
        <w:color w:val="403152" w:themeColor="accent4" w:themeShade="80"/>
        <w:sz w:val="24"/>
      </w:rPr>
    </w:pPr>
    <w:r>
      <w:rPr>
        <w:noProof/>
        <w:lang w:val="en-US" w:eastAsia="en-US"/>
      </w:rPr>
      <w:drawing>
        <wp:inline distT="0" distB="0" distL="0" distR="0" wp14:anchorId="2551242F" wp14:editId="5DE35D6F">
          <wp:extent cx="773405" cy="350874"/>
          <wp:effectExtent l="0" t="0" r="8255" b="0"/>
          <wp:docPr id="53" name="Picture 53" descr="cid:image001.jpg@01CDD178.B9683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DD178.B9683F3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73405" cy="350874"/>
                  </a:xfrm>
                  <a:prstGeom prst="rect">
                    <a:avLst/>
                  </a:prstGeom>
                  <a:noFill/>
                  <a:ln>
                    <a:noFill/>
                  </a:ln>
                </pic:spPr>
              </pic:pic>
            </a:graphicData>
          </a:graphic>
        </wp:inline>
      </w:drawing>
    </w:r>
    <w:r>
      <w:rPr>
        <w:color w:val="403152" w:themeColor="accent4" w:themeShade="80"/>
        <w:sz w:val="24"/>
      </w:rPr>
      <w:tab/>
    </w:r>
  </w:p>
  <w:p w14:paraId="2551241E" w14:textId="77777777" w:rsidR="00AF6636" w:rsidRDefault="00AF6636" w:rsidP="001A28D3">
    <w:pPr>
      <w:pStyle w:val="Header"/>
      <w:tabs>
        <w:tab w:val="clear" w:pos="8640"/>
        <w:tab w:val="right" w:pos="9540"/>
      </w:tabs>
      <w:rPr>
        <w:color w:val="403152" w:themeColor="accent4" w:themeShade="80"/>
        <w:sz w:val="24"/>
      </w:rPr>
    </w:pPr>
    <w:r>
      <w:rPr>
        <w:color w:val="403152" w:themeColor="accent4" w:themeShade="80"/>
        <w:sz w:val="24"/>
      </w:rPr>
      <w:t>______________________________________________________________________</w:t>
    </w:r>
  </w:p>
  <w:p w14:paraId="2551241F" w14:textId="77777777" w:rsidR="00AF6636" w:rsidRPr="00E15206" w:rsidRDefault="00AF6636" w:rsidP="001A28D3">
    <w:pPr>
      <w:pStyle w:val="Header"/>
      <w:tabs>
        <w:tab w:val="clear" w:pos="8640"/>
        <w:tab w:val="right" w:pos="95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2423" w14:textId="77777777" w:rsidR="00AF6636" w:rsidRDefault="00AF66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444DF8C"/>
    <w:lvl w:ilvl="0">
      <w:start w:val="1"/>
      <w:numFmt w:val="decimal"/>
      <w:pStyle w:val="ListNumber"/>
      <w:lvlText w:val="%1."/>
      <w:lvlJc w:val="left"/>
      <w:pPr>
        <w:tabs>
          <w:tab w:val="num" w:pos="360"/>
        </w:tabs>
        <w:ind w:left="360" w:hanging="360"/>
      </w:pPr>
    </w:lvl>
  </w:abstractNum>
  <w:abstractNum w:abstractNumId="1" w15:restartNumberingAfterBreak="0">
    <w:nsid w:val="00000001"/>
    <w:multiLevelType w:val="multilevel"/>
    <w:tmpl w:val="D592BD44"/>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1276"/>
        </w:tabs>
        <w:ind w:left="1276" w:firstLine="0"/>
      </w:pPr>
    </w:lvl>
    <w:lvl w:ilvl="2">
      <w:start w:val="1"/>
      <w:numFmt w:val="decimal"/>
      <w:pStyle w:val="Heading3"/>
      <w:lvlText w:val="%1.%2.%3"/>
      <w:lvlJc w:val="left"/>
      <w:pPr>
        <w:tabs>
          <w:tab w:val="num" w:pos="0"/>
        </w:tabs>
        <w:ind w:left="0" w:firstLine="0"/>
      </w:pPr>
      <w:rPr>
        <w:b/>
        <w:color w:val="auto"/>
      </w:rPr>
    </w:lvl>
    <w:lvl w:ilvl="3">
      <w:start w:val="1"/>
      <w:numFmt w:val="decimal"/>
      <w:pStyle w:val="Heading4"/>
      <w:lvlText w:val="%1.%2.%3.%4"/>
      <w:lvlJc w:val="left"/>
      <w:pPr>
        <w:tabs>
          <w:tab w:val="num" w:pos="180"/>
        </w:tabs>
        <w:ind w:left="180" w:firstLine="0"/>
      </w:pPr>
    </w:lvl>
    <w:lvl w:ilvl="4">
      <w:start w:val="1"/>
      <w:numFmt w:val="decimal"/>
      <w:pStyle w:val="Heading5"/>
      <w:lvlText w:val="%1.%2.%3.%4.%5"/>
      <w:lvlJc w:val="left"/>
      <w:pPr>
        <w:tabs>
          <w:tab w:val="num" w:pos="180"/>
        </w:tabs>
        <w:ind w:left="180" w:firstLine="0"/>
      </w:pPr>
    </w:lvl>
    <w:lvl w:ilvl="5">
      <w:start w:val="1"/>
      <w:numFmt w:val="decimal"/>
      <w:pStyle w:val="Heading6"/>
      <w:lvlText w:val="%1.%2.%3.%4.%5.%6"/>
      <w:lvlJc w:val="left"/>
      <w:pPr>
        <w:tabs>
          <w:tab w:val="num" w:pos="180"/>
        </w:tabs>
        <w:ind w:left="180" w:firstLine="0"/>
      </w:pPr>
    </w:lvl>
    <w:lvl w:ilvl="6">
      <w:start w:val="1"/>
      <w:numFmt w:val="decimal"/>
      <w:pStyle w:val="Heading7"/>
      <w:lvlText w:val="%1.%2.%3.%4.%5.%6.%7"/>
      <w:lvlJc w:val="left"/>
      <w:pPr>
        <w:tabs>
          <w:tab w:val="num" w:pos="180"/>
        </w:tabs>
        <w:ind w:left="180" w:firstLine="0"/>
      </w:pPr>
    </w:lvl>
    <w:lvl w:ilvl="7">
      <w:start w:val="1"/>
      <w:numFmt w:val="decimal"/>
      <w:pStyle w:val="Heading8"/>
      <w:lvlText w:val="%1.%2.%3.%4.%5.%6.%7.%8"/>
      <w:lvlJc w:val="left"/>
      <w:pPr>
        <w:tabs>
          <w:tab w:val="num" w:pos="180"/>
        </w:tabs>
        <w:ind w:left="180" w:firstLine="0"/>
      </w:pPr>
    </w:lvl>
    <w:lvl w:ilvl="8">
      <w:start w:val="1"/>
      <w:numFmt w:val="decimal"/>
      <w:pStyle w:val="Heading9"/>
      <w:lvlText w:val="%1.%2.%3.%4.%5.%6.%7.%8.%9"/>
      <w:lvlJc w:val="left"/>
      <w:pPr>
        <w:tabs>
          <w:tab w:val="num" w:pos="180"/>
        </w:tabs>
        <w:ind w:left="180" w:firstLine="0"/>
      </w:pPr>
    </w:lvl>
  </w:abstractNum>
  <w:abstractNum w:abstractNumId="2" w15:restartNumberingAfterBreak="0">
    <w:nsid w:val="00000002"/>
    <w:multiLevelType w:val="singleLevel"/>
    <w:tmpl w:val="00000002"/>
    <w:name w:val="WW8Num1"/>
    <w:lvl w:ilvl="0">
      <w:start w:val="1"/>
      <w:numFmt w:val="bullet"/>
      <w:pStyle w:val="ListBullet2"/>
      <w:lvlText w:val=""/>
      <w:lvlJc w:val="left"/>
      <w:pPr>
        <w:tabs>
          <w:tab w:val="num" w:pos="643"/>
        </w:tabs>
        <w:ind w:left="643" w:hanging="360"/>
      </w:pPr>
      <w:rPr>
        <w:rFonts w:ascii="Symbol" w:hAnsi="Symbol"/>
      </w:rPr>
    </w:lvl>
  </w:abstractNum>
  <w:abstractNum w:abstractNumId="3" w15:restartNumberingAfterBreak="0">
    <w:nsid w:val="00000003"/>
    <w:multiLevelType w:val="singleLevel"/>
    <w:tmpl w:val="00000003"/>
    <w:name w:val="WW8Num2"/>
    <w:lvl w:ilvl="0">
      <w:start w:val="1"/>
      <w:numFmt w:val="bullet"/>
      <w:pStyle w:val="ListBullet"/>
      <w:lvlText w:val=""/>
      <w:lvlJc w:val="left"/>
      <w:pPr>
        <w:tabs>
          <w:tab w:val="num" w:pos="360"/>
        </w:tabs>
        <w:ind w:left="360" w:hanging="360"/>
      </w:pPr>
      <w:rPr>
        <w:rFonts w:ascii="Symbol" w:hAnsi="Symbol"/>
      </w:rPr>
    </w:lvl>
  </w:abstractNum>
  <w:abstractNum w:abstractNumId="4" w15:restartNumberingAfterBreak="0">
    <w:nsid w:val="00000004"/>
    <w:multiLevelType w:val="singleLevel"/>
    <w:tmpl w:val="00000004"/>
    <w:name w:val="WW8Num3"/>
    <w:lvl w:ilvl="0">
      <w:start w:val="1"/>
      <w:numFmt w:val="decimal"/>
      <w:lvlText w:val="%1."/>
      <w:lvlJc w:val="left"/>
      <w:pPr>
        <w:tabs>
          <w:tab w:val="num" w:pos="720"/>
        </w:tabs>
        <w:ind w:left="720" w:hanging="360"/>
      </w:pPr>
    </w:lvl>
  </w:abstractNum>
  <w:abstractNum w:abstractNumId="5" w15:restartNumberingAfterBreak="0">
    <w:nsid w:val="00000005"/>
    <w:multiLevelType w:val="multilevel"/>
    <w:tmpl w:val="00000005"/>
    <w:name w:val="WW8Num4"/>
    <w:lvl w:ilvl="0">
      <w:start w:val="1"/>
      <w:numFmt w:val="decimal"/>
      <w:pStyle w:val="BulletedList"/>
      <w:lvlText w:val="%1."/>
      <w:lvlJc w:val="left"/>
      <w:pPr>
        <w:tabs>
          <w:tab w:val="num" w:pos="644"/>
        </w:tabs>
        <w:ind w:left="644" w:hanging="360"/>
      </w:p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6"/>
    <w:multiLevelType w:val="singleLevel"/>
    <w:tmpl w:val="00000006"/>
    <w:name w:val="WW8Num5"/>
    <w:lvl w:ilvl="0">
      <w:start w:val="1"/>
      <w:numFmt w:val="lowerRoman"/>
      <w:lvlText w:val="%1."/>
      <w:lvlJc w:val="left"/>
      <w:pPr>
        <w:tabs>
          <w:tab w:val="num" w:pos="1800"/>
        </w:tabs>
        <w:ind w:left="1800" w:hanging="180"/>
      </w:pPr>
    </w:lvl>
  </w:abstractNum>
  <w:abstractNum w:abstractNumId="7" w15:restartNumberingAfterBreak="0">
    <w:nsid w:val="00000007"/>
    <w:multiLevelType w:val="singleLevel"/>
    <w:tmpl w:val="00000007"/>
    <w:name w:val="WW8Num6"/>
    <w:lvl w:ilvl="0">
      <w:start w:val="1"/>
      <w:numFmt w:val="bullet"/>
      <w:lvlText w:val=""/>
      <w:lvlJc w:val="left"/>
      <w:pPr>
        <w:tabs>
          <w:tab w:val="num" w:pos="1440"/>
        </w:tabs>
        <w:ind w:left="1440" w:hanging="360"/>
      </w:pPr>
      <w:rPr>
        <w:rFonts w:ascii="Symbol" w:hAnsi="Symbol"/>
      </w:rPr>
    </w:lvl>
  </w:abstractNum>
  <w:abstractNum w:abstractNumId="8"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 w15:restartNumberingAfterBreak="0">
    <w:nsid w:val="00000009"/>
    <w:multiLevelType w:val="multilevel"/>
    <w:tmpl w:val="00000009"/>
    <w:name w:val="WW8Num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0" w15:restartNumberingAfterBreak="0">
    <w:nsid w:val="0000000A"/>
    <w:multiLevelType w:val="singleLevel"/>
    <w:tmpl w:val="0000000A"/>
    <w:name w:val="WW8Num9"/>
    <w:lvl w:ilvl="0">
      <w:start w:val="1"/>
      <w:numFmt w:val="lowerRoman"/>
      <w:lvlText w:val="%1."/>
      <w:lvlJc w:val="left"/>
      <w:pPr>
        <w:tabs>
          <w:tab w:val="num" w:pos="1800"/>
        </w:tabs>
        <w:ind w:left="1800" w:hanging="180"/>
      </w:pPr>
    </w:lvl>
  </w:abstractNum>
  <w:abstractNum w:abstractNumId="11" w15:restartNumberingAfterBreak="0">
    <w:nsid w:val="0000000B"/>
    <w:multiLevelType w:val="singleLevel"/>
    <w:tmpl w:val="0000000B"/>
    <w:name w:val="WW8Num10"/>
    <w:lvl w:ilvl="0">
      <w:start w:val="1"/>
      <w:numFmt w:val="lowerRoman"/>
      <w:lvlText w:val="%1."/>
      <w:lvlJc w:val="left"/>
      <w:pPr>
        <w:tabs>
          <w:tab w:val="num" w:pos="1800"/>
        </w:tabs>
        <w:ind w:left="1800" w:hanging="180"/>
      </w:pPr>
    </w:lvl>
  </w:abstractNum>
  <w:abstractNum w:abstractNumId="12" w15:restartNumberingAfterBreak="0">
    <w:nsid w:val="0000000C"/>
    <w:multiLevelType w:val="multilevel"/>
    <w:tmpl w:val="0000000C"/>
    <w:name w:val="WW8Num11"/>
    <w:lvl w:ilvl="0">
      <w:start w:val="1"/>
      <w:numFmt w:val="decimal"/>
      <w:lvlText w:val="%1."/>
      <w:lvlJc w:val="left"/>
      <w:pPr>
        <w:tabs>
          <w:tab w:val="num" w:pos="644"/>
        </w:tabs>
        <w:ind w:left="644"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3" w15:restartNumberingAfterBreak="0">
    <w:nsid w:val="0000000D"/>
    <w:multiLevelType w:val="singleLevel"/>
    <w:tmpl w:val="0000000D"/>
    <w:name w:val="WW8Num12"/>
    <w:lvl w:ilvl="0">
      <w:start w:val="1"/>
      <w:numFmt w:val="decimal"/>
      <w:lvlText w:val="%1."/>
      <w:lvlJc w:val="left"/>
      <w:pPr>
        <w:tabs>
          <w:tab w:val="num" w:pos="720"/>
        </w:tabs>
        <w:ind w:left="720" w:hanging="360"/>
      </w:pPr>
    </w:lvl>
  </w:abstractNum>
  <w:abstractNum w:abstractNumId="14" w15:restartNumberingAfterBreak="0">
    <w:nsid w:val="0000000E"/>
    <w:multiLevelType w:val="singleLevel"/>
    <w:tmpl w:val="0000000E"/>
    <w:name w:val="WW8Num13"/>
    <w:lvl w:ilvl="0">
      <w:start w:val="1"/>
      <w:numFmt w:val="decimal"/>
      <w:lvlText w:val="%1."/>
      <w:lvlJc w:val="left"/>
      <w:pPr>
        <w:tabs>
          <w:tab w:val="num" w:pos="720"/>
        </w:tabs>
        <w:ind w:left="720" w:hanging="360"/>
      </w:pPr>
    </w:lvl>
  </w:abstractNum>
  <w:abstractNum w:abstractNumId="15" w15:restartNumberingAfterBreak="0">
    <w:nsid w:val="0000000F"/>
    <w:multiLevelType w:val="singleLevel"/>
    <w:tmpl w:val="0000000F"/>
    <w:name w:val="WW8Num14"/>
    <w:lvl w:ilvl="0">
      <w:start w:val="1"/>
      <w:numFmt w:val="decimal"/>
      <w:lvlText w:val="%1."/>
      <w:lvlJc w:val="left"/>
      <w:pPr>
        <w:tabs>
          <w:tab w:val="num" w:pos="720"/>
        </w:tabs>
        <w:ind w:left="720" w:hanging="360"/>
      </w:pPr>
    </w:lvl>
  </w:abstractNum>
  <w:abstractNum w:abstractNumId="16" w15:restartNumberingAfterBreak="0">
    <w:nsid w:val="00000010"/>
    <w:multiLevelType w:val="singleLevel"/>
    <w:tmpl w:val="00000010"/>
    <w:name w:val="WW8Num15"/>
    <w:lvl w:ilvl="0">
      <w:start w:val="1"/>
      <w:numFmt w:val="decimal"/>
      <w:pStyle w:val="Bullet"/>
      <w:lvlText w:val="%1."/>
      <w:lvlJc w:val="left"/>
      <w:pPr>
        <w:tabs>
          <w:tab w:val="num" w:pos="360"/>
        </w:tabs>
        <w:ind w:left="360" w:hanging="360"/>
      </w:pPr>
    </w:lvl>
  </w:abstractNum>
  <w:abstractNum w:abstractNumId="17" w15:restartNumberingAfterBreak="0">
    <w:nsid w:val="00000011"/>
    <w:multiLevelType w:val="singleLevel"/>
    <w:tmpl w:val="00000011"/>
    <w:name w:val="WW8Num16"/>
    <w:lvl w:ilvl="0">
      <w:start w:val="1"/>
      <w:numFmt w:val="lowerRoman"/>
      <w:lvlText w:val="%1."/>
      <w:lvlJc w:val="left"/>
      <w:pPr>
        <w:tabs>
          <w:tab w:val="num" w:pos="1800"/>
        </w:tabs>
        <w:ind w:left="1800" w:hanging="180"/>
      </w:pPr>
    </w:lvl>
  </w:abstractNum>
  <w:abstractNum w:abstractNumId="18" w15:restartNumberingAfterBreak="0">
    <w:nsid w:val="00000012"/>
    <w:multiLevelType w:val="singleLevel"/>
    <w:tmpl w:val="00000012"/>
    <w:name w:val="WW8Num17"/>
    <w:lvl w:ilvl="0">
      <w:start w:val="1"/>
      <w:numFmt w:val="lowerRoman"/>
      <w:lvlText w:val="%1."/>
      <w:lvlJc w:val="left"/>
      <w:pPr>
        <w:tabs>
          <w:tab w:val="num" w:pos="1800"/>
        </w:tabs>
        <w:ind w:left="1800" w:hanging="180"/>
      </w:pPr>
    </w:lvl>
  </w:abstractNum>
  <w:abstractNum w:abstractNumId="19" w15:restartNumberingAfterBreak="0">
    <w:nsid w:val="00000013"/>
    <w:multiLevelType w:val="singleLevel"/>
    <w:tmpl w:val="00000013"/>
    <w:name w:val="WW8Num18"/>
    <w:lvl w:ilvl="0">
      <w:start w:val="1"/>
      <w:numFmt w:val="lowerRoman"/>
      <w:lvlText w:val="%1."/>
      <w:lvlJc w:val="left"/>
      <w:pPr>
        <w:tabs>
          <w:tab w:val="num" w:pos="1800"/>
        </w:tabs>
        <w:ind w:left="1800" w:hanging="180"/>
      </w:pPr>
    </w:lvl>
  </w:abstractNum>
  <w:abstractNum w:abstractNumId="20" w15:restartNumberingAfterBreak="0">
    <w:nsid w:val="00000014"/>
    <w:multiLevelType w:val="singleLevel"/>
    <w:tmpl w:val="00000014"/>
    <w:name w:val="WW8Num19"/>
    <w:lvl w:ilvl="0">
      <w:start w:val="1"/>
      <w:numFmt w:val="lowerRoman"/>
      <w:lvlText w:val="%1."/>
      <w:lvlJc w:val="left"/>
      <w:pPr>
        <w:tabs>
          <w:tab w:val="num" w:pos="1800"/>
        </w:tabs>
        <w:ind w:left="1800" w:hanging="180"/>
      </w:pPr>
    </w:lvl>
  </w:abstractNum>
  <w:abstractNum w:abstractNumId="21" w15:restartNumberingAfterBreak="0">
    <w:nsid w:val="00000015"/>
    <w:multiLevelType w:val="singleLevel"/>
    <w:tmpl w:val="00000015"/>
    <w:name w:val="WW8Num20"/>
    <w:lvl w:ilvl="0">
      <w:start w:val="1"/>
      <w:numFmt w:val="lowerRoman"/>
      <w:lvlText w:val="%1."/>
      <w:lvlJc w:val="left"/>
      <w:pPr>
        <w:tabs>
          <w:tab w:val="num" w:pos="1800"/>
        </w:tabs>
        <w:ind w:left="1800" w:hanging="180"/>
      </w:pPr>
    </w:lvl>
  </w:abstractNum>
  <w:abstractNum w:abstractNumId="22" w15:restartNumberingAfterBreak="0">
    <w:nsid w:val="00000016"/>
    <w:multiLevelType w:val="singleLevel"/>
    <w:tmpl w:val="00000016"/>
    <w:name w:val="WW8Num21"/>
    <w:lvl w:ilvl="0">
      <w:start w:val="1"/>
      <w:numFmt w:val="bullet"/>
      <w:lvlText w:val=""/>
      <w:lvlJc w:val="left"/>
      <w:pPr>
        <w:tabs>
          <w:tab w:val="num" w:pos="1440"/>
        </w:tabs>
        <w:ind w:left="1440" w:hanging="360"/>
      </w:pPr>
      <w:rPr>
        <w:rFonts w:ascii="Symbol" w:hAnsi="Symbol"/>
      </w:rPr>
    </w:lvl>
  </w:abstractNum>
  <w:abstractNum w:abstractNumId="23" w15:restartNumberingAfterBreak="0">
    <w:nsid w:val="00000017"/>
    <w:multiLevelType w:val="singleLevel"/>
    <w:tmpl w:val="00000017"/>
    <w:name w:val="WW8Num22"/>
    <w:lvl w:ilvl="0">
      <w:start w:val="1"/>
      <w:numFmt w:val="lowerRoman"/>
      <w:lvlText w:val="%1."/>
      <w:lvlJc w:val="left"/>
      <w:pPr>
        <w:tabs>
          <w:tab w:val="num" w:pos="1800"/>
        </w:tabs>
        <w:ind w:left="1800" w:hanging="180"/>
      </w:pPr>
    </w:lvl>
  </w:abstractNum>
  <w:abstractNum w:abstractNumId="24" w15:restartNumberingAfterBreak="0">
    <w:nsid w:val="00000018"/>
    <w:multiLevelType w:val="singleLevel"/>
    <w:tmpl w:val="00000018"/>
    <w:name w:val="WW8Num23"/>
    <w:lvl w:ilvl="0">
      <w:start w:val="1"/>
      <w:numFmt w:val="lowerRoman"/>
      <w:lvlText w:val="%1."/>
      <w:lvlJc w:val="left"/>
      <w:pPr>
        <w:tabs>
          <w:tab w:val="num" w:pos="1800"/>
        </w:tabs>
        <w:ind w:left="1800" w:hanging="180"/>
      </w:pPr>
    </w:lvl>
  </w:abstractNum>
  <w:abstractNum w:abstractNumId="25" w15:restartNumberingAfterBreak="0">
    <w:nsid w:val="00000019"/>
    <w:multiLevelType w:val="multilevel"/>
    <w:tmpl w:val="00000019"/>
    <w:name w:val="WW8Num24"/>
    <w:lvl w:ilvl="0">
      <w:start w:val="1"/>
      <w:numFmt w:val="decimal"/>
      <w:lvlText w:val="%1."/>
      <w:lvlJc w:val="left"/>
      <w:pPr>
        <w:tabs>
          <w:tab w:val="num" w:pos="720"/>
        </w:tabs>
        <w:ind w:left="720" w:hanging="360"/>
      </w:pPr>
    </w:lvl>
    <w:lvl w:ilvl="1">
      <w:start w:val="1"/>
      <w:numFmt w:val="bullet"/>
      <w:lvlText w:val=""/>
      <w:lvlJc w:val="left"/>
      <w:pPr>
        <w:tabs>
          <w:tab w:val="num" w:pos="1800"/>
        </w:tabs>
        <w:ind w:left="1800" w:hanging="360"/>
      </w:pPr>
      <w:rPr>
        <w:rFonts w:ascii="Symbol" w:hAnsi="Symbol"/>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6" w15:restartNumberingAfterBreak="0">
    <w:nsid w:val="0000001A"/>
    <w:multiLevelType w:val="multilevel"/>
    <w:tmpl w:val="0000001A"/>
    <w:name w:val="WW8Num25"/>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7" w15:restartNumberingAfterBreak="0">
    <w:nsid w:val="0000001B"/>
    <w:multiLevelType w:val="singleLevel"/>
    <w:tmpl w:val="0000001B"/>
    <w:name w:val="WW8Num26"/>
    <w:lvl w:ilvl="0">
      <w:start w:val="1"/>
      <w:numFmt w:val="decimal"/>
      <w:lvlText w:val="%1."/>
      <w:lvlJc w:val="left"/>
      <w:pPr>
        <w:tabs>
          <w:tab w:val="num" w:pos="720"/>
        </w:tabs>
        <w:ind w:left="720" w:hanging="360"/>
      </w:pPr>
    </w:lvl>
  </w:abstractNum>
  <w:abstractNum w:abstractNumId="28" w15:restartNumberingAfterBreak="0">
    <w:nsid w:val="0000001C"/>
    <w:multiLevelType w:val="singleLevel"/>
    <w:tmpl w:val="0000001C"/>
    <w:name w:val="WW8Num28"/>
    <w:lvl w:ilvl="0">
      <w:start w:val="1"/>
      <w:numFmt w:val="lowerRoman"/>
      <w:lvlText w:val="%1."/>
      <w:lvlJc w:val="left"/>
      <w:pPr>
        <w:tabs>
          <w:tab w:val="num" w:pos="1800"/>
        </w:tabs>
        <w:ind w:left="1800" w:hanging="180"/>
      </w:pPr>
    </w:lvl>
  </w:abstractNum>
  <w:abstractNum w:abstractNumId="29" w15:restartNumberingAfterBreak="0">
    <w:nsid w:val="0000001D"/>
    <w:multiLevelType w:val="singleLevel"/>
    <w:tmpl w:val="0000001D"/>
    <w:name w:val="WW8Num29"/>
    <w:lvl w:ilvl="0">
      <w:start w:val="1"/>
      <w:numFmt w:val="decimal"/>
      <w:lvlText w:val="%1."/>
      <w:lvlJc w:val="left"/>
      <w:pPr>
        <w:tabs>
          <w:tab w:val="num" w:pos="720"/>
        </w:tabs>
        <w:ind w:left="720" w:hanging="360"/>
      </w:pPr>
    </w:lvl>
  </w:abstractNum>
  <w:abstractNum w:abstractNumId="30" w15:restartNumberingAfterBreak="0">
    <w:nsid w:val="0000001E"/>
    <w:multiLevelType w:val="singleLevel"/>
    <w:tmpl w:val="0000001E"/>
    <w:name w:val="WW8Num30"/>
    <w:lvl w:ilvl="0">
      <w:start w:val="1"/>
      <w:numFmt w:val="lowerRoman"/>
      <w:lvlText w:val="%1."/>
      <w:lvlJc w:val="left"/>
      <w:pPr>
        <w:tabs>
          <w:tab w:val="num" w:pos="1800"/>
        </w:tabs>
        <w:ind w:left="1800" w:hanging="180"/>
      </w:pPr>
    </w:lvl>
  </w:abstractNum>
  <w:abstractNum w:abstractNumId="31" w15:restartNumberingAfterBreak="0">
    <w:nsid w:val="0000001F"/>
    <w:multiLevelType w:val="singleLevel"/>
    <w:tmpl w:val="0000001F"/>
    <w:name w:val="WW8Num31"/>
    <w:lvl w:ilvl="0">
      <w:start w:val="1"/>
      <w:numFmt w:val="decimal"/>
      <w:lvlText w:val="%1."/>
      <w:lvlJc w:val="left"/>
      <w:pPr>
        <w:tabs>
          <w:tab w:val="num" w:pos="720"/>
        </w:tabs>
        <w:ind w:left="720" w:hanging="360"/>
      </w:pPr>
    </w:lvl>
  </w:abstractNum>
  <w:abstractNum w:abstractNumId="32" w15:restartNumberingAfterBreak="0">
    <w:nsid w:val="00000020"/>
    <w:multiLevelType w:val="singleLevel"/>
    <w:tmpl w:val="00000020"/>
    <w:name w:val="WW8Num32"/>
    <w:lvl w:ilvl="0">
      <w:start w:val="1"/>
      <w:numFmt w:val="bullet"/>
      <w:lvlText w:val=""/>
      <w:lvlJc w:val="left"/>
      <w:pPr>
        <w:tabs>
          <w:tab w:val="num" w:pos="780"/>
        </w:tabs>
        <w:ind w:left="780" w:hanging="360"/>
      </w:pPr>
      <w:rPr>
        <w:rFonts w:ascii="Symbol" w:hAnsi="Symbol"/>
      </w:rPr>
    </w:lvl>
  </w:abstractNum>
  <w:abstractNum w:abstractNumId="33" w15:restartNumberingAfterBreak="0">
    <w:nsid w:val="00000021"/>
    <w:multiLevelType w:val="singleLevel"/>
    <w:tmpl w:val="00000021"/>
    <w:name w:val="WW8Num33"/>
    <w:lvl w:ilvl="0">
      <w:start w:val="1"/>
      <w:numFmt w:val="decimal"/>
      <w:lvlText w:val="%1."/>
      <w:lvlJc w:val="left"/>
      <w:pPr>
        <w:tabs>
          <w:tab w:val="num" w:pos="720"/>
        </w:tabs>
        <w:ind w:left="720" w:hanging="360"/>
      </w:pPr>
    </w:lvl>
  </w:abstractNum>
  <w:abstractNum w:abstractNumId="34" w15:restartNumberingAfterBreak="0">
    <w:nsid w:val="00000022"/>
    <w:multiLevelType w:val="singleLevel"/>
    <w:tmpl w:val="00000022"/>
    <w:name w:val="WW8Num34"/>
    <w:lvl w:ilvl="0">
      <w:start w:val="1"/>
      <w:numFmt w:val="lowerRoman"/>
      <w:lvlText w:val="%1."/>
      <w:lvlJc w:val="left"/>
      <w:pPr>
        <w:tabs>
          <w:tab w:val="num" w:pos="1800"/>
        </w:tabs>
        <w:ind w:left="1800" w:hanging="180"/>
      </w:pPr>
    </w:lvl>
  </w:abstractNum>
  <w:abstractNum w:abstractNumId="35" w15:restartNumberingAfterBreak="0">
    <w:nsid w:val="00000023"/>
    <w:multiLevelType w:val="singleLevel"/>
    <w:tmpl w:val="00000023"/>
    <w:name w:val="WW8Num35"/>
    <w:lvl w:ilvl="0">
      <w:start w:val="1"/>
      <w:numFmt w:val="lowerRoman"/>
      <w:lvlText w:val="%1."/>
      <w:lvlJc w:val="left"/>
      <w:pPr>
        <w:tabs>
          <w:tab w:val="num" w:pos="1800"/>
        </w:tabs>
        <w:ind w:left="1800" w:hanging="180"/>
      </w:pPr>
    </w:lvl>
  </w:abstractNum>
  <w:abstractNum w:abstractNumId="36" w15:restartNumberingAfterBreak="0">
    <w:nsid w:val="00000024"/>
    <w:multiLevelType w:val="singleLevel"/>
    <w:tmpl w:val="00000024"/>
    <w:name w:val="WW8Num36"/>
    <w:lvl w:ilvl="0">
      <w:start w:val="1"/>
      <w:numFmt w:val="lowerRoman"/>
      <w:lvlText w:val="%1."/>
      <w:lvlJc w:val="left"/>
      <w:pPr>
        <w:tabs>
          <w:tab w:val="num" w:pos="1800"/>
        </w:tabs>
        <w:ind w:left="1800" w:hanging="180"/>
      </w:pPr>
    </w:lvl>
  </w:abstractNum>
  <w:abstractNum w:abstractNumId="37" w15:restartNumberingAfterBreak="0">
    <w:nsid w:val="00000025"/>
    <w:multiLevelType w:val="singleLevel"/>
    <w:tmpl w:val="00000025"/>
    <w:name w:val="WW8Num37"/>
    <w:lvl w:ilvl="0">
      <w:start w:val="1"/>
      <w:numFmt w:val="lowerRoman"/>
      <w:lvlText w:val="%1."/>
      <w:lvlJc w:val="left"/>
      <w:pPr>
        <w:tabs>
          <w:tab w:val="num" w:pos="1800"/>
        </w:tabs>
        <w:ind w:left="1800" w:hanging="180"/>
      </w:pPr>
    </w:lvl>
  </w:abstractNum>
  <w:abstractNum w:abstractNumId="38" w15:restartNumberingAfterBreak="0">
    <w:nsid w:val="00000026"/>
    <w:multiLevelType w:val="multilevel"/>
    <w:tmpl w:val="00000026"/>
    <w:name w:val="WW8Num3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9" w15:restartNumberingAfterBreak="0">
    <w:nsid w:val="00000027"/>
    <w:multiLevelType w:val="singleLevel"/>
    <w:tmpl w:val="00000027"/>
    <w:name w:val="WW8Num39"/>
    <w:lvl w:ilvl="0">
      <w:start w:val="1"/>
      <w:numFmt w:val="lowerRoman"/>
      <w:lvlText w:val="%1."/>
      <w:lvlJc w:val="left"/>
      <w:pPr>
        <w:tabs>
          <w:tab w:val="num" w:pos="1800"/>
        </w:tabs>
        <w:ind w:left="1800" w:hanging="180"/>
      </w:pPr>
    </w:lvl>
  </w:abstractNum>
  <w:abstractNum w:abstractNumId="40" w15:restartNumberingAfterBreak="0">
    <w:nsid w:val="00000028"/>
    <w:multiLevelType w:val="singleLevel"/>
    <w:tmpl w:val="00000028"/>
    <w:name w:val="WW8Num40"/>
    <w:lvl w:ilvl="0">
      <w:start w:val="1"/>
      <w:numFmt w:val="decimal"/>
      <w:pStyle w:val="BusinessRule"/>
      <w:lvlText w:val="B%1."/>
      <w:lvlJc w:val="left"/>
      <w:pPr>
        <w:tabs>
          <w:tab w:val="num" w:pos="1152"/>
        </w:tabs>
        <w:ind w:left="1152" w:hanging="432"/>
      </w:pPr>
      <w:rPr>
        <w:b/>
        <w:i w:val="0"/>
      </w:rPr>
    </w:lvl>
  </w:abstractNum>
  <w:abstractNum w:abstractNumId="41" w15:restartNumberingAfterBreak="0">
    <w:nsid w:val="00000029"/>
    <w:multiLevelType w:val="multilevel"/>
    <w:tmpl w:val="00000029"/>
    <w:name w:val="WW8Num41"/>
    <w:lvl w:ilvl="0">
      <w:start w:val="1"/>
      <w:numFmt w:val="decimal"/>
      <w:lvlText w:val="%1."/>
      <w:lvlJc w:val="left"/>
      <w:pPr>
        <w:tabs>
          <w:tab w:val="num" w:pos="720"/>
        </w:tabs>
        <w:ind w:left="720" w:hanging="360"/>
      </w:pPr>
    </w:lvl>
    <w:lvl w:ilvl="1">
      <w:start w:val="1"/>
      <w:numFmt w:val="lowerRoman"/>
      <w:lvlText w:val="%2."/>
      <w:lvlJc w:val="left"/>
      <w:pPr>
        <w:tabs>
          <w:tab w:val="num" w:pos="180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42" w15:restartNumberingAfterBreak="0">
    <w:nsid w:val="0000002A"/>
    <w:multiLevelType w:val="singleLevel"/>
    <w:tmpl w:val="0000002A"/>
    <w:name w:val="WW8Num42"/>
    <w:lvl w:ilvl="0">
      <w:start w:val="1"/>
      <w:numFmt w:val="decimal"/>
      <w:lvlText w:val="%1."/>
      <w:lvlJc w:val="left"/>
      <w:pPr>
        <w:tabs>
          <w:tab w:val="num" w:pos="720"/>
        </w:tabs>
        <w:ind w:left="720" w:hanging="360"/>
      </w:pPr>
    </w:lvl>
  </w:abstractNum>
  <w:abstractNum w:abstractNumId="43" w15:restartNumberingAfterBreak="0">
    <w:nsid w:val="0000002B"/>
    <w:multiLevelType w:val="singleLevel"/>
    <w:tmpl w:val="0000002B"/>
    <w:name w:val="WW8Num43"/>
    <w:lvl w:ilvl="0">
      <w:start w:val="1"/>
      <w:numFmt w:val="decimal"/>
      <w:lvlText w:val="%1."/>
      <w:lvlJc w:val="left"/>
      <w:pPr>
        <w:tabs>
          <w:tab w:val="num" w:pos="720"/>
        </w:tabs>
        <w:ind w:left="720" w:hanging="360"/>
      </w:pPr>
    </w:lvl>
  </w:abstractNum>
  <w:abstractNum w:abstractNumId="44" w15:restartNumberingAfterBreak="0">
    <w:nsid w:val="0000002C"/>
    <w:multiLevelType w:val="multilevel"/>
    <w:tmpl w:val="0000002C"/>
    <w:name w:val="WW8StyleNum"/>
    <w:lvl w:ilvl="0">
      <w:start w:val="1"/>
      <w:numFmt w:val="bullet"/>
      <w:pStyle w:val="Bullet1"/>
      <w:lvlText w:val=""/>
      <w:lvlJc w:val="left"/>
      <w:pPr>
        <w:tabs>
          <w:tab w:val="num" w:pos="432"/>
        </w:tabs>
        <w:ind w:left="432" w:hanging="432"/>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15:restartNumberingAfterBreak="0">
    <w:nsid w:val="0000002D"/>
    <w:multiLevelType w:val="multilevel"/>
    <w:tmpl w:val="0000002D"/>
    <w:name w:val="WW8StyleNum1"/>
    <w:lvl w:ilvl="0">
      <w:start w:val="1"/>
      <w:numFmt w:val="none"/>
      <w:pStyle w:val="Bullet2"/>
      <w:suff w:val="nothing"/>
      <w:lvlText w:val=""/>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07502BAC"/>
    <w:multiLevelType w:val="hybridMultilevel"/>
    <w:tmpl w:val="4C76A8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197BC7"/>
    <w:multiLevelType w:val="hybridMultilevel"/>
    <w:tmpl w:val="9A4009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A0A3192"/>
    <w:multiLevelType w:val="hybridMultilevel"/>
    <w:tmpl w:val="E460D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C50625A"/>
    <w:multiLevelType w:val="hybridMultilevel"/>
    <w:tmpl w:val="CC5EB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6C46E8F"/>
    <w:multiLevelType w:val="hybridMultilevel"/>
    <w:tmpl w:val="6E320C00"/>
    <w:lvl w:ilvl="0" w:tplc="DA80F900">
      <w:start w:val="1"/>
      <w:numFmt w:val="decimal"/>
      <w:lvlText w:val="%1."/>
      <w:lvlJc w:val="left"/>
      <w:pPr>
        <w:ind w:left="502" w:hanging="360"/>
      </w:pPr>
      <w:rPr>
        <w:b/>
        <w:sz w:val="2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1" w15:restartNumberingAfterBreak="0">
    <w:nsid w:val="29D6301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2" w15:restartNumberingAfterBreak="0">
    <w:nsid w:val="2DEE2D6C"/>
    <w:multiLevelType w:val="hybridMultilevel"/>
    <w:tmpl w:val="93B4F6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E937DFD"/>
    <w:multiLevelType w:val="hybridMultilevel"/>
    <w:tmpl w:val="6F2A14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FF92F79"/>
    <w:multiLevelType w:val="hybridMultilevel"/>
    <w:tmpl w:val="E19CB6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02D66CB"/>
    <w:multiLevelType w:val="hybridMultilevel"/>
    <w:tmpl w:val="84843B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D74491E"/>
    <w:multiLevelType w:val="hybridMultilevel"/>
    <w:tmpl w:val="857C55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A35BD2"/>
    <w:multiLevelType w:val="hybridMultilevel"/>
    <w:tmpl w:val="C37E6C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7EA117C"/>
    <w:multiLevelType w:val="hybridMultilevel"/>
    <w:tmpl w:val="D682E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6B6F55"/>
    <w:multiLevelType w:val="hybridMultilevel"/>
    <w:tmpl w:val="9DC897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AC171C5"/>
    <w:multiLevelType w:val="hybridMultilevel"/>
    <w:tmpl w:val="E9D4F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DE86979"/>
    <w:multiLevelType w:val="hybridMultilevel"/>
    <w:tmpl w:val="4B463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FC63C5"/>
    <w:multiLevelType w:val="hybridMultilevel"/>
    <w:tmpl w:val="87F415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CF375D9"/>
    <w:multiLevelType w:val="hybridMultilevel"/>
    <w:tmpl w:val="B7A834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E966A3"/>
    <w:multiLevelType w:val="hybridMultilevel"/>
    <w:tmpl w:val="C8CEFB4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5" w15:restartNumberingAfterBreak="0">
    <w:nsid w:val="769177CF"/>
    <w:multiLevelType w:val="hybridMultilevel"/>
    <w:tmpl w:val="306CE8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AF437B"/>
    <w:multiLevelType w:val="hybridMultilevel"/>
    <w:tmpl w:val="EE70FC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E02971"/>
    <w:multiLevelType w:val="hybridMultilevel"/>
    <w:tmpl w:val="28F836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D6859D5"/>
    <w:multiLevelType w:val="hybridMultilevel"/>
    <w:tmpl w:val="3120EDD2"/>
    <w:lvl w:ilvl="0" w:tplc="C178B992">
      <w:start w:val="1"/>
      <w:numFmt w:val="bullet"/>
      <w:lvlText w:val=""/>
      <w:lvlJc w:val="left"/>
      <w:pPr>
        <w:ind w:left="1350" w:hanging="360"/>
      </w:pPr>
      <w:rPr>
        <w:rFonts w:ascii="Symbol" w:hAnsi="Symbol" w:hint="default"/>
      </w:rPr>
    </w:lvl>
    <w:lvl w:ilvl="1" w:tplc="04090019" w:tentative="1">
      <w:start w:val="1"/>
      <w:numFmt w:val="bullet"/>
      <w:lvlText w:val="o"/>
      <w:lvlJc w:val="left"/>
      <w:pPr>
        <w:ind w:left="2070" w:hanging="360"/>
      </w:pPr>
      <w:rPr>
        <w:rFonts w:ascii="Courier New" w:hAnsi="Courier New" w:cs="Courier New" w:hint="default"/>
      </w:rPr>
    </w:lvl>
    <w:lvl w:ilvl="2" w:tplc="0409001B" w:tentative="1">
      <w:start w:val="1"/>
      <w:numFmt w:val="bullet"/>
      <w:lvlText w:val=""/>
      <w:lvlJc w:val="left"/>
      <w:pPr>
        <w:ind w:left="2790" w:hanging="360"/>
      </w:pPr>
      <w:rPr>
        <w:rFonts w:ascii="Wingdings" w:hAnsi="Wingdings" w:hint="default"/>
      </w:rPr>
    </w:lvl>
    <w:lvl w:ilvl="3" w:tplc="0409000F" w:tentative="1">
      <w:start w:val="1"/>
      <w:numFmt w:val="bullet"/>
      <w:lvlText w:val=""/>
      <w:lvlJc w:val="left"/>
      <w:pPr>
        <w:ind w:left="3510" w:hanging="360"/>
      </w:pPr>
      <w:rPr>
        <w:rFonts w:ascii="Symbol" w:hAnsi="Symbol" w:hint="default"/>
      </w:rPr>
    </w:lvl>
    <w:lvl w:ilvl="4" w:tplc="04090019" w:tentative="1">
      <w:start w:val="1"/>
      <w:numFmt w:val="bullet"/>
      <w:lvlText w:val="o"/>
      <w:lvlJc w:val="left"/>
      <w:pPr>
        <w:ind w:left="4230" w:hanging="360"/>
      </w:pPr>
      <w:rPr>
        <w:rFonts w:ascii="Courier New" w:hAnsi="Courier New" w:cs="Courier New" w:hint="default"/>
      </w:rPr>
    </w:lvl>
    <w:lvl w:ilvl="5" w:tplc="0409001B" w:tentative="1">
      <w:start w:val="1"/>
      <w:numFmt w:val="bullet"/>
      <w:lvlText w:val=""/>
      <w:lvlJc w:val="left"/>
      <w:pPr>
        <w:ind w:left="4950" w:hanging="360"/>
      </w:pPr>
      <w:rPr>
        <w:rFonts w:ascii="Wingdings" w:hAnsi="Wingdings" w:hint="default"/>
      </w:rPr>
    </w:lvl>
    <w:lvl w:ilvl="6" w:tplc="0409000F" w:tentative="1">
      <w:start w:val="1"/>
      <w:numFmt w:val="bullet"/>
      <w:lvlText w:val=""/>
      <w:lvlJc w:val="left"/>
      <w:pPr>
        <w:ind w:left="5670" w:hanging="360"/>
      </w:pPr>
      <w:rPr>
        <w:rFonts w:ascii="Symbol" w:hAnsi="Symbol" w:hint="default"/>
      </w:rPr>
    </w:lvl>
    <w:lvl w:ilvl="7" w:tplc="04090019" w:tentative="1">
      <w:start w:val="1"/>
      <w:numFmt w:val="bullet"/>
      <w:lvlText w:val="o"/>
      <w:lvlJc w:val="left"/>
      <w:pPr>
        <w:ind w:left="6390" w:hanging="360"/>
      </w:pPr>
      <w:rPr>
        <w:rFonts w:ascii="Courier New" w:hAnsi="Courier New" w:cs="Courier New" w:hint="default"/>
      </w:rPr>
    </w:lvl>
    <w:lvl w:ilvl="8" w:tplc="0409001B" w:tentative="1">
      <w:start w:val="1"/>
      <w:numFmt w:val="bullet"/>
      <w:lvlText w:val=""/>
      <w:lvlJc w:val="left"/>
      <w:pPr>
        <w:ind w:left="7110" w:hanging="360"/>
      </w:pPr>
      <w:rPr>
        <w:rFonts w:ascii="Wingdings" w:hAnsi="Wingdings" w:hint="default"/>
      </w:rPr>
    </w:lvl>
  </w:abstractNum>
  <w:num w:numId="1" w16cid:durableId="1056322640">
    <w:abstractNumId w:val="1"/>
  </w:num>
  <w:num w:numId="2" w16cid:durableId="1042706458">
    <w:abstractNumId w:val="2"/>
  </w:num>
  <w:num w:numId="3" w16cid:durableId="1672829542">
    <w:abstractNumId w:val="3"/>
  </w:num>
  <w:num w:numId="4" w16cid:durableId="52195662">
    <w:abstractNumId w:val="5"/>
  </w:num>
  <w:num w:numId="5" w16cid:durableId="1483691349">
    <w:abstractNumId w:val="16"/>
  </w:num>
  <w:num w:numId="6" w16cid:durableId="1755278211">
    <w:abstractNumId w:val="40"/>
  </w:num>
  <w:num w:numId="7" w16cid:durableId="1500005138">
    <w:abstractNumId w:val="44"/>
  </w:num>
  <w:num w:numId="8" w16cid:durableId="2082867931">
    <w:abstractNumId w:val="45"/>
  </w:num>
  <w:num w:numId="9" w16cid:durableId="2048604311">
    <w:abstractNumId w:val="0"/>
  </w:num>
  <w:num w:numId="10" w16cid:durableId="696470196">
    <w:abstractNumId w:val="51"/>
  </w:num>
  <w:num w:numId="11" w16cid:durableId="1447892498">
    <w:abstractNumId w:val="55"/>
  </w:num>
  <w:num w:numId="12" w16cid:durableId="629746793">
    <w:abstractNumId w:val="50"/>
  </w:num>
  <w:num w:numId="13" w16cid:durableId="1574662110">
    <w:abstractNumId w:val="61"/>
  </w:num>
  <w:num w:numId="14" w16cid:durableId="250624006">
    <w:abstractNumId w:val="64"/>
  </w:num>
  <w:num w:numId="15" w16cid:durableId="1284194217">
    <w:abstractNumId w:val="32"/>
  </w:num>
  <w:num w:numId="16" w16cid:durableId="875237424">
    <w:abstractNumId w:val="46"/>
  </w:num>
  <w:num w:numId="17" w16cid:durableId="667749974">
    <w:abstractNumId w:val="68"/>
  </w:num>
  <w:num w:numId="18" w16cid:durableId="227543170">
    <w:abstractNumId w:val="58"/>
  </w:num>
  <w:num w:numId="19" w16cid:durableId="1695498251">
    <w:abstractNumId w:val="66"/>
  </w:num>
  <w:num w:numId="20" w16cid:durableId="592512127">
    <w:abstractNumId w:val="63"/>
  </w:num>
  <w:num w:numId="21" w16cid:durableId="528958921">
    <w:abstractNumId w:val="60"/>
  </w:num>
  <w:num w:numId="22" w16cid:durableId="428741361">
    <w:abstractNumId w:val="59"/>
  </w:num>
  <w:num w:numId="23" w16cid:durableId="367067169">
    <w:abstractNumId w:val="57"/>
  </w:num>
  <w:num w:numId="24" w16cid:durableId="1850365772">
    <w:abstractNumId w:val="53"/>
  </w:num>
  <w:num w:numId="25" w16cid:durableId="801270138">
    <w:abstractNumId w:val="52"/>
  </w:num>
  <w:num w:numId="26" w16cid:durableId="1888567055">
    <w:abstractNumId w:val="54"/>
  </w:num>
  <w:num w:numId="27" w16cid:durableId="264768537">
    <w:abstractNumId w:val="56"/>
  </w:num>
  <w:num w:numId="28" w16cid:durableId="601960290">
    <w:abstractNumId w:val="65"/>
  </w:num>
  <w:num w:numId="29" w16cid:durableId="1223371282">
    <w:abstractNumId w:val="49"/>
  </w:num>
  <w:num w:numId="30" w16cid:durableId="1487429050">
    <w:abstractNumId w:val="48"/>
  </w:num>
  <w:num w:numId="31" w16cid:durableId="767696392">
    <w:abstractNumId w:val="62"/>
  </w:num>
  <w:num w:numId="32" w16cid:durableId="1054767637">
    <w:abstractNumId w:val="67"/>
  </w:num>
  <w:num w:numId="33" w16cid:durableId="1973637836">
    <w:abstractNumId w:val="4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6B2D"/>
    <w:rsid w:val="00003CDA"/>
    <w:rsid w:val="00011F77"/>
    <w:rsid w:val="000126F6"/>
    <w:rsid w:val="0001403D"/>
    <w:rsid w:val="0004177D"/>
    <w:rsid w:val="0004201D"/>
    <w:rsid w:val="0005021A"/>
    <w:rsid w:val="000528D1"/>
    <w:rsid w:val="00052906"/>
    <w:rsid w:val="00057E2A"/>
    <w:rsid w:val="00060A9A"/>
    <w:rsid w:val="0006474F"/>
    <w:rsid w:val="000651A9"/>
    <w:rsid w:val="00072E4E"/>
    <w:rsid w:val="000745BB"/>
    <w:rsid w:val="00082052"/>
    <w:rsid w:val="00084050"/>
    <w:rsid w:val="00092686"/>
    <w:rsid w:val="000963C5"/>
    <w:rsid w:val="000A19CF"/>
    <w:rsid w:val="000A1ABB"/>
    <w:rsid w:val="000A3C2E"/>
    <w:rsid w:val="000B21C2"/>
    <w:rsid w:val="000B4197"/>
    <w:rsid w:val="000B484F"/>
    <w:rsid w:val="000B7294"/>
    <w:rsid w:val="000B7FA9"/>
    <w:rsid w:val="000C0244"/>
    <w:rsid w:val="000C55D3"/>
    <w:rsid w:val="000C630B"/>
    <w:rsid w:val="000C723B"/>
    <w:rsid w:val="000D2D33"/>
    <w:rsid w:val="000D773E"/>
    <w:rsid w:val="000E12A4"/>
    <w:rsid w:val="000E1B36"/>
    <w:rsid w:val="000E3F2D"/>
    <w:rsid w:val="000F00AB"/>
    <w:rsid w:val="00100297"/>
    <w:rsid w:val="001008A9"/>
    <w:rsid w:val="00107325"/>
    <w:rsid w:val="0011002F"/>
    <w:rsid w:val="00112A53"/>
    <w:rsid w:val="0011338F"/>
    <w:rsid w:val="00123612"/>
    <w:rsid w:val="0012460F"/>
    <w:rsid w:val="00127464"/>
    <w:rsid w:val="00134136"/>
    <w:rsid w:val="001358DB"/>
    <w:rsid w:val="00137295"/>
    <w:rsid w:val="00137E2A"/>
    <w:rsid w:val="0014272F"/>
    <w:rsid w:val="00142E1B"/>
    <w:rsid w:val="001452F3"/>
    <w:rsid w:val="001458F8"/>
    <w:rsid w:val="00152E83"/>
    <w:rsid w:val="00162F06"/>
    <w:rsid w:val="00163768"/>
    <w:rsid w:val="00165BA8"/>
    <w:rsid w:val="0016667E"/>
    <w:rsid w:val="0016768D"/>
    <w:rsid w:val="00172516"/>
    <w:rsid w:val="0017298E"/>
    <w:rsid w:val="00176F9A"/>
    <w:rsid w:val="00181C34"/>
    <w:rsid w:val="001843D9"/>
    <w:rsid w:val="001847B8"/>
    <w:rsid w:val="00184B53"/>
    <w:rsid w:val="00187F64"/>
    <w:rsid w:val="001909B2"/>
    <w:rsid w:val="00195918"/>
    <w:rsid w:val="0019654A"/>
    <w:rsid w:val="001A13CE"/>
    <w:rsid w:val="001A2564"/>
    <w:rsid w:val="001A28D3"/>
    <w:rsid w:val="001A2B86"/>
    <w:rsid w:val="001B1456"/>
    <w:rsid w:val="001B163F"/>
    <w:rsid w:val="001B6DE5"/>
    <w:rsid w:val="001C1E51"/>
    <w:rsid w:val="001C26BE"/>
    <w:rsid w:val="001C3E4D"/>
    <w:rsid w:val="001C746F"/>
    <w:rsid w:val="001D171E"/>
    <w:rsid w:val="001D2163"/>
    <w:rsid w:val="001D3DA2"/>
    <w:rsid w:val="001D491F"/>
    <w:rsid w:val="001E002E"/>
    <w:rsid w:val="001E1EEB"/>
    <w:rsid w:val="001E44ED"/>
    <w:rsid w:val="001F0C9B"/>
    <w:rsid w:val="001F11EA"/>
    <w:rsid w:val="001F6143"/>
    <w:rsid w:val="0020345D"/>
    <w:rsid w:val="00207021"/>
    <w:rsid w:val="00214458"/>
    <w:rsid w:val="00215543"/>
    <w:rsid w:val="002270BA"/>
    <w:rsid w:val="002323BA"/>
    <w:rsid w:val="002351B2"/>
    <w:rsid w:val="002356B6"/>
    <w:rsid w:val="00250E48"/>
    <w:rsid w:val="00253191"/>
    <w:rsid w:val="00253C1C"/>
    <w:rsid w:val="002576C0"/>
    <w:rsid w:val="002609F2"/>
    <w:rsid w:val="00264323"/>
    <w:rsid w:val="00264A3E"/>
    <w:rsid w:val="00267816"/>
    <w:rsid w:val="00274BD5"/>
    <w:rsid w:val="00274ECE"/>
    <w:rsid w:val="00277584"/>
    <w:rsid w:val="002818C8"/>
    <w:rsid w:val="00287B3C"/>
    <w:rsid w:val="00293E92"/>
    <w:rsid w:val="00297653"/>
    <w:rsid w:val="002A4068"/>
    <w:rsid w:val="002A7F9F"/>
    <w:rsid w:val="002B0926"/>
    <w:rsid w:val="002D26C1"/>
    <w:rsid w:val="002E3E67"/>
    <w:rsid w:val="002E7E57"/>
    <w:rsid w:val="002F0D8D"/>
    <w:rsid w:val="002F23CB"/>
    <w:rsid w:val="002F4B5C"/>
    <w:rsid w:val="002F62E8"/>
    <w:rsid w:val="00300682"/>
    <w:rsid w:val="003049EE"/>
    <w:rsid w:val="00305995"/>
    <w:rsid w:val="00310F40"/>
    <w:rsid w:val="003173C5"/>
    <w:rsid w:val="00317BF0"/>
    <w:rsid w:val="00325EB8"/>
    <w:rsid w:val="003262DB"/>
    <w:rsid w:val="00327711"/>
    <w:rsid w:val="00327798"/>
    <w:rsid w:val="00332B0D"/>
    <w:rsid w:val="00334670"/>
    <w:rsid w:val="00351C50"/>
    <w:rsid w:val="00352668"/>
    <w:rsid w:val="0035369E"/>
    <w:rsid w:val="003553BE"/>
    <w:rsid w:val="00372D18"/>
    <w:rsid w:val="0037321F"/>
    <w:rsid w:val="00373602"/>
    <w:rsid w:val="00373F3A"/>
    <w:rsid w:val="00374660"/>
    <w:rsid w:val="00390C23"/>
    <w:rsid w:val="0039223B"/>
    <w:rsid w:val="00392A98"/>
    <w:rsid w:val="00394A89"/>
    <w:rsid w:val="003A1869"/>
    <w:rsid w:val="003A7F7C"/>
    <w:rsid w:val="003B0028"/>
    <w:rsid w:val="003B005D"/>
    <w:rsid w:val="003B07BF"/>
    <w:rsid w:val="003B2378"/>
    <w:rsid w:val="003B3803"/>
    <w:rsid w:val="003B7D81"/>
    <w:rsid w:val="003C2D9B"/>
    <w:rsid w:val="003C386E"/>
    <w:rsid w:val="003D0AB4"/>
    <w:rsid w:val="003D373A"/>
    <w:rsid w:val="003E056B"/>
    <w:rsid w:val="003E2DCC"/>
    <w:rsid w:val="003E3F7C"/>
    <w:rsid w:val="003E57F8"/>
    <w:rsid w:val="003E70A1"/>
    <w:rsid w:val="003E7B47"/>
    <w:rsid w:val="003F0F91"/>
    <w:rsid w:val="003F764B"/>
    <w:rsid w:val="00400FA5"/>
    <w:rsid w:val="00402A36"/>
    <w:rsid w:val="00402D40"/>
    <w:rsid w:val="00406149"/>
    <w:rsid w:val="00412E5F"/>
    <w:rsid w:val="0041570E"/>
    <w:rsid w:val="004249E7"/>
    <w:rsid w:val="00431335"/>
    <w:rsid w:val="00440142"/>
    <w:rsid w:val="00452970"/>
    <w:rsid w:val="00453284"/>
    <w:rsid w:val="004549CA"/>
    <w:rsid w:val="00462C8F"/>
    <w:rsid w:val="0046464E"/>
    <w:rsid w:val="004716FC"/>
    <w:rsid w:val="00471746"/>
    <w:rsid w:val="00473738"/>
    <w:rsid w:val="004738E7"/>
    <w:rsid w:val="004810C8"/>
    <w:rsid w:val="00486490"/>
    <w:rsid w:val="004871CC"/>
    <w:rsid w:val="004A3A54"/>
    <w:rsid w:val="004A504B"/>
    <w:rsid w:val="004A78AA"/>
    <w:rsid w:val="004B0B02"/>
    <w:rsid w:val="004B7A92"/>
    <w:rsid w:val="004C0198"/>
    <w:rsid w:val="004C519D"/>
    <w:rsid w:val="004C670D"/>
    <w:rsid w:val="004D0BA7"/>
    <w:rsid w:val="004D4744"/>
    <w:rsid w:val="004D48B1"/>
    <w:rsid w:val="004D4FA3"/>
    <w:rsid w:val="004D61BE"/>
    <w:rsid w:val="004D6F95"/>
    <w:rsid w:val="004E1019"/>
    <w:rsid w:val="004E2000"/>
    <w:rsid w:val="004E5CF9"/>
    <w:rsid w:val="004E5DE1"/>
    <w:rsid w:val="004E69E0"/>
    <w:rsid w:val="004F5C66"/>
    <w:rsid w:val="004F6D63"/>
    <w:rsid w:val="00503754"/>
    <w:rsid w:val="00505B27"/>
    <w:rsid w:val="00505DF5"/>
    <w:rsid w:val="005201BF"/>
    <w:rsid w:val="00520A7C"/>
    <w:rsid w:val="005262E7"/>
    <w:rsid w:val="00531F15"/>
    <w:rsid w:val="0053229D"/>
    <w:rsid w:val="005341F5"/>
    <w:rsid w:val="0053533C"/>
    <w:rsid w:val="00536BCD"/>
    <w:rsid w:val="00537A5B"/>
    <w:rsid w:val="00546C3A"/>
    <w:rsid w:val="00551DAC"/>
    <w:rsid w:val="0055437A"/>
    <w:rsid w:val="00555F2D"/>
    <w:rsid w:val="005651C4"/>
    <w:rsid w:val="00565F73"/>
    <w:rsid w:val="00571A0A"/>
    <w:rsid w:val="005749EC"/>
    <w:rsid w:val="00575576"/>
    <w:rsid w:val="00587220"/>
    <w:rsid w:val="00587D4D"/>
    <w:rsid w:val="00591CCE"/>
    <w:rsid w:val="00592DAF"/>
    <w:rsid w:val="005973F2"/>
    <w:rsid w:val="005A10C3"/>
    <w:rsid w:val="005A2D3B"/>
    <w:rsid w:val="005A37A5"/>
    <w:rsid w:val="005A6F65"/>
    <w:rsid w:val="005A7D6A"/>
    <w:rsid w:val="005B0F18"/>
    <w:rsid w:val="005C1ADF"/>
    <w:rsid w:val="005C1BB5"/>
    <w:rsid w:val="005C7653"/>
    <w:rsid w:val="005D3433"/>
    <w:rsid w:val="005D3F16"/>
    <w:rsid w:val="005D4AF7"/>
    <w:rsid w:val="005D642B"/>
    <w:rsid w:val="005D6CDF"/>
    <w:rsid w:val="005E0291"/>
    <w:rsid w:val="005E1628"/>
    <w:rsid w:val="005F3B37"/>
    <w:rsid w:val="005F3CC1"/>
    <w:rsid w:val="005F4BAC"/>
    <w:rsid w:val="00601378"/>
    <w:rsid w:val="00605019"/>
    <w:rsid w:val="00613679"/>
    <w:rsid w:val="00622206"/>
    <w:rsid w:val="006226EE"/>
    <w:rsid w:val="00623CA0"/>
    <w:rsid w:val="006253EB"/>
    <w:rsid w:val="00626A83"/>
    <w:rsid w:val="00632CB1"/>
    <w:rsid w:val="006333D3"/>
    <w:rsid w:val="00635BA2"/>
    <w:rsid w:val="00644D4C"/>
    <w:rsid w:val="00650352"/>
    <w:rsid w:val="00654A0A"/>
    <w:rsid w:val="006573FD"/>
    <w:rsid w:val="00663678"/>
    <w:rsid w:val="00670B25"/>
    <w:rsid w:val="00670CCB"/>
    <w:rsid w:val="00680F6B"/>
    <w:rsid w:val="006820ED"/>
    <w:rsid w:val="00685EF0"/>
    <w:rsid w:val="006861EE"/>
    <w:rsid w:val="00690694"/>
    <w:rsid w:val="006923AD"/>
    <w:rsid w:val="00692AED"/>
    <w:rsid w:val="00692E4E"/>
    <w:rsid w:val="00693279"/>
    <w:rsid w:val="00695A66"/>
    <w:rsid w:val="006A6B81"/>
    <w:rsid w:val="006B0760"/>
    <w:rsid w:val="006B7362"/>
    <w:rsid w:val="006C356E"/>
    <w:rsid w:val="006C66A9"/>
    <w:rsid w:val="006D501E"/>
    <w:rsid w:val="006D71FD"/>
    <w:rsid w:val="006E1BDE"/>
    <w:rsid w:val="006F663F"/>
    <w:rsid w:val="00706526"/>
    <w:rsid w:val="00714A64"/>
    <w:rsid w:val="00726DFB"/>
    <w:rsid w:val="0073771D"/>
    <w:rsid w:val="00740415"/>
    <w:rsid w:val="0074338B"/>
    <w:rsid w:val="007470D4"/>
    <w:rsid w:val="0075197C"/>
    <w:rsid w:val="00751E01"/>
    <w:rsid w:val="0076792C"/>
    <w:rsid w:val="0077096E"/>
    <w:rsid w:val="00776280"/>
    <w:rsid w:val="00780965"/>
    <w:rsid w:val="007958C5"/>
    <w:rsid w:val="00795B7D"/>
    <w:rsid w:val="007A6E41"/>
    <w:rsid w:val="007B3DBE"/>
    <w:rsid w:val="007B7D78"/>
    <w:rsid w:val="007C53B0"/>
    <w:rsid w:val="007C679F"/>
    <w:rsid w:val="007D0D66"/>
    <w:rsid w:val="007D56CE"/>
    <w:rsid w:val="007D5C98"/>
    <w:rsid w:val="007D7AC2"/>
    <w:rsid w:val="007E6A31"/>
    <w:rsid w:val="007F01E9"/>
    <w:rsid w:val="007F19B1"/>
    <w:rsid w:val="007F37C8"/>
    <w:rsid w:val="007F46E9"/>
    <w:rsid w:val="007F6645"/>
    <w:rsid w:val="007F6C77"/>
    <w:rsid w:val="00803E1A"/>
    <w:rsid w:val="00810441"/>
    <w:rsid w:val="00811540"/>
    <w:rsid w:val="008121E9"/>
    <w:rsid w:val="00815E21"/>
    <w:rsid w:val="0082415F"/>
    <w:rsid w:val="00824FD8"/>
    <w:rsid w:val="00826A5B"/>
    <w:rsid w:val="00826D67"/>
    <w:rsid w:val="00830C01"/>
    <w:rsid w:val="008320D6"/>
    <w:rsid w:val="008359FF"/>
    <w:rsid w:val="00840DCF"/>
    <w:rsid w:val="00841B34"/>
    <w:rsid w:val="00845F37"/>
    <w:rsid w:val="0084618C"/>
    <w:rsid w:val="00846D19"/>
    <w:rsid w:val="0085178C"/>
    <w:rsid w:val="00862B8E"/>
    <w:rsid w:val="008636E2"/>
    <w:rsid w:val="00863AAA"/>
    <w:rsid w:val="00865039"/>
    <w:rsid w:val="0087741A"/>
    <w:rsid w:val="0088687C"/>
    <w:rsid w:val="00886961"/>
    <w:rsid w:val="0089409C"/>
    <w:rsid w:val="008A3331"/>
    <w:rsid w:val="008B1771"/>
    <w:rsid w:val="008C030C"/>
    <w:rsid w:val="008C063E"/>
    <w:rsid w:val="008C278F"/>
    <w:rsid w:val="008C37A8"/>
    <w:rsid w:val="008C691C"/>
    <w:rsid w:val="008D3016"/>
    <w:rsid w:val="008D491B"/>
    <w:rsid w:val="008E0A42"/>
    <w:rsid w:val="008E6D56"/>
    <w:rsid w:val="008F69BA"/>
    <w:rsid w:val="008F6EFD"/>
    <w:rsid w:val="009025B4"/>
    <w:rsid w:val="0090420C"/>
    <w:rsid w:val="00906CE6"/>
    <w:rsid w:val="009107CF"/>
    <w:rsid w:val="00915278"/>
    <w:rsid w:val="00915356"/>
    <w:rsid w:val="009317EB"/>
    <w:rsid w:val="009378C9"/>
    <w:rsid w:val="0094446A"/>
    <w:rsid w:val="0094494C"/>
    <w:rsid w:val="0094768B"/>
    <w:rsid w:val="00951735"/>
    <w:rsid w:val="00964FE7"/>
    <w:rsid w:val="0096787B"/>
    <w:rsid w:val="0098371B"/>
    <w:rsid w:val="00984AE8"/>
    <w:rsid w:val="00986F15"/>
    <w:rsid w:val="00995D9D"/>
    <w:rsid w:val="009B0170"/>
    <w:rsid w:val="009B0A60"/>
    <w:rsid w:val="009B3C20"/>
    <w:rsid w:val="009D0408"/>
    <w:rsid w:val="009D261D"/>
    <w:rsid w:val="009D64E7"/>
    <w:rsid w:val="009E4E82"/>
    <w:rsid w:val="009E5224"/>
    <w:rsid w:val="009E7EC7"/>
    <w:rsid w:val="009F7268"/>
    <w:rsid w:val="00A01439"/>
    <w:rsid w:val="00A054C6"/>
    <w:rsid w:val="00A13A36"/>
    <w:rsid w:val="00A23DF5"/>
    <w:rsid w:val="00A271E6"/>
    <w:rsid w:val="00A334D8"/>
    <w:rsid w:val="00A3609D"/>
    <w:rsid w:val="00A43649"/>
    <w:rsid w:val="00A452FC"/>
    <w:rsid w:val="00A53AA9"/>
    <w:rsid w:val="00A6481E"/>
    <w:rsid w:val="00A754E2"/>
    <w:rsid w:val="00A76606"/>
    <w:rsid w:val="00A86C6C"/>
    <w:rsid w:val="00A94D1E"/>
    <w:rsid w:val="00AA304B"/>
    <w:rsid w:val="00AA58C9"/>
    <w:rsid w:val="00AB28DF"/>
    <w:rsid w:val="00AB304C"/>
    <w:rsid w:val="00AB47D3"/>
    <w:rsid w:val="00AB4917"/>
    <w:rsid w:val="00AC0559"/>
    <w:rsid w:val="00AC2A80"/>
    <w:rsid w:val="00AD184B"/>
    <w:rsid w:val="00AD6422"/>
    <w:rsid w:val="00AD6F5F"/>
    <w:rsid w:val="00AE07C0"/>
    <w:rsid w:val="00AF1B1F"/>
    <w:rsid w:val="00AF550B"/>
    <w:rsid w:val="00AF6636"/>
    <w:rsid w:val="00AF76DB"/>
    <w:rsid w:val="00B00975"/>
    <w:rsid w:val="00B014E9"/>
    <w:rsid w:val="00B04468"/>
    <w:rsid w:val="00B06799"/>
    <w:rsid w:val="00B12D7C"/>
    <w:rsid w:val="00B1410D"/>
    <w:rsid w:val="00B142CC"/>
    <w:rsid w:val="00B1664B"/>
    <w:rsid w:val="00B212E5"/>
    <w:rsid w:val="00B23895"/>
    <w:rsid w:val="00B23F10"/>
    <w:rsid w:val="00B32145"/>
    <w:rsid w:val="00B3374D"/>
    <w:rsid w:val="00B418C0"/>
    <w:rsid w:val="00B4226E"/>
    <w:rsid w:val="00B43B33"/>
    <w:rsid w:val="00B443BC"/>
    <w:rsid w:val="00B47F8E"/>
    <w:rsid w:val="00B62003"/>
    <w:rsid w:val="00B63238"/>
    <w:rsid w:val="00B63D9E"/>
    <w:rsid w:val="00B665DA"/>
    <w:rsid w:val="00B67D7A"/>
    <w:rsid w:val="00B7210C"/>
    <w:rsid w:val="00B8366E"/>
    <w:rsid w:val="00B866DA"/>
    <w:rsid w:val="00B90FF3"/>
    <w:rsid w:val="00BA3DBE"/>
    <w:rsid w:val="00BA4019"/>
    <w:rsid w:val="00BB02C5"/>
    <w:rsid w:val="00BB2D6A"/>
    <w:rsid w:val="00BB5C9D"/>
    <w:rsid w:val="00BB6A47"/>
    <w:rsid w:val="00BC3B43"/>
    <w:rsid w:val="00BC3F10"/>
    <w:rsid w:val="00BC6F9F"/>
    <w:rsid w:val="00BC7567"/>
    <w:rsid w:val="00BD3BF7"/>
    <w:rsid w:val="00BD78F8"/>
    <w:rsid w:val="00BE25F0"/>
    <w:rsid w:val="00BE43B8"/>
    <w:rsid w:val="00C10AB6"/>
    <w:rsid w:val="00C10BDD"/>
    <w:rsid w:val="00C11D2D"/>
    <w:rsid w:val="00C15074"/>
    <w:rsid w:val="00C15EC2"/>
    <w:rsid w:val="00C1713C"/>
    <w:rsid w:val="00C20D9E"/>
    <w:rsid w:val="00C25A54"/>
    <w:rsid w:val="00C31C9B"/>
    <w:rsid w:val="00C34A77"/>
    <w:rsid w:val="00C4167E"/>
    <w:rsid w:val="00C41FEB"/>
    <w:rsid w:val="00C44713"/>
    <w:rsid w:val="00C45D56"/>
    <w:rsid w:val="00C46293"/>
    <w:rsid w:val="00C46426"/>
    <w:rsid w:val="00C47AC2"/>
    <w:rsid w:val="00C515F5"/>
    <w:rsid w:val="00C5443D"/>
    <w:rsid w:val="00C54994"/>
    <w:rsid w:val="00C54D8A"/>
    <w:rsid w:val="00C56FCA"/>
    <w:rsid w:val="00C6555B"/>
    <w:rsid w:val="00C75E81"/>
    <w:rsid w:val="00C80823"/>
    <w:rsid w:val="00C850C2"/>
    <w:rsid w:val="00C90FA0"/>
    <w:rsid w:val="00C97ACA"/>
    <w:rsid w:val="00CA25BD"/>
    <w:rsid w:val="00CA30C5"/>
    <w:rsid w:val="00CB008B"/>
    <w:rsid w:val="00CB0B2A"/>
    <w:rsid w:val="00CB363B"/>
    <w:rsid w:val="00CB6062"/>
    <w:rsid w:val="00CC1807"/>
    <w:rsid w:val="00CC3BA2"/>
    <w:rsid w:val="00CC40FD"/>
    <w:rsid w:val="00CC7FDB"/>
    <w:rsid w:val="00CD325A"/>
    <w:rsid w:val="00CD50C1"/>
    <w:rsid w:val="00CD76FE"/>
    <w:rsid w:val="00CD7EA2"/>
    <w:rsid w:val="00CE00F5"/>
    <w:rsid w:val="00CE178F"/>
    <w:rsid w:val="00CE25F5"/>
    <w:rsid w:val="00CF2D66"/>
    <w:rsid w:val="00CF6D77"/>
    <w:rsid w:val="00CF72D0"/>
    <w:rsid w:val="00CF7AB9"/>
    <w:rsid w:val="00D0157C"/>
    <w:rsid w:val="00D01FC1"/>
    <w:rsid w:val="00D020D6"/>
    <w:rsid w:val="00D05202"/>
    <w:rsid w:val="00D13573"/>
    <w:rsid w:val="00D23F50"/>
    <w:rsid w:val="00D244C0"/>
    <w:rsid w:val="00D250AC"/>
    <w:rsid w:val="00D255B9"/>
    <w:rsid w:val="00D25CAC"/>
    <w:rsid w:val="00D2610C"/>
    <w:rsid w:val="00D300F8"/>
    <w:rsid w:val="00D348F8"/>
    <w:rsid w:val="00D41F73"/>
    <w:rsid w:val="00D479EC"/>
    <w:rsid w:val="00D557EC"/>
    <w:rsid w:val="00D74F2B"/>
    <w:rsid w:val="00D75555"/>
    <w:rsid w:val="00D757CC"/>
    <w:rsid w:val="00D759C5"/>
    <w:rsid w:val="00D77832"/>
    <w:rsid w:val="00D77E78"/>
    <w:rsid w:val="00D8013A"/>
    <w:rsid w:val="00D82100"/>
    <w:rsid w:val="00D856C6"/>
    <w:rsid w:val="00D871FE"/>
    <w:rsid w:val="00D911D9"/>
    <w:rsid w:val="00D939EE"/>
    <w:rsid w:val="00DB4CB1"/>
    <w:rsid w:val="00DB5F87"/>
    <w:rsid w:val="00DC26BF"/>
    <w:rsid w:val="00DC6145"/>
    <w:rsid w:val="00DD5392"/>
    <w:rsid w:val="00DD6C94"/>
    <w:rsid w:val="00DE3277"/>
    <w:rsid w:val="00DF0C3A"/>
    <w:rsid w:val="00DF5129"/>
    <w:rsid w:val="00DF7EB1"/>
    <w:rsid w:val="00E01AFE"/>
    <w:rsid w:val="00E05C76"/>
    <w:rsid w:val="00E15206"/>
    <w:rsid w:val="00E15609"/>
    <w:rsid w:val="00E17204"/>
    <w:rsid w:val="00E17455"/>
    <w:rsid w:val="00E21239"/>
    <w:rsid w:val="00E2295F"/>
    <w:rsid w:val="00E26014"/>
    <w:rsid w:val="00E31308"/>
    <w:rsid w:val="00E31C91"/>
    <w:rsid w:val="00E37160"/>
    <w:rsid w:val="00E40BB1"/>
    <w:rsid w:val="00E40DF7"/>
    <w:rsid w:val="00E43155"/>
    <w:rsid w:val="00E4467E"/>
    <w:rsid w:val="00E46B2D"/>
    <w:rsid w:val="00E46CF8"/>
    <w:rsid w:val="00E54246"/>
    <w:rsid w:val="00E605A4"/>
    <w:rsid w:val="00E62AC0"/>
    <w:rsid w:val="00E63DBE"/>
    <w:rsid w:val="00E6505A"/>
    <w:rsid w:val="00E65F68"/>
    <w:rsid w:val="00E7248F"/>
    <w:rsid w:val="00E76051"/>
    <w:rsid w:val="00E76D36"/>
    <w:rsid w:val="00E7794A"/>
    <w:rsid w:val="00E82839"/>
    <w:rsid w:val="00E83A7A"/>
    <w:rsid w:val="00E84411"/>
    <w:rsid w:val="00E852A1"/>
    <w:rsid w:val="00E9344E"/>
    <w:rsid w:val="00EA0CAC"/>
    <w:rsid w:val="00EA1225"/>
    <w:rsid w:val="00EA7F8D"/>
    <w:rsid w:val="00EC21A7"/>
    <w:rsid w:val="00EC37E3"/>
    <w:rsid w:val="00EC734F"/>
    <w:rsid w:val="00ED05F4"/>
    <w:rsid w:val="00ED123C"/>
    <w:rsid w:val="00ED19A7"/>
    <w:rsid w:val="00ED1F05"/>
    <w:rsid w:val="00ED4E3D"/>
    <w:rsid w:val="00ED5EDC"/>
    <w:rsid w:val="00EE3C61"/>
    <w:rsid w:val="00EE4444"/>
    <w:rsid w:val="00EF0866"/>
    <w:rsid w:val="00EF1736"/>
    <w:rsid w:val="00EF344D"/>
    <w:rsid w:val="00EF38FB"/>
    <w:rsid w:val="00EF4160"/>
    <w:rsid w:val="00F073EC"/>
    <w:rsid w:val="00F2290C"/>
    <w:rsid w:val="00F24990"/>
    <w:rsid w:val="00F305C2"/>
    <w:rsid w:val="00F3386F"/>
    <w:rsid w:val="00F3647E"/>
    <w:rsid w:val="00F37318"/>
    <w:rsid w:val="00F4364B"/>
    <w:rsid w:val="00F467CD"/>
    <w:rsid w:val="00F46ECF"/>
    <w:rsid w:val="00F51F92"/>
    <w:rsid w:val="00F54196"/>
    <w:rsid w:val="00F54FFF"/>
    <w:rsid w:val="00F55699"/>
    <w:rsid w:val="00F56625"/>
    <w:rsid w:val="00F57B22"/>
    <w:rsid w:val="00F84498"/>
    <w:rsid w:val="00F87EAA"/>
    <w:rsid w:val="00F94F91"/>
    <w:rsid w:val="00F95BFF"/>
    <w:rsid w:val="00F97470"/>
    <w:rsid w:val="00FA30EF"/>
    <w:rsid w:val="00FA3648"/>
    <w:rsid w:val="00FA4071"/>
    <w:rsid w:val="00FA586D"/>
    <w:rsid w:val="00FB0C74"/>
    <w:rsid w:val="00FC16F9"/>
    <w:rsid w:val="00FC59C8"/>
    <w:rsid w:val="00FD5ABF"/>
    <w:rsid w:val="00FD7150"/>
    <w:rsid w:val="00FE00B3"/>
    <w:rsid w:val="00FE2E3A"/>
    <w:rsid w:val="00FE3F71"/>
    <w:rsid w:val="00FE6A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5511175"/>
  <w15:docId w15:val="{8487DF46-F9BE-46B3-8046-3B56A7BDE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40" w:lineRule="atLeast"/>
    </w:pPr>
    <w:rPr>
      <w:rFonts w:ascii="Arial" w:hAnsi="Arial"/>
      <w:lang w:val="en-GB" w:eastAsia="ar-SA"/>
    </w:rPr>
  </w:style>
  <w:style w:type="paragraph" w:styleId="Heading1">
    <w:name w:val="heading 1"/>
    <w:basedOn w:val="Normal"/>
    <w:next w:val="Normal"/>
    <w:qFormat/>
    <w:pPr>
      <w:keepNext/>
      <w:numPr>
        <w:numId w:val="1"/>
      </w:numPr>
      <w:spacing w:before="120" w:after="60"/>
      <w:outlineLvl w:val="0"/>
    </w:pPr>
    <w:rPr>
      <w:b/>
      <w:sz w:val="24"/>
    </w:rPr>
  </w:style>
  <w:style w:type="paragraph" w:styleId="Heading2">
    <w:name w:val="heading 2"/>
    <w:basedOn w:val="Heading1"/>
    <w:next w:val="Normal"/>
    <w:qFormat/>
    <w:pPr>
      <w:numPr>
        <w:ilvl w:val="1"/>
      </w:numPr>
      <w:tabs>
        <w:tab w:val="num" w:pos="270"/>
      </w:tabs>
      <w:ind w:left="270"/>
      <w:outlineLvl w:val="1"/>
    </w:pPr>
    <w:rPr>
      <w:sz w:val="20"/>
    </w:rPr>
  </w:style>
  <w:style w:type="paragraph" w:styleId="Heading3">
    <w:name w:val="heading 3"/>
    <w:basedOn w:val="Heading1"/>
    <w:next w:val="Normal"/>
    <w:link w:val="Heading3Char"/>
    <w:qFormat/>
    <w:pPr>
      <w:numPr>
        <w:ilvl w:val="2"/>
      </w:numPr>
      <w:tabs>
        <w:tab w:val="clear" w:pos="0"/>
        <w:tab w:val="num" w:pos="180"/>
      </w:tabs>
      <w:ind w:left="180"/>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0">
    <w:name w:val="WW8Num2z0"/>
    <w:rPr>
      <w:rFonts w:ascii="Symbol" w:hAnsi="Symbol"/>
    </w:rPr>
  </w:style>
  <w:style w:type="character" w:customStyle="1" w:styleId="WW8Num4z1">
    <w:name w:val="WW8Num4z1"/>
    <w:rPr>
      <w:rFonts w:ascii="Symbol" w:hAnsi="Symbol"/>
    </w:rPr>
  </w:style>
  <w:style w:type="character" w:customStyle="1" w:styleId="WW8Num4z2">
    <w:name w:val="WW8Num4z2"/>
    <w:rPr>
      <w:rFonts w:ascii="Wingdings" w:hAnsi="Wingdings"/>
    </w:rPr>
  </w:style>
  <w:style w:type="character" w:customStyle="1" w:styleId="WW8Num4z4">
    <w:name w:val="WW8Num4z4"/>
    <w:rPr>
      <w:rFonts w:ascii="Courier New" w:hAnsi="Courier New"/>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0">
    <w:name w:val="WW8Num7z0"/>
    <w:rPr>
      <w:rFonts w:ascii="Symbol" w:hAnsi="Symbol"/>
      <w:sz w:val="20"/>
    </w:rPr>
  </w:style>
  <w:style w:type="character" w:customStyle="1" w:styleId="WW8Num7z1">
    <w:name w:val="WW8Num7z1"/>
    <w:rPr>
      <w:rFonts w:ascii="Courier New" w:hAnsi="Courier New"/>
      <w:sz w:val="20"/>
    </w:rPr>
  </w:style>
  <w:style w:type="character" w:customStyle="1" w:styleId="WW8Num7z2">
    <w:name w:val="WW8Num7z2"/>
    <w:rPr>
      <w:rFonts w:ascii="Wingdings" w:hAnsi="Wingdings"/>
      <w:sz w:val="20"/>
    </w:rPr>
  </w:style>
  <w:style w:type="character" w:customStyle="1" w:styleId="WW8Num8z1">
    <w:name w:val="WW8Num8z1"/>
    <w:rPr>
      <w:rFonts w:ascii="Symbol" w:hAnsi="Symbol"/>
    </w:rPr>
  </w:style>
  <w:style w:type="character" w:customStyle="1" w:styleId="WW8Num11z1">
    <w:name w:val="WW8Num11z1"/>
    <w:rPr>
      <w:rFonts w:ascii="Symbol" w:hAnsi="Symbol"/>
    </w:rPr>
  </w:style>
  <w:style w:type="character" w:customStyle="1" w:styleId="WW8Num15z1">
    <w:name w:val="WW8Num15z1"/>
    <w:rPr>
      <w:rFonts w:ascii="Symbol" w:hAnsi="Symbol"/>
    </w:rPr>
  </w:style>
  <w:style w:type="character" w:customStyle="1" w:styleId="WW8Num21z0">
    <w:name w:val="WW8Num21z0"/>
    <w:rPr>
      <w:rFonts w:ascii="Symbol" w:hAnsi="Symbol"/>
    </w:rPr>
  </w:style>
  <w:style w:type="character" w:customStyle="1" w:styleId="WW8Num24z1">
    <w:name w:val="WW8Num24z1"/>
    <w:rPr>
      <w:rFonts w:ascii="Symbol" w:hAnsi="Symbol"/>
    </w:rPr>
  </w:style>
  <w:style w:type="character" w:customStyle="1" w:styleId="WW8Num25z1">
    <w:name w:val="WW8Num25z1"/>
    <w:rPr>
      <w:rFonts w:ascii="Symbol" w:hAnsi="Symbol"/>
    </w:rPr>
  </w:style>
  <w:style w:type="character" w:customStyle="1" w:styleId="WW8Num27z2">
    <w:name w:val="WW8Num27z2"/>
    <w:rPr>
      <w:b/>
    </w:rPr>
  </w:style>
  <w:style w:type="character" w:customStyle="1" w:styleId="WW8Num32z0">
    <w:name w:val="WW8Num32z0"/>
    <w:rPr>
      <w:rFonts w:ascii="Symbol" w:hAnsi="Symbol"/>
    </w:rPr>
  </w:style>
  <w:style w:type="character" w:customStyle="1" w:styleId="WW8Num32z2">
    <w:name w:val="WW8Num32z2"/>
    <w:rPr>
      <w:rFonts w:ascii="Wingdings" w:hAnsi="Wingdings"/>
    </w:rPr>
  </w:style>
  <w:style w:type="character" w:customStyle="1" w:styleId="WW8Num32z4">
    <w:name w:val="WW8Num32z4"/>
    <w:rPr>
      <w:rFonts w:ascii="Courier New" w:hAnsi="Courier New"/>
    </w:rPr>
  </w:style>
  <w:style w:type="character" w:customStyle="1" w:styleId="WW8Num40z0">
    <w:name w:val="WW8Num40z0"/>
    <w:rPr>
      <w:b/>
      <w:i w:val="0"/>
    </w:rPr>
  </w:style>
  <w:style w:type="character" w:styleId="PageNumber">
    <w:name w:val="page number"/>
    <w:basedOn w:val="DefaultParagraphFont"/>
  </w:style>
  <w:style w:type="character" w:customStyle="1" w:styleId="FootnoteCharacters">
    <w:name w:val="Footnote Characters"/>
    <w:basedOn w:val="DefaultParagraphFont"/>
    <w:rPr>
      <w:sz w:val="20"/>
      <w:vertAlign w:val="superscript"/>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character" w:styleId="CommentReference">
    <w:name w:val="annotation reference"/>
    <w:basedOn w:val="DefaultParagraphFont"/>
    <w:rPr>
      <w:sz w:val="16"/>
      <w:szCs w:val="16"/>
    </w:rPr>
  </w:style>
  <w:style w:type="character" w:customStyle="1" w:styleId="StyleBodyTextVerdanaChar">
    <w:name w:val="Style Body Text + Verdana Char"/>
    <w:basedOn w:val="DefaultParagraphFont"/>
    <w:rPr>
      <w:rFonts w:ascii="Arial" w:hAnsi="Arial"/>
      <w:spacing w:val="-5"/>
      <w:lang w:val="en-GB" w:eastAsia="ar-SA" w:bidi="ar-SA"/>
    </w:rPr>
  </w:style>
  <w:style w:type="character" w:customStyle="1" w:styleId="BodyTextChar">
    <w:name w:val="Body Text Char"/>
    <w:basedOn w:val="DefaultParagraphFont"/>
    <w:rPr>
      <w:rFonts w:ascii="Arial" w:hAnsi="Arial"/>
      <w:lang w:val="en-GB" w:eastAsia="ar-SA" w:bidi="ar-SA"/>
    </w:rPr>
  </w:style>
  <w:style w:type="character" w:customStyle="1" w:styleId="CharChar">
    <w:name w:val="Char Char"/>
    <w:basedOn w:val="DefaultParagraphFont"/>
    <w:rPr>
      <w:rFonts w:ascii="Arial" w:hAnsi="Arial"/>
      <w:lang w:val="en-GB" w:eastAsia="ar-SA" w:bidi="ar-SA"/>
    </w:rPr>
  </w:style>
  <w:style w:type="character" w:customStyle="1" w:styleId="AltFlowheaderChar">
    <w:name w:val="Alt Flow header Char"/>
    <w:basedOn w:val="CharChar"/>
    <w:rPr>
      <w:rFonts w:ascii="Arial" w:hAnsi="Arial"/>
      <w:b/>
      <w:bCs/>
      <w:lang w:val="en-GB" w:eastAsia="ar-SA" w:bidi="ar-SA"/>
    </w:rPr>
  </w:style>
  <w:style w:type="character" w:customStyle="1" w:styleId="Heading2Char">
    <w:name w:val="Heading 2 Char"/>
    <w:basedOn w:val="DefaultParagraphFont"/>
    <w:rPr>
      <w:rFonts w:ascii="Arial" w:hAnsi="Arial"/>
      <w:b/>
      <w:lang w:val="en-GB"/>
    </w:rPr>
  </w:style>
  <w:style w:type="character" w:styleId="Strong">
    <w:name w:val="Strong"/>
    <w:basedOn w:val="DefaultParagraphFont"/>
    <w:qFormat/>
    <w:rPr>
      <w:b/>
      <w:bCs/>
    </w:rPr>
  </w:style>
  <w:style w:type="paragraph" w:customStyle="1" w:styleId="Heading">
    <w:name w:val="Heading"/>
    <w:basedOn w:val="Normal"/>
    <w:next w:val="BodyText"/>
    <w:pPr>
      <w:keepNext/>
      <w:spacing w:before="240" w:after="120"/>
    </w:pPr>
    <w:rPr>
      <w:rFonts w:eastAsia="MS Mincho" w:cs="Tahoma"/>
      <w:sz w:val="28"/>
      <w:szCs w:val="28"/>
    </w:rPr>
  </w:style>
  <w:style w:type="paragraph" w:styleId="BodyText">
    <w:name w:val="Body Text"/>
    <w:basedOn w:val="Normal"/>
    <w:pPr>
      <w:keepLines/>
      <w:spacing w:after="120"/>
      <w:ind w:left="720"/>
    </w:pPr>
  </w:style>
  <w:style w:type="paragraph" w:styleId="List">
    <w:name w:val="List"/>
    <w:basedOn w:val="BodyText"/>
    <w:rPr>
      <w:rFonts w:cs="Tahoma"/>
    </w:rPr>
  </w:style>
  <w:style w:type="paragraph" w:styleId="Caption">
    <w:name w:val="caption"/>
    <w:basedOn w:val="Normal"/>
    <w:next w:val="Normal"/>
    <w:qFormat/>
    <w:rPr>
      <w:b/>
      <w:bCs/>
    </w:rPr>
  </w:style>
  <w:style w:type="paragraph" w:customStyle="1" w:styleId="Index">
    <w:name w:val="Index"/>
    <w:basedOn w:val="Normal"/>
    <w:pPr>
      <w:suppressLineNumbers/>
    </w:pPr>
    <w:rPr>
      <w:rFonts w:cs="Tahoma"/>
    </w:rPr>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b/>
      <w:sz w:val="36"/>
    </w:rPr>
  </w:style>
  <w:style w:type="paragraph" w:styleId="Subtitle">
    <w:name w:val="Subtitle"/>
    <w:basedOn w:val="Normal"/>
    <w:next w:val="BodyText"/>
    <w:qFormat/>
    <w:pPr>
      <w:spacing w:after="60"/>
      <w:jc w:val="center"/>
    </w:pPr>
    <w:rPr>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qFormat/>
    <w:pPr>
      <w:tabs>
        <w:tab w:val="right" w:pos="9360"/>
      </w:tabs>
      <w:spacing w:before="240" w:after="60"/>
      <w:ind w:right="720"/>
    </w:pPr>
  </w:style>
  <w:style w:type="paragraph" w:styleId="TOC2">
    <w:name w:val="toc 2"/>
    <w:basedOn w:val="Normal"/>
    <w:next w:val="Normal"/>
    <w:uiPriority w:val="39"/>
    <w:qFormat/>
    <w:pPr>
      <w:tabs>
        <w:tab w:val="right" w:pos="9360"/>
      </w:tabs>
      <w:ind w:left="432" w:right="720"/>
    </w:pPr>
  </w:style>
  <w:style w:type="paragraph" w:styleId="TOC3">
    <w:name w:val="toc 3"/>
    <w:basedOn w:val="Normal"/>
    <w:next w:val="Normal"/>
    <w:uiPriority w:val="39"/>
    <w:qFormat/>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TOC4">
    <w:name w:val="toc 4"/>
    <w:basedOn w:val="Normal"/>
    <w:next w:val="Normal"/>
    <w:pPr>
      <w:ind w:left="600"/>
    </w:pPr>
  </w:style>
  <w:style w:type="paragraph" w:styleId="TOC5">
    <w:name w:val="toc 5"/>
    <w:basedOn w:val="Normal"/>
    <w:next w:val="Normal"/>
    <w:pPr>
      <w:ind w:left="800"/>
    </w:pPr>
  </w:style>
  <w:style w:type="paragraph" w:styleId="TOC6">
    <w:name w:val="toc 6"/>
    <w:basedOn w:val="Normal"/>
    <w:next w:val="Normal"/>
    <w:pPr>
      <w:ind w:left="1000"/>
    </w:pPr>
  </w:style>
  <w:style w:type="paragraph" w:styleId="TOC7">
    <w:name w:val="toc 7"/>
    <w:basedOn w:val="Normal"/>
    <w:next w:val="Normal"/>
    <w:pPr>
      <w:ind w:left="1200"/>
    </w:pPr>
  </w:style>
  <w:style w:type="paragraph" w:styleId="TOC8">
    <w:name w:val="toc 8"/>
    <w:basedOn w:val="Normal"/>
    <w:next w:val="Normal"/>
    <w:pPr>
      <w:ind w:left="1400"/>
    </w:pPr>
  </w:style>
  <w:style w:type="paragraph" w:styleId="TOC9">
    <w:name w:val="toc 9"/>
    <w:basedOn w:val="Normal"/>
    <w:next w:val="Normal"/>
    <w:pPr>
      <w:ind w:left="1600"/>
    </w:pPr>
  </w:style>
  <w:style w:type="paragraph" w:customStyle="1" w:styleId="Bullet1">
    <w:name w:val="Bullet1"/>
    <w:basedOn w:val="Normal"/>
    <w:pPr>
      <w:numPr>
        <w:numId w:val="7"/>
      </w:numPr>
      <w:ind w:left="720"/>
    </w:pPr>
  </w:style>
  <w:style w:type="paragraph" w:customStyle="1" w:styleId="Bullet2">
    <w:name w:val="Bullet2"/>
    <w:basedOn w:val="Normal"/>
    <w:pPr>
      <w:numPr>
        <w:numId w:val="8"/>
      </w:numPr>
      <w:ind w:left="1440"/>
    </w:pPr>
    <w:rPr>
      <w:color w:val="000080"/>
    </w:rPr>
  </w:style>
  <w:style w:type="paragraph" w:styleId="DocumentMap">
    <w:name w:val="Document Map"/>
    <w:basedOn w:val="Normal"/>
    <w:pPr>
      <w:shd w:val="clear" w:color="auto" w:fill="000080"/>
    </w:pPr>
    <w:rPr>
      <w:rFonts w:ascii="Tahoma" w:hAnsi="Tahoma"/>
    </w:rPr>
  </w:style>
  <w:style w:type="paragraph" w:styleId="FootnoteText">
    <w:name w:val="footnote text"/>
    <w:basedOn w:val="Normal"/>
    <w:pPr>
      <w:keepNext/>
      <w:keepLines/>
      <w:pBdr>
        <w:bottom w:val="single" w:sz="4"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1"/>
      <w:sz w:val="32"/>
    </w:rPr>
  </w:style>
  <w:style w:type="paragraph" w:customStyle="1" w:styleId="Paragraph1">
    <w:name w:val="Paragraph1"/>
    <w:basedOn w:val="Normal"/>
    <w:pPr>
      <w:spacing w:before="80" w:line="240" w:lineRule="auto"/>
      <w:jc w:val="both"/>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5"/>
      </w:numPr>
      <w:tabs>
        <w:tab w:val="left" w:pos="720"/>
      </w:tabs>
      <w:spacing w:before="120" w:line="240" w:lineRule="auto"/>
      <w:ind w:left="720" w:right="360" w:firstLine="0"/>
      <w:jc w:val="both"/>
    </w:pPr>
    <w:rPr>
      <w:rFonts w:ascii="Book Antiqua" w:hAnsi="Book Antiqua"/>
    </w:rPr>
  </w:style>
  <w:style w:type="paragraph" w:customStyle="1" w:styleId="InfoBlue">
    <w:name w:val="InfoBlue"/>
    <w:basedOn w:val="Normal"/>
    <w:next w:val="BodyText"/>
    <w:pPr>
      <w:spacing w:after="120"/>
      <w:ind w:left="720"/>
    </w:pPr>
    <w:rPr>
      <w:i/>
      <w:color w:val="0000FF"/>
    </w:rPr>
  </w:style>
  <w:style w:type="paragraph" w:styleId="NormalWeb">
    <w:name w:val="Normal (Web)"/>
    <w:basedOn w:val="Normal"/>
    <w:uiPriority w:val="99"/>
    <w:pPr>
      <w:widowControl/>
      <w:spacing w:before="100" w:after="100" w:line="240" w:lineRule="auto"/>
    </w:pPr>
    <w:rPr>
      <w:sz w:val="24"/>
      <w:szCs w:val="24"/>
    </w:rPr>
  </w:style>
  <w:style w:type="paragraph" w:customStyle="1" w:styleId="BusinessRule">
    <w:name w:val="Business Rule"/>
    <w:basedOn w:val="InfoBlue"/>
    <w:pPr>
      <w:numPr>
        <w:numId w:val="6"/>
      </w:numPr>
    </w:pPr>
    <w:rPr>
      <w:i w:val="0"/>
      <w:iCs/>
      <w:color w:val="auto"/>
    </w:rPr>
  </w:style>
  <w:style w:type="paragraph" w:styleId="CommentText">
    <w:name w:val="annotation text"/>
    <w:basedOn w:val="Normal"/>
    <w:pPr>
      <w:widowControl/>
      <w:spacing w:line="240" w:lineRule="auto"/>
    </w:pPr>
  </w:style>
  <w:style w:type="paragraph" w:styleId="BodyTextIndent2">
    <w:name w:val="Body Text Indent 2"/>
    <w:basedOn w:val="Normal"/>
    <w:pPr>
      <w:ind w:left="360"/>
    </w:pPr>
  </w:style>
  <w:style w:type="paragraph" w:styleId="ListBullet">
    <w:name w:val="List Bullet"/>
    <w:basedOn w:val="Normal"/>
    <w:pPr>
      <w:numPr>
        <w:numId w:val="3"/>
      </w:numPr>
      <w:tabs>
        <w:tab w:val="left" w:pos="1080"/>
      </w:tabs>
      <w:ind w:left="1080" w:firstLine="0"/>
    </w:pPr>
  </w:style>
  <w:style w:type="paragraph" w:styleId="ListBullet2">
    <w:name w:val="List Bullet 2"/>
    <w:basedOn w:val="Normal"/>
    <w:pPr>
      <w:numPr>
        <w:numId w:val="2"/>
      </w:numPr>
    </w:pPr>
  </w:style>
  <w:style w:type="paragraph" w:styleId="BodyTextIndent3">
    <w:name w:val="Body Text Indent 3"/>
    <w:basedOn w:val="Normal"/>
    <w:pPr>
      <w:widowControl/>
      <w:tabs>
        <w:tab w:val="left" w:pos="357"/>
      </w:tabs>
      <w:spacing w:line="240" w:lineRule="auto"/>
      <w:ind w:left="360"/>
      <w:jc w:val="both"/>
    </w:pPr>
    <w:rPr>
      <w:sz w:val="22"/>
    </w:rPr>
  </w:style>
  <w:style w:type="paragraph" w:styleId="BodyText3">
    <w:name w:val="Body Text 3"/>
    <w:basedOn w:val="Normal"/>
    <w:pPr>
      <w:jc w:val="right"/>
    </w:pPr>
    <w:rPr>
      <w:rFonts w:cs="Arial"/>
      <w:sz w:val="36"/>
    </w:rPr>
  </w:style>
  <w:style w:type="paragraph" w:styleId="CommentSubject">
    <w:name w:val="annotation subject"/>
    <w:basedOn w:val="CommentText"/>
    <w:next w:val="CommentText"/>
    <w:pPr>
      <w:widowControl w:val="0"/>
      <w:spacing w:line="240" w:lineRule="atLeast"/>
    </w:pPr>
    <w:rPr>
      <w:b/>
      <w:bCs/>
    </w:rPr>
  </w:style>
  <w:style w:type="paragraph" w:styleId="BalloonText">
    <w:name w:val="Balloon Text"/>
    <w:basedOn w:val="Normal"/>
    <w:rPr>
      <w:rFonts w:ascii="Tahoma" w:hAnsi="Tahoma" w:cs="Tahoma"/>
      <w:sz w:val="16"/>
      <w:szCs w:val="16"/>
    </w:rPr>
  </w:style>
  <w:style w:type="paragraph" w:customStyle="1" w:styleId="StyleBodyTextVerdana">
    <w:name w:val="Style Body Text + Verdana"/>
    <w:basedOn w:val="BodyText"/>
    <w:pPr>
      <w:keepLines w:val="0"/>
      <w:widowControl/>
      <w:spacing w:after="240" w:line="240" w:lineRule="auto"/>
      <w:ind w:left="0"/>
      <w:jc w:val="both"/>
    </w:pPr>
    <w:rPr>
      <w:spacing w:val="-5"/>
    </w:rPr>
  </w:style>
  <w:style w:type="paragraph" w:customStyle="1" w:styleId="Numbered1">
    <w:name w:val="Numbered1"/>
    <w:basedOn w:val="Normal"/>
    <w:pPr>
      <w:tabs>
        <w:tab w:val="left" w:pos="720"/>
      </w:tabs>
      <w:spacing w:before="40" w:after="120" w:line="240" w:lineRule="exact"/>
      <w:ind w:left="720" w:hanging="360"/>
    </w:pPr>
    <w:rPr>
      <w:rFonts w:cs="Arial"/>
    </w:rPr>
  </w:style>
  <w:style w:type="paragraph" w:customStyle="1" w:styleId="Header2">
    <w:name w:val="Header 2"/>
    <w:basedOn w:val="Normal"/>
    <w:rPr>
      <w:b/>
    </w:rPr>
  </w:style>
  <w:style w:type="paragraph" w:customStyle="1" w:styleId="BulletedList">
    <w:name w:val="Bulleted List"/>
    <w:basedOn w:val="Normal"/>
    <w:pPr>
      <w:numPr>
        <w:numId w:val="4"/>
      </w:numPr>
      <w:spacing w:before="40" w:after="120" w:line="240" w:lineRule="exact"/>
    </w:pPr>
    <w:rPr>
      <w:rFonts w:cs="Arial"/>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Contents10">
    <w:name w:val="Contents 10"/>
    <w:basedOn w:val="Index"/>
    <w:pPr>
      <w:tabs>
        <w:tab w:val="right" w:leader="dot" w:pos="7425"/>
      </w:tabs>
      <w:ind w:left="2547"/>
    </w:pPr>
  </w:style>
  <w:style w:type="paragraph" w:styleId="ListParagraph">
    <w:name w:val="List Paragraph"/>
    <w:aliases w:val="Figure_name"/>
    <w:basedOn w:val="Normal"/>
    <w:link w:val="ListParagraphChar"/>
    <w:uiPriority w:val="34"/>
    <w:qFormat/>
    <w:rsid w:val="004A78AA"/>
    <w:pPr>
      <w:ind w:left="720"/>
      <w:contextualSpacing/>
    </w:pPr>
  </w:style>
  <w:style w:type="paragraph" w:styleId="ListNumber">
    <w:name w:val="List Number"/>
    <w:basedOn w:val="Normal"/>
    <w:rsid w:val="001909B2"/>
    <w:pPr>
      <w:widowControl/>
      <w:numPr>
        <w:numId w:val="9"/>
      </w:numPr>
      <w:tabs>
        <w:tab w:val="clear" w:pos="360"/>
        <w:tab w:val="num" w:pos="1800"/>
      </w:tabs>
      <w:suppressAutoHyphens w:val="0"/>
      <w:spacing w:after="120" w:line="240" w:lineRule="auto"/>
      <w:ind w:left="1800"/>
    </w:pPr>
    <w:rPr>
      <w:rFonts w:ascii="Garamond" w:hAnsi="Garamond"/>
      <w:sz w:val="24"/>
      <w:lang w:val="en-US" w:eastAsia="en-US"/>
    </w:rPr>
  </w:style>
  <w:style w:type="paragraph" w:styleId="TOCHeading">
    <w:name w:val="TOC Heading"/>
    <w:basedOn w:val="Heading1"/>
    <w:next w:val="Normal"/>
    <w:uiPriority w:val="39"/>
    <w:semiHidden/>
    <w:unhideWhenUsed/>
    <w:qFormat/>
    <w:rsid w:val="00373602"/>
    <w:pPr>
      <w:keepLines/>
      <w:widowControl/>
      <w:numPr>
        <w:numId w:val="0"/>
      </w:numPr>
      <w:suppressAutoHyphens w:val="0"/>
      <w:spacing w:before="480" w:after="0" w:line="276" w:lineRule="auto"/>
      <w:outlineLvl w:val="9"/>
    </w:pPr>
    <w:rPr>
      <w:rFonts w:asciiTheme="majorHAnsi" w:eastAsiaTheme="majorEastAsia" w:hAnsiTheme="majorHAnsi" w:cstheme="majorBidi"/>
      <w:bCs/>
      <w:color w:val="365F91" w:themeColor="accent1" w:themeShade="BF"/>
      <w:sz w:val="28"/>
      <w:szCs w:val="28"/>
      <w:lang w:val="en-US" w:eastAsia="ja-JP"/>
    </w:rPr>
  </w:style>
  <w:style w:type="table" w:styleId="TableGrid">
    <w:name w:val="Table Grid"/>
    <w:basedOn w:val="TableNormal"/>
    <w:rsid w:val="004313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B5F8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D244C0"/>
    <w:rPr>
      <w:rFonts w:ascii="Arial" w:hAnsi="Arial"/>
      <w:i/>
      <w:lang w:val="en-GB" w:eastAsia="ar-SA"/>
    </w:rPr>
  </w:style>
  <w:style w:type="character" w:styleId="BookTitle">
    <w:name w:val="Book Title"/>
    <w:basedOn w:val="DefaultParagraphFont"/>
    <w:uiPriority w:val="33"/>
    <w:qFormat/>
    <w:rsid w:val="00815E21"/>
    <w:rPr>
      <w:b/>
      <w:bCs/>
      <w:smallCaps/>
      <w:spacing w:val="5"/>
    </w:rPr>
  </w:style>
  <w:style w:type="character" w:styleId="SubtleEmphasis">
    <w:name w:val="Subtle Emphasis"/>
    <w:basedOn w:val="DefaultParagraphFont"/>
    <w:uiPriority w:val="19"/>
    <w:qFormat/>
    <w:rsid w:val="00815E21"/>
    <w:rPr>
      <w:i/>
      <w:iCs/>
      <w:color w:val="808080" w:themeColor="text1" w:themeTint="7F"/>
    </w:rPr>
  </w:style>
  <w:style w:type="paragraph" w:customStyle="1" w:styleId="Cover-title">
    <w:name w:val="Cover-title"/>
    <w:basedOn w:val="Normal"/>
    <w:rsid w:val="0020345D"/>
    <w:pPr>
      <w:widowControl/>
      <w:suppressAutoHyphens w:val="0"/>
      <w:spacing w:before="240" w:line="240" w:lineRule="auto"/>
      <w:jc w:val="center"/>
    </w:pPr>
    <w:rPr>
      <w:rFonts w:ascii="Trebuchet MS" w:hAnsi="Trebuchet MS"/>
      <w:color w:val="000000"/>
      <w:sz w:val="48"/>
      <w:lang w:val="en-US" w:eastAsia="en-US"/>
    </w:rPr>
  </w:style>
  <w:style w:type="character" w:customStyle="1" w:styleId="FooterChar">
    <w:name w:val="Footer Char"/>
    <w:basedOn w:val="DefaultParagraphFont"/>
    <w:link w:val="Footer"/>
    <w:uiPriority w:val="99"/>
    <w:rsid w:val="0020345D"/>
    <w:rPr>
      <w:rFonts w:ascii="Arial" w:hAnsi="Arial"/>
      <w:lang w:val="en-GB" w:eastAsia="ar-SA"/>
    </w:rPr>
  </w:style>
  <w:style w:type="paragraph" w:styleId="Revision">
    <w:name w:val="Revision"/>
    <w:hidden/>
    <w:uiPriority w:val="99"/>
    <w:semiHidden/>
    <w:rsid w:val="00E05C76"/>
    <w:rPr>
      <w:rFonts w:ascii="Arial" w:hAnsi="Arial"/>
      <w:lang w:val="en-GB" w:eastAsia="ar-SA"/>
    </w:rPr>
  </w:style>
  <w:style w:type="character" w:customStyle="1" w:styleId="ListParagraphChar">
    <w:name w:val="List Paragraph Char"/>
    <w:aliases w:val="Figure_name Char"/>
    <w:link w:val="ListParagraph"/>
    <w:uiPriority w:val="34"/>
    <w:locked/>
    <w:rsid w:val="00F54196"/>
    <w:rPr>
      <w:rFonts w:ascii="Arial" w:hAnsi="Arial"/>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0433">
      <w:bodyDiv w:val="1"/>
      <w:marLeft w:val="0"/>
      <w:marRight w:val="0"/>
      <w:marTop w:val="0"/>
      <w:marBottom w:val="0"/>
      <w:divBdr>
        <w:top w:val="none" w:sz="0" w:space="0" w:color="auto"/>
        <w:left w:val="none" w:sz="0" w:space="0" w:color="auto"/>
        <w:bottom w:val="none" w:sz="0" w:space="0" w:color="auto"/>
        <w:right w:val="none" w:sz="0" w:space="0" w:color="auto"/>
      </w:divBdr>
    </w:div>
    <w:div w:id="55058728">
      <w:bodyDiv w:val="1"/>
      <w:marLeft w:val="0"/>
      <w:marRight w:val="0"/>
      <w:marTop w:val="0"/>
      <w:marBottom w:val="0"/>
      <w:divBdr>
        <w:top w:val="none" w:sz="0" w:space="0" w:color="auto"/>
        <w:left w:val="none" w:sz="0" w:space="0" w:color="auto"/>
        <w:bottom w:val="none" w:sz="0" w:space="0" w:color="auto"/>
        <w:right w:val="none" w:sz="0" w:space="0" w:color="auto"/>
      </w:divBdr>
    </w:div>
    <w:div w:id="145825263">
      <w:bodyDiv w:val="1"/>
      <w:marLeft w:val="0"/>
      <w:marRight w:val="0"/>
      <w:marTop w:val="0"/>
      <w:marBottom w:val="0"/>
      <w:divBdr>
        <w:top w:val="none" w:sz="0" w:space="0" w:color="auto"/>
        <w:left w:val="none" w:sz="0" w:space="0" w:color="auto"/>
        <w:bottom w:val="none" w:sz="0" w:space="0" w:color="auto"/>
        <w:right w:val="none" w:sz="0" w:space="0" w:color="auto"/>
      </w:divBdr>
    </w:div>
    <w:div w:id="218324008">
      <w:bodyDiv w:val="1"/>
      <w:marLeft w:val="0"/>
      <w:marRight w:val="0"/>
      <w:marTop w:val="0"/>
      <w:marBottom w:val="0"/>
      <w:divBdr>
        <w:top w:val="none" w:sz="0" w:space="0" w:color="auto"/>
        <w:left w:val="none" w:sz="0" w:space="0" w:color="auto"/>
        <w:bottom w:val="none" w:sz="0" w:space="0" w:color="auto"/>
        <w:right w:val="none" w:sz="0" w:space="0" w:color="auto"/>
      </w:divBdr>
    </w:div>
    <w:div w:id="243153924">
      <w:bodyDiv w:val="1"/>
      <w:marLeft w:val="0"/>
      <w:marRight w:val="0"/>
      <w:marTop w:val="0"/>
      <w:marBottom w:val="0"/>
      <w:divBdr>
        <w:top w:val="none" w:sz="0" w:space="0" w:color="auto"/>
        <w:left w:val="none" w:sz="0" w:space="0" w:color="auto"/>
        <w:bottom w:val="none" w:sz="0" w:space="0" w:color="auto"/>
        <w:right w:val="none" w:sz="0" w:space="0" w:color="auto"/>
      </w:divBdr>
    </w:div>
    <w:div w:id="248544990">
      <w:bodyDiv w:val="1"/>
      <w:marLeft w:val="0"/>
      <w:marRight w:val="0"/>
      <w:marTop w:val="0"/>
      <w:marBottom w:val="0"/>
      <w:divBdr>
        <w:top w:val="none" w:sz="0" w:space="0" w:color="auto"/>
        <w:left w:val="none" w:sz="0" w:space="0" w:color="auto"/>
        <w:bottom w:val="none" w:sz="0" w:space="0" w:color="auto"/>
        <w:right w:val="none" w:sz="0" w:space="0" w:color="auto"/>
      </w:divBdr>
    </w:div>
    <w:div w:id="308168692">
      <w:bodyDiv w:val="1"/>
      <w:marLeft w:val="0"/>
      <w:marRight w:val="0"/>
      <w:marTop w:val="0"/>
      <w:marBottom w:val="0"/>
      <w:divBdr>
        <w:top w:val="none" w:sz="0" w:space="0" w:color="auto"/>
        <w:left w:val="none" w:sz="0" w:space="0" w:color="auto"/>
        <w:bottom w:val="none" w:sz="0" w:space="0" w:color="auto"/>
        <w:right w:val="none" w:sz="0" w:space="0" w:color="auto"/>
      </w:divBdr>
    </w:div>
    <w:div w:id="400369697">
      <w:bodyDiv w:val="1"/>
      <w:marLeft w:val="0"/>
      <w:marRight w:val="0"/>
      <w:marTop w:val="0"/>
      <w:marBottom w:val="0"/>
      <w:divBdr>
        <w:top w:val="none" w:sz="0" w:space="0" w:color="auto"/>
        <w:left w:val="none" w:sz="0" w:space="0" w:color="auto"/>
        <w:bottom w:val="none" w:sz="0" w:space="0" w:color="auto"/>
        <w:right w:val="none" w:sz="0" w:space="0" w:color="auto"/>
      </w:divBdr>
    </w:div>
    <w:div w:id="436756232">
      <w:bodyDiv w:val="1"/>
      <w:marLeft w:val="0"/>
      <w:marRight w:val="0"/>
      <w:marTop w:val="0"/>
      <w:marBottom w:val="0"/>
      <w:divBdr>
        <w:top w:val="none" w:sz="0" w:space="0" w:color="auto"/>
        <w:left w:val="none" w:sz="0" w:space="0" w:color="auto"/>
        <w:bottom w:val="none" w:sz="0" w:space="0" w:color="auto"/>
        <w:right w:val="none" w:sz="0" w:space="0" w:color="auto"/>
      </w:divBdr>
    </w:div>
    <w:div w:id="442650811">
      <w:bodyDiv w:val="1"/>
      <w:marLeft w:val="0"/>
      <w:marRight w:val="0"/>
      <w:marTop w:val="0"/>
      <w:marBottom w:val="0"/>
      <w:divBdr>
        <w:top w:val="none" w:sz="0" w:space="0" w:color="auto"/>
        <w:left w:val="none" w:sz="0" w:space="0" w:color="auto"/>
        <w:bottom w:val="none" w:sz="0" w:space="0" w:color="auto"/>
        <w:right w:val="none" w:sz="0" w:space="0" w:color="auto"/>
      </w:divBdr>
    </w:div>
    <w:div w:id="508450706">
      <w:bodyDiv w:val="1"/>
      <w:marLeft w:val="0"/>
      <w:marRight w:val="0"/>
      <w:marTop w:val="0"/>
      <w:marBottom w:val="0"/>
      <w:divBdr>
        <w:top w:val="none" w:sz="0" w:space="0" w:color="auto"/>
        <w:left w:val="none" w:sz="0" w:space="0" w:color="auto"/>
        <w:bottom w:val="none" w:sz="0" w:space="0" w:color="auto"/>
        <w:right w:val="none" w:sz="0" w:space="0" w:color="auto"/>
      </w:divBdr>
    </w:div>
    <w:div w:id="562790300">
      <w:bodyDiv w:val="1"/>
      <w:marLeft w:val="0"/>
      <w:marRight w:val="0"/>
      <w:marTop w:val="0"/>
      <w:marBottom w:val="0"/>
      <w:divBdr>
        <w:top w:val="none" w:sz="0" w:space="0" w:color="auto"/>
        <w:left w:val="none" w:sz="0" w:space="0" w:color="auto"/>
        <w:bottom w:val="none" w:sz="0" w:space="0" w:color="auto"/>
        <w:right w:val="none" w:sz="0" w:space="0" w:color="auto"/>
      </w:divBdr>
    </w:div>
    <w:div w:id="636300656">
      <w:bodyDiv w:val="1"/>
      <w:marLeft w:val="0"/>
      <w:marRight w:val="0"/>
      <w:marTop w:val="0"/>
      <w:marBottom w:val="0"/>
      <w:divBdr>
        <w:top w:val="none" w:sz="0" w:space="0" w:color="auto"/>
        <w:left w:val="none" w:sz="0" w:space="0" w:color="auto"/>
        <w:bottom w:val="none" w:sz="0" w:space="0" w:color="auto"/>
        <w:right w:val="none" w:sz="0" w:space="0" w:color="auto"/>
      </w:divBdr>
    </w:div>
    <w:div w:id="767433332">
      <w:bodyDiv w:val="1"/>
      <w:marLeft w:val="0"/>
      <w:marRight w:val="0"/>
      <w:marTop w:val="0"/>
      <w:marBottom w:val="0"/>
      <w:divBdr>
        <w:top w:val="none" w:sz="0" w:space="0" w:color="auto"/>
        <w:left w:val="none" w:sz="0" w:space="0" w:color="auto"/>
        <w:bottom w:val="none" w:sz="0" w:space="0" w:color="auto"/>
        <w:right w:val="none" w:sz="0" w:space="0" w:color="auto"/>
      </w:divBdr>
      <w:divsChild>
        <w:div w:id="353308828">
          <w:marLeft w:val="0"/>
          <w:marRight w:val="0"/>
          <w:marTop w:val="0"/>
          <w:marBottom w:val="0"/>
          <w:divBdr>
            <w:top w:val="single" w:sz="2" w:space="0" w:color="008000"/>
            <w:left w:val="single" w:sz="2" w:space="0" w:color="008000"/>
            <w:bottom w:val="single" w:sz="2" w:space="0" w:color="008000"/>
            <w:right w:val="single" w:sz="2" w:space="0" w:color="008000"/>
          </w:divBdr>
          <w:divsChild>
            <w:div w:id="728505046">
              <w:marLeft w:val="150"/>
              <w:marRight w:val="150"/>
              <w:marTop w:val="0"/>
              <w:marBottom w:val="150"/>
              <w:divBdr>
                <w:top w:val="none" w:sz="0" w:space="0" w:color="auto"/>
                <w:left w:val="none" w:sz="0" w:space="0" w:color="auto"/>
                <w:bottom w:val="none" w:sz="0" w:space="0" w:color="auto"/>
                <w:right w:val="none" w:sz="0" w:space="0" w:color="auto"/>
              </w:divBdr>
              <w:divsChild>
                <w:div w:id="499002322">
                  <w:marLeft w:val="0"/>
                  <w:marRight w:val="0"/>
                  <w:marTop w:val="100"/>
                  <w:marBottom w:val="100"/>
                  <w:divBdr>
                    <w:top w:val="single" w:sz="2" w:space="0" w:color="FF0000"/>
                    <w:left w:val="single" w:sz="2" w:space="0" w:color="FF0000"/>
                    <w:bottom w:val="single" w:sz="2" w:space="0" w:color="FF0000"/>
                    <w:right w:val="single" w:sz="2" w:space="0" w:color="FF0000"/>
                  </w:divBdr>
                  <w:divsChild>
                    <w:div w:id="1376737571">
                      <w:marLeft w:val="0"/>
                      <w:marRight w:val="0"/>
                      <w:marTop w:val="0"/>
                      <w:marBottom w:val="0"/>
                      <w:divBdr>
                        <w:top w:val="dashed" w:sz="6" w:space="0" w:color="A52A2A"/>
                        <w:left w:val="dashed" w:sz="6" w:space="0" w:color="A52A2A"/>
                        <w:bottom w:val="dashed" w:sz="6" w:space="0" w:color="A52A2A"/>
                        <w:right w:val="dashed" w:sz="6" w:space="0" w:color="A52A2A"/>
                      </w:divBdr>
                    </w:div>
                  </w:divsChild>
                </w:div>
              </w:divsChild>
            </w:div>
          </w:divsChild>
        </w:div>
      </w:divsChild>
    </w:div>
    <w:div w:id="775173463">
      <w:bodyDiv w:val="1"/>
      <w:marLeft w:val="0"/>
      <w:marRight w:val="0"/>
      <w:marTop w:val="0"/>
      <w:marBottom w:val="0"/>
      <w:divBdr>
        <w:top w:val="none" w:sz="0" w:space="0" w:color="auto"/>
        <w:left w:val="none" w:sz="0" w:space="0" w:color="auto"/>
        <w:bottom w:val="none" w:sz="0" w:space="0" w:color="auto"/>
        <w:right w:val="none" w:sz="0" w:space="0" w:color="auto"/>
      </w:divBdr>
    </w:div>
    <w:div w:id="810367949">
      <w:bodyDiv w:val="1"/>
      <w:marLeft w:val="0"/>
      <w:marRight w:val="0"/>
      <w:marTop w:val="0"/>
      <w:marBottom w:val="0"/>
      <w:divBdr>
        <w:top w:val="none" w:sz="0" w:space="0" w:color="auto"/>
        <w:left w:val="none" w:sz="0" w:space="0" w:color="auto"/>
        <w:bottom w:val="none" w:sz="0" w:space="0" w:color="auto"/>
        <w:right w:val="none" w:sz="0" w:space="0" w:color="auto"/>
      </w:divBdr>
    </w:div>
    <w:div w:id="817957249">
      <w:bodyDiv w:val="1"/>
      <w:marLeft w:val="0"/>
      <w:marRight w:val="0"/>
      <w:marTop w:val="0"/>
      <w:marBottom w:val="0"/>
      <w:divBdr>
        <w:top w:val="none" w:sz="0" w:space="0" w:color="auto"/>
        <w:left w:val="none" w:sz="0" w:space="0" w:color="auto"/>
        <w:bottom w:val="none" w:sz="0" w:space="0" w:color="auto"/>
        <w:right w:val="none" w:sz="0" w:space="0" w:color="auto"/>
      </w:divBdr>
    </w:div>
    <w:div w:id="1010184918">
      <w:bodyDiv w:val="1"/>
      <w:marLeft w:val="0"/>
      <w:marRight w:val="0"/>
      <w:marTop w:val="0"/>
      <w:marBottom w:val="0"/>
      <w:divBdr>
        <w:top w:val="none" w:sz="0" w:space="0" w:color="auto"/>
        <w:left w:val="none" w:sz="0" w:space="0" w:color="auto"/>
        <w:bottom w:val="none" w:sz="0" w:space="0" w:color="auto"/>
        <w:right w:val="none" w:sz="0" w:space="0" w:color="auto"/>
      </w:divBdr>
    </w:div>
    <w:div w:id="1021977613">
      <w:bodyDiv w:val="1"/>
      <w:marLeft w:val="0"/>
      <w:marRight w:val="0"/>
      <w:marTop w:val="0"/>
      <w:marBottom w:val="0"/>
      <w:divBdr>
        <w:top w:val="none" w:sz="0" w:space="0" w:color="auto"/>
        <w:left w:val="none" w:sz="0" w:space="0" w:color="auto"/>
        <w:bottom w:val="none" w:sz="0" w:space="0" w:color="auto"/>
        <w:right w:val="none" w:sz="0" w:space="0" w:color="auto"/>
      </w:divBdr>
    </w:div>
    <w:div w:id="1023630923">
      <w:bodyDiv w:val="1"/>
      <w:marLeft w:val="0"/>
      <w:marRight w:val="0"/>
      <w:marTop w:val="0"/>
      <w:marBottom w:val="0"/>
      <w:divBdr>
        <w:top w:val="none" w:sz="0" w:space="0" w:color="auto"/>
        <w:left w:val="none" w:sz="0" w:space="0" w:color="auto"/>
        <w:bottom w:val="none" w:sz="0" w:space="0" w:color="auto"/>
        <w:right w:val="none" w:sz="0" w:space="0" w:color="auto"/>
      </w:divBdr>
    </w:div>
    <w:div w:id="1050691340">
      <w:bodyDiv w:val="1"/>
      <w:marLeft w:val="0"/>
      <w:marRight w:val="0"/>
      <w:marTop w:val="0"/>
      <w:marBottom w:val="0"/>
      <w:divBdr>
        <w:top w:val="none" w:sz="0" w:space="0" w:color="auto"/>
        <w:left w:val="none" w:sz="0" w:space="0" w:color="auto"/>
        <w:bottom w:val="none" w:sz="0" w:space="0" w:color="auto"/>
        <w:right w:val="none" w:sz="0" w:space="0" w:color="auto"/>
      </w:divBdr>
    </w:div>
    <w:div w:id="1065185158">
      <w:bodyDiv w:val="1"/>
      <w:marLeft w:val="0"/>
      <w:marRight w:val="0"/>
      <w:marTop w:val="0"/>
      <w:marBottom w:val="0"/>
      <w:divBdr>
        <w:top w:val="none" w:sz="0" w:space="0" w:color="auto"/>
        <w:left w:val="none" w:sz="0" w:space="0" w:color="auto"/>
        <w:bottom w:val="none" w:sz="0" w:space="0" w:color="auto"/>
        <w:right w:val="none" w:sz="0" w:space="0" w:color="auto"/>
      </w:divBdr>
    </w:div>
    <w:div w:id="1285234266">
      <w:bodyDiv w:val="1"/>
      <w:marLeft w:val="0"/>
      <w:marRight w:val="0"/>
      <w:marTop w:val="0"/>
      <w:marBottom w:val="0"/>
      <w:divBdr>
        <w:top w:val="none" w:sz="0" w:space="0" w:color="auto"/>
        <w:left w:val="none" w:sz="0" w:space="0" w:color="auto"/>
        <w:bottom w:val="none" w:sz="0" w:space="0" w:color="auto"/>
        <w:right w:val="none" w:sz="0" w:space="0" w:color="auto"/>
      </w:divBdr>
    </w:div>
    <w:div w:id="1416589448">
      <w:bodyDiv w:val="1"/>
      <w:marLeft w:val="0"/>
      <w:marRight w:val="0"/>
      <w:marTop w:val="0"/>
      <w:marBottom w:val="0"/>
      <w:divBdr>
        <w:top w:val="none" w:sz="0" w:space="0" w:color="auto"/>
        <w:left w:val="none" w:sz="0" w:space="0" w:color="auto"/>
        <w:bottom w:val="none" w:sz="0" w:space="0" w:color="auto"/>
        <w:right w:val="none" w:sz="0" w:space="0" w:color="auto"/>
      </w:divBdr>
    </w:div>
    <w:div w:id="1419404246">
      <w:bodyDiv w:val="1"/>
      <w:marLeft w:val="0"/>
      <w:marRight w:val="0"/>
      <w:marTop w:val="0"/>
      <w:marBottom w:val="0"/>
      <w:divBdr>
        <w:top w:val="none" w:sz="0" w:space="0" w:color="auto"/>
        <w:left w:val="none" w:sz="0" w:space="0" w:color="auto"/>
        <w:bottom w:val="none" w:sz="0" w:space="0" w:color="auto"/>
        <w:right w:val="none" w:sz="0" w:space="0" w:color="auto"/>
      </w:divBdr>
    </w:div>
    <w:div w:id="1433741218">
      <w:bodyDiv w:val="1"/>
      <w:marLeft w:val="0"/>
      <w:marRight w:val="0"/>
      <w:marTop w:val="0"/>
      <w:marBottom w:val="0"/>
      <w:divBdr>
        <w:top w:val="none" w:sz="0" w:space="0" w:color="auto"/>
        <w:left w:val="none" w:sz="0" w:space="0" w:color="auto"/>
        <w:bottom w:val="none" w:sz="0" w:space="0" w:color="auto"/>
        <w:right w:val="none" w:sz="0" w:space="0" w:color="auto"/>
      </w:divBdr>
    </w:div>
    <w:div w:id="1573655380">
      <w:bodyDiv w:val="1"/>
      <w:marLeft w:val="0"/>
      <w:marRight w:val="0"/>
      <w:marTop w:val="0"/>
      <w:marBottom w:val="0"/>
      <w:divBdr>
        <w:top w:val="none" w:sz="0" w:space="0" w:color="auto"/>
        <w:left w:val="none" w:sz="0" w:space="0" w:color="auto"/>
        <w:bottom w:val="none" w:sz="0" w:space="0" w:color="auto"/>
        <w:right w:val="none" w:sz="0" w:space="0" w:color="auto"/>
      </w:divBdr>
    </w:div>
    <w:div w:id="1693455333">
      <w:bodyDiv w:val="1"/>
      <w:marLeft w:val="0"/>
      <w:marRight w:val="0"/>
      <w:marTop w:val="0"/>
      <w:marBottom w:val="0"/>
      <w:divBdr>
        <w:top w:val="none" w:sz="0" w:space="0" w:color="auto"/>
        <w:left w:val="none" w:sz="0" w:space="0" w:color="auto"/>
        <w:bottom w:val="none" w:sz="0" w:space="0" w:color="auto"/>
        <w:right w:val="none" w:sz="0" w:space="0" w:color="auto"/>
      </w:divBdr>
    </w:div>
    <w:div w:id="1723554196">
      <w:bodyDiv w:val="1"/>
      <w:marLeft w:val="0"/>
      <w:marRight w:val="0"/>
      <w:marTop w:val="0"/>
      <w:marBottom w:val="0"/>
      <w:divBdr>
        <w:top w:val="none" w:sz="0" w:space="0" w:color="auto"/>
        <w:left w:val="none" w:sz="0" w:space="0" w:color="auto"/>
        <w:bottom w:val="none" w:sz="0" w:space="0" w:color="auto"/>
        <w:right w:val="none" w:sz="0" w:space="0" w:color="auto"/>
      </w:divBdr>
    </w:div>
    <w:div w:id="1729500410">
      <w:bodyDiv w:val="1"/>
      <w:marLeft w:val="0"/>
      <w:marRight w:val="0"/>
      <w:marTop w:val="0"/>
      <w:marBottom w:val="0"/>
      <w:divBdr>
        <w:top w:val="none" w:sz="0" w:space="0" w:color="auto"/>
        <w:left w:val="none" w:sz="0" w:space="0" w:color="auto"/>
        <w:bottom w:val="none" w:sz="0" w:space="0" w:color="auto"/>
        <w:right w:val="none" w:sz="0" w:space="0" w:color="auto"/>
      </w:divBdr>
    </w:div>
    <w:div w:id="1841578276">
      <w:bodyDiv w:val="1"/>
      <w:marLeft w:val="0"/>
      <w:marRight w:val="0"/>
      <w:marTop w:val="0"/>
      <w:marBottom w:val="0"/>
      <w:divBdr>
        <w:top w:val="none" w:sz="0" w:space="0" w:color="auto"/>
        <w:left w:val="none" w:sz="0" w:space="0" w:color="auto"/>
        <w:bottom w:val="none" w:sz="0" w:space="0" w:color="auto"/>
        <w:right w:val="none" w:sz="0" w:space="0" w:color="auto"/>
      </w:divBdr>
    </w:div>
    <w:div w:id="1894657432">
      <w:bodyDiv w:val="1"/>
      <w:marLeft w:val="30"/>
      <w:marRight w:val="30"/>
      <w:marTop w:val="0"/>
      <w:marBottom w:val="0"/>
      <w:divBdr>
        <w:top w:val="none" w:sz="0" w:space="0" w:color="auto"/>
        <w:left w:val="none" w:sz="0" w:space="0" w:color="auto"/>
        <w:bottom w:val="none" w:sz="0" w:space="0" w:color="auto"/>
        <w:right w:val="none" w:sz="0" w:space="0" w:color="auto"/>
      </w:divBdr>
      <w:divsChild>
        <w:div w:id="278874367">
          <w:marLeft w:val="0"/>
          <w:marRight w:val="0"/>
          <w:marTop w:val="0"/>
          <w:marBottom w:val="0"/>
          <w:divBdr>
            <w:top w:val="none" w:sz="0" w:space="0" w:color="auto"/>
            <w:left w:val="none" w:sz="0" w:space="0" w:color="auto"/>
            <w:bottom w:val="none" w:sz="0" w:space="0" w:color="auto"/>
            <w:right w:val="none" w:sz="0" w:space="0" w:color="auto"/>
          </w:divBdr>
          <w:divsChild>
            <w:div w:id="1346903062">
              <w:marLeft w:val="0"/>
              <w:marRight w:val="0"/>
              <w:marTop w:val="0"/>
              <w:marBottom w:val="0"/>
              <w:divBdr>
                <w:top w:val="none" w:sz="0" w:space="0" w:color="auto"/>
                <w:left w:val="none" w:sz="0" w:space="0" w:color="auto"/>
                <w:bottom w:val="none" w:sz="0" w:space="0" w:color="auto"/>
                <w:right w:val="none" w:sz="0" w:space="0" w:color="auto"/>
              </w:divBdr>
              <w:divsChild>
                <w:div w:id="1812208537">
                  <w:marLeft w:val="180"/>
                  <w:marRight w:val="0"/>
                  <w:marTop w:val="0"/>
                  <w:marBottom w:val="0"/>
                  <w:divBdr>
                    <w:top w:val="none" w:sz="0" w:space="0" w:color="auto"/>
                    <w:left w:val="none" w:sz="0" w:space="0" w:color="auto"/>
                    <w:bottom w:val="none" w:sz="0" w:space="0" w:color="auto"/>
                    <w:right w:val="none" w:sz="0" w:space="0" w:color="auto"/>
                  </w:divBdr>
                  <w:divsChild>
                    <w:div w:id="68964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737952">
      <w:bodyDiv w:val="1"/>
      <w:marLeft w:val="0"/>
      <w:marRight w:val="0"/>
      <w:marTop w:val="0"/>
      <w:marBottom w:val="0"/>
      <w:divBdr>
        <w:top w:val="none" w:sz="0" w:space="0" w:color="auto"/>
        <w:left w:val="none" w:sz="0" w:space="0" w:color="auto"/>
        <w:bottom w:val="none" w:sz="0" w:space="0" w:color="auto"/>
        <w:right w:val="none" w:sz="0" w:space="0" w:color="auto"/>
      </w:divBdr>
    </w:div>
    <w:div w:id="194564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3.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www.postallifeinsurance.gov.in/static/Rules2011.aspx"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image" Target="cid:image001.jpg@01CDD178.B9683F30" TargetMode="External"/><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FB68F8BB0B3E34B8BD457ABA3D1AF7E" ma:contentTypeVersion="0" ma:contentTypeDescription="Create a new document." ma:contentTypeScope="" ma:versionID="efb62448b06e6c5ff951c79f06b4f6a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2ABDEA-11FD-4991-ACD5-7A05139C0D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C23FB5-8E96-47A7-BC17-1B4659D19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87F2148-4882-4D4C-9C0A-AD9759E28115}">
  <ds:schemaRefs>
    <ds:schemaRef ds:uri="http://schemas.openxmlformats.org/officeDocument/2006/bibliography"/>
  </ds:schemaRefs>
</ds:datastoreItem>
</file>

<file path=customXml/itemProps4.xml><?xml version="1.0" encoding="utf-8"?>
<ds:datastoreItem xmlns:ds="http://schemas.openxmlformats.org/officeDocument/2006/customXml" ds:itemID="{624BFEBE-D48D-4BC0-8080-4CAA9BA79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36</Pages>
  <Words>6394</Words>
  <Characters>36447</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Infosys Technologies Limited</Company>
  <LinksUpToDate>false</LinksUpToDate>
  <CharactersWithSpaces>42756</CharactersWithSpaces>
  <SharedDoc>false</SharedDoc>
  <HLinks>
    <vt:vector size="318" baseType="variant">
      <vt:variant>
        <vt:i4>1835010</vt:i4>
      </vt:variant>
      <vt:variant>
        <vt:i4>159</vt:i4>
      </vt:variant>
      <vt:variant>
        <vt:i4>0</vt:i4>
      </vt:variant>
      <vt:variant>
        <vt:i4>5</vt:i4>
      </vt:variant>
      <vt:variant>
        <vt:lpwstr>http://projectspace.intranet.group/sites/QX219/System%20Use%20Cases/System%20Use%20Cases/plan.net%20Common%20Business%20Rules.xls</vt:lpwstr>
      </vt:variant>
      <vt:variant>
        <vt:lpwstr/>
      </vt:variant>
      <vt:variant>
        <vt:i4>1835010</vt:i4>
      </vt:variant>
      <vt:variant>
        <vt:i4>156</vt:i4>
      </vt:variant>
      <vt:variant>
        <vt:i4>0</vt:i4>
      </vt:variant>
      <vt:variant>
        <vt:i4>5</vt:i4>
      </vt:variant>
      <vt:variant>
        <vt:lpwstr>http://projectspace.intranet.group/sites/QX219/System%20Use%20Cases/System%20Use%20Cases/plan.net%20Common%20Business%20Rules.xls</vt:lpwstr>
      </vt:variant>
      <vt:variant>
        <vt:lpwstr/>
      </vt:variant>
      <vt:variant>
        <vt:i4>1114188</vt:i4>
      </vt:variant>
      <vt:variant>
        <vt:i4>153</vt:i4>
      </vt:variant>
      <vt:variant>
        <vt:i4>0</vt:i4>
      </vt:variant>
      <vt:variant>
        <vt:i4>5</vt:i4>
      </vt:variant>
      <vt:variant>
        <vt:lpwstr>http://projectspace.intranet.group/sites/QX219/Meetings/10-03(Mar)%202nd%20Business%20Details,%20Estate%20Planning,%20Annuities%20and%20Assets/02-Mar-10-MOM-Workshop-23.doc</vt:lpwstr>
      </vt:variant>
      <vt:variant>
        <vt:lpwstr/>
      </vt:variant>
      <vt:variant>
        <vt:i4>1179702</vt:i4>
      </vt:variant>
      <vt:variant>
        <vt:i4>149</vt:i4>
      </vt:variant>
      <vt:variant>
        <vt:i4>0</vt:i4>
      </vt:variant>
      <vt:variant>
        <vt:i4>5</vt:i4>
      </vt:variant>
      <vt:variant>
        <vt:lpwstr/>
      </vt:variant>
      <vt:variant>
        <vt:lpwstr>_toc2643</vt:lpwstr>
      </vt:variant>
      <vt:variant>
        <vt:i4>1310779</vt:i4>
      </vt:variant>
      <vt:variant>
        <vt:i4>146</vt:i4>
      </vt:variant>
      <vt:variant>
        <vt:i4>0</vt:i4>
      </vt:variant>
      <vt:variant>
        <vt:i4>5</vt:i4>
      </vt:variant>
      <vt:variant>
        <vt:lpwstr/>
      </vt:variant>
      <vt:variant>
        <vt:lpwstr>_toc2596</vt:lpwstr>
      </vt:variant>
      <vt:variant>
        <vt:i4>1441851</vt:i4>
      </vt:variant>
      <vt:variant>
        <vt:i4>143</vt:i4>
      </vt:variant>
      <vt:variant>
        <vt:i4>0</vt:i4>
      </vt:variant>
      <vt:variant>
        <vt:i4>5</vt:i4>
      </vt:variant>
      <vt:variant>
        <vt:lpwstr/>
      </vt:variant>
      <vt:variant>
        <vt:lpwstr>_toc2594</vt:lpwstr>
      </vt:variant>
      <vt:variant>
        <vt:i4>1245243</vt:i4>
      </vt:variant>
      <vt:variant>
        <vt:i4>140</vt:i4>
      </vt:variant>
      <vt:variant>
        <vt:i4>0</vt:i4>
      </vt:variant>
      <vt:variant>
        <vt:i4>5</vt:i4>
      </vt:variant>
      <vt:variant>
        <vt:lpwstr/>
      </vt:variant>
      <vt:variant>
        <vt:lpwstr>_toc2591</vt:lpwstr>
      </vt:variant>
      <vt:variant>
        <vt:i4>1114164</vt:i4>
      </vt:variant>
      <vt:variant>
        <vt:i4>137</vt:i4>
      </vt:variant>
      <vt:variant>
        <vt:i4>0</vt:i4>
      </vt:variant>
      <vt:variant>
        <vt:i4>5</vt:i4>
      </vt:variant>
      <vt:variant>
        <vt:lpwstr/>
      </vt:variant>
      <vt:variant>
        <vt:lpwstr>_toc2563</vt:lpwstr>
      </vt:variant>
      <vt:variant>
        <vt:i4>1048629</vt:i4>
      </vt:variant>
      <vt:variant>
        <vt:i4>134</vt:i4>
      </vt:variant>
      <vt:variant>
        <vt:i4>0</vt:i4>
      </vt:variant>
      <vt:variant>
        <vt:i4>5</vt:i4>
      </vt:variant>
      <vt:variant>
        <vt:lpwstr/>
      </vt:variant>
      <vt:variant>
        <vt:lpwstr>_toc2374</vt:lpwstr>
      </vt:variant>
      <vt:variant>
        <vt:i4>1835060</vt:i4>
      </vt:variant>
      <vt:variant>
        <vt:i4>131</vt:i4>
      </vt:variant>
      <vt:variant>
        <vt:i4>0</vt:i4>
      </vt:variant>
      <vt:variant>
        <vt:i4>5</vt:i4>
      </vt:variant>
      <vt:variant>
        <vt:lpwstr/>
      </vt:variant>
      <vt:variant>
        <vt:lpwstr>_toc2368</vt:lpwstr>
      </vt:variant>
      <vt:variant>
        <vt:i4>2031671</vt:i4>
      </vt:variant>
      <vt:variant>
        <vt:i4>128</vt:i4>
      </vt:variant>
      <vt:variant>
        <vt:i4>0</vt:i4>
      </vt:variant>
      <vt:variant>
        <vt:i4>5</vt:i4>
      </vt:variant>
      <vt:variant>
        <vt:lpwstr/>
      </vt:variant>
      <vt:variant>
        <vt:lpwstr>_toc2159</vt:lpwstr>
      </vt:variant>
      <vt:variant>
        <vt:i4>1376311</vt:i4>
      </vt:variant>
      <vt:variant>
        <vt:i4>125</vt:i4>
      </vt:variant>
      <vt:variant>
        <vt:i4>0</vt:i4>
      </vt:variant>
      <vt:variant>
        <vt:i4>5</vt:i4>
      </vt:variant>
      <vt:variant>
        <vt:lpwstr/>
      </vt:variant>
      <vt:variant>
        <vt:lpwstr>_toc2153</vt:lpwstr>
      </vt:variant>
      <vt:variant>
        <vt:i4>1376310</vt:i4>
      </vt:variant>
      <vt:variant>
        <vt:i4>122</vt:i4>
      </vt:variant>
      <vt:variant>
        <vt:i4>0</vt:i4>
      </vt:variant>
      <vt:variant>
        <vt:i4>5</vt:i4>
      </vt:variant>
      <vt:variant>
        <vt:lpwstr/>
      </vt:variant>
      <vt:variant>
        <vt:lpwstr>_toc1775</vt:lpwstr>
      </vt:variant>
      <vt:variant>
        <vt:i4>1638455</vt:i4>
      </vt:variant>
      <vt:variant>
        <vt:i4>119</vt:i4>
      </vt:variant>
      <vt:variant>
        <vt:i4>0</vt:i4>
      </vt:variant>
      <vt:variant>
        <vt:i4>5</vt:i4>
      </vt:variant>
      <vt:variant>
        <vt:lpwstr/>
      </vt:variant>
      <vt:variant>
        <vt:lpwstr>_toc1769</vt:lpwstr>
      </vt:variant>
      <vt:variant>
        <vt:i4>1441841</vt:i4>
      </vt:variant>
      <vt:variant>
        <vt:i4>116</vt:i4>
      </vt:variant>
      <vt:variant>
        <vt:i4>0</vt:i4>
      </vt:variant>
      <vt:variant>
        <vt:i4>5</vt:i4>
      </vt:variant>
      <vt:variant>
        <vt:lpwstr/>
      </vt:variant>
      <vt:variant>
        <vt:lpwstr>_toc1504</vt:lpwstr>
      </vt:variant>
      <vt:variant>
        <vt:i4>1769528</vt:i4>
      </vt:variant>
      <vt:variant>
        <vt:i4>113</vt:i4>
      </vt:variant>
      <vt:variant>
        <vt:i4>0</vt:i4>
      </vt:variant>
      <vt:variant>
        <vt:i4>5</vt:i4>
      </vt:variant>
      <vt:variant>
        <vt:lpwstr/>
      </vt:variant>
      <vt:variant>
        <vt:lpwstr>_toc1498</vt:lpwstr>
      </vt:variant>
      <vt:variant>
        <vt:i4>1048629</vt:i4>
      </vt:variant>
      <vt:variant>
        <vt:i4>110</vt:i4>
      </vt:variant>
      <vt:variant>
        <vt:i4>0</vt:i4>
      </vt:variant>
      <vt:variant>
        <vt:i4>5</vt:i4>
      </vt:variant>
      <vt:variant>
        <vt:lpwstr/>
      </vt:variant>
      <vt:variant>
        <vt:lpwstr>_toc1146</vt:lpwstr>
      </vt:variant>
      <vt:variant>
        <vt:i4>1441845</vt:i4>
      </vt:variant>
      <vt:variant>
        <vt:i4>107</vt:i4>
      </vt:variant>
      <vt:variant>
        <vt:i4>0</vt:i4>
      </vt:variant>
      <vt:variant>
        <vt:i4>5</vt:i4>
      </vt:variant>
      <vt:variant>
        <vt:lpwstr/>
      </vt:variant>
      <vt:variant>
        <vt:lpwstr>_toc1140</vt:lpwstr>
      </vt:variant>
      <vt:variant>
        <vt:i4>2031666</vt:i4>
      </vt:variant>
      <vt:variant>
        <vt:i4>104</vt:i4>
      </vt:variant>
      <vt:variant>
        <vt:i4>0</vt:i4>
      </vt:variant>
      <vt:variant>
        <vt:i4>5</vt:i4>
      </vt:variant>
      <vt:variant>
        <vt:lpwstr/>
      </vt:variant>
      <vt:variant>
        <vt:lpwstr>_toc1139</vt:lpwstr>
      </vt:variant>
      <vt:variant>
        <vt:i4>2162695</vt:i4>
      </vt:variant>
      <vt:variant>
        <vt:i4>101</vt:i4>
      </vt:variant>
      <vt:variant>
        <vt:i4>0</vt:i4>
      </vt:variant>
      <vt:variant>
        <vt:i4>5</vt:i4>
      </vt:variant>
      <vt:variant>
        <vt:lpwstr/>
      </vt:variant>
      <vt:variant>
        <vt:lpwstr>_toc761</vt:lpwstr>
      </vt:variant>
      <vt:variant>
        <vt:i4>2228231</vt:i4>
      </vt:variant>
      <vt:variant>
        <vt:i4>98</vt:i4>
      </vt:variant>
      <vt:variant>
        <vt:i4>0</vt:i4>
      </vt:variant>
      <vt:variant>
        <vt:i4>5</vt:i4>
      </vt:variant>
      <vt:variant>
        <vt:lpwstr/>
      </vt:variant>
      <vt:variant>
        <vt:lpwstr>_toc755</vt:lpwstr>
      </vt:variant>
      <vt:variant>
        <vt:i4>2424839</vt:i4>
      </vt:variant>
      <vt:variant>
        <vt:i4>95</vt:i4>
      </vt:variant>
      <vt:variant>
        <vt:i4>0</vt:i4>
      </vt:variant>
      <vt:variant>
        <vt:i4>5</vt:i4>
      </vt:variant>
      <vt:variant>
        <vt:lpwstr/>
      </vt:variant>
      <vt:variant>
        <vt:lpwstr>_toc729</vt:lpwstr>
      </vt:variant>
      <vt:variant>
        <vt:i4>2490375</vt:i4>
      </vt:variant>
      <vt:variant>
        <vt:i4>92</vt:i4>
      </vt:variant>
      <vt:variant>
        <vt:i4>0</vt:i4>
      </vt:variant>
      <vt:variant>
        <vt:i4>5</vt:i4>
      </vt:variant>
      <vt:variant>
        <vt:lpwstr/>
      </vt:variant>
      <vt:variant>
        <vt:lpwstr>_toc712</vt:lpwstr>
      </vt:variant>
      <vt:variant>
        <vt:i4>3014662</vt:i4>
      </vt:variant>
      <vt:variant>
        <vt:i4>89</vt:i4>
      </vt:variant>
      <vt:variant>
        <vt:i4>0</vt:i4>
      </vt:variant>
      <vt:variant>
        <vt:i4>5</vt:i4>
      </vt:variant>
      <vt:variant>
        <vt:lpwstr/>
      </vt:variant>
      <vt:variant>
        <vt:lpwstr>_toc699</vt:lpwstr>
      </vt:variant>
      <vt:variant>
        <vt:i4>2097158</vt:i4>
      </vt:variant>
      <vt:variant>
        <vt:i4>86</vt:i4>
      </vt:variant>
      <vt:variant>
        <vt:i4>0</vt:i4>
      </vt:variant>
      <vt:variant>
        <vt:i4>5</vt:i4>
      </vt:variant>
      <vt:variant>
        <vt:lpwstr/>
      </vt:variant>
      <vt:variant>
        <vt:lpwstr>_toc671</vt:lpwstr>
      </vt:variant>
      <vt:variant>
        <vt:i4>2359302</vt:i4>
      </vt:variant>
      <vt:variant>
        <vt:i4>83</vt:i4>
      </vt:variant>
      <vt:variant>
        <vt:i4>0</vt:i4>
      </vt:variant>
      <vt:variant>
        <vt:i4>5</vt:i4>
      </vt:variant>
      <vt:variant>
        <vt:lpwstr/>
      </vt:variant>
      <vt:variant>
        <vt:lpwstr>_toc633</vt:lpwstr>
      </vt:variant>
      <vt:variant>
        <vt:i4>2490374</vt:i4>
      </vt:variant>
      <vt:variant>
        <vt:i4>80</vt:i4>
      </vt:variant>
      <vt:variant>
        <vt:i4>0</vt:i4>
      </vt:variant>
      <vt:variant>
        <vt:i4>5</vt:i4>
      </vt:variant>
      <vt:variant>
        <vt:lpwstr/>
      </vt:variant>
      <vt:variant>
        <vt:lpwstr>_toc614</vt:lpwstr>
      </vt:variant>
      <vt:variant>
        <vt:i4>2162693</vt:i4>
      </vt:variant>
      <vt:variant>
        <vt:i4>77</vt:i4>
      </vt:variant>
      <vt:variant>
        <vt:i4>0</vt:i4>
      </vt:variant>
      <vt:variant>
        <vt:i4>5</vt:i4>
      </vt:variant>
      <vt:variant>
        <vt:lpwstr/>
      </vt:variant>
      <vt:variant>
        <vt:lpwstr>_toc561</vt:lpwstr>
      </vt:variant>
      <vt:variant>
        <vt:i4>2228229</vt:i4>
      </vt:variant>
      <vt:variant>
        <vt:i4>74</vt:i4>
      </vt:variant>
      <vt:variant>
        <vt:i4>0</vt:i4>
      </vt:variant>
      <vt:variant>
        <vt:i4>5</vt:i4>
      </vt:variant>
      <vt:variant>
        <vt:lpwstr/>
      </vt:variant>
      <vt:variant>
        <vt:lpwstr>_toc559</vt:lpwstr>
      </vt:variant>
      <vt:variant>
        <vt:i4>2228229</vt:i4>
      </vt:variant>
      <vt:variant>
        <vt:i4>71</vt:i4>
      </vt:variant>
      <vt:variant>
        <vt:i4>0</vt:i4>
      </vt:variant>
      <vt:variant>
        <vt:i4>5</vt:i4>
      </vt:variant>
      <vt:variant>
        <vt:lpwstr/>
      </vt:variant>
      <vt:variant>
        <vt:lpwstr>_toc550</vt:lpwstr>
      </vt:variant>
      <vt:variant>
        <vt:i4>2293765</vt:i4>
      </vt:variant>
      <vt:variant>
        <vt:i4>68</vt:i4>
      </vt:variant>
      <vt:variant>
        <vt:i4>0</vt:i4>
      </vt:variant>
      <vt:variant>
        <vt:i4>5</vt:i4>
      </vt:variant>
      <vt:variant>
        <vt:lpwstr/>
      </vt:variant>
      <vt:variant>
        <vt:lpwstr>_toc544</vt:lpwstr>
      </vt:variant>
      <vt:variant>
        <vt:i4>2359301</vt:i4>
      </vt:variant>
      <vt:variant>
        <vt:i4>65</vt:i4>
      </vt:variant>
      <vt:variant>
        <vt:i4>0</vt:i4>
      </vt:variant>
      <vt:variant>
        <vt:i4>5</vt:i4>
      </vt:variant>
      <vt:variant>
        <vt:lpwstr/>
      </vt:variant>
      <vt:variant>
        <vt:lpwstr>_toc535</vt:lpwstr>
      </vt:variant>
      <vt:variant>
        <vt:i4>2424837</vt:i4>
      </vt:variant>
      <vt:variant>
        <vt:i4>62</vt:i4>
      </vt:variant>
      <vt:variant>
        <vt:i4>0</vt:i4>
      </vt:variant>
      <vt:variant>
        <vt:i4>5</vt:i4>
      </vt:variant>
      <vt:variant>
        <vt:lpwstr/>
      </vt:variant>
      <vt:variant>
        <vt:lpwstr>_toc521</vt:lpwstr>
      </vt:variant>
      <vt:variant>
        <vt:i4>2490373</vt:i4>
      </vt:variant>
      <vt:variant>
        <vt:i4>59</vt:i4>
      </vt:variant>
      <vt:variant>
        <vt:i4>0</vt:i4>
      </vt:variant>
      <vt:variant>
        <vt:i4>5</vt:i4>
      </vt:variant>
      <vt:variant>
        <vt:lpwstr/>
      </vt:variant>
      <vt:variant>
        <vt:lpwstr>_toc516</vt:lpwstr>
      </vt:variant>
      <vt:variant>
        <vt:i4>2490373</vt:i4>
      </vt:variant>
      <vt:variant>
        <vt:i4>56</vt:i4>
      </vt:variant>
      <vt:variant>
        <vt:i4>0</vt:i4>
      </vt:variant>
      <vt:variant>
        <vt:i4>5</vt:i4>
      </vt:variant>
      <vt:variant>
        <vt:lpwstr/>
      </vt:variant>
      <vt:variant>
        <vt:lpwstr>_toc513</vt:lpwstr>
      </vt:variant>
      <vt:variant>
        <vt:i4>2490373</vt:i4>
      </vt:variant>
      <vt:variant>
        <vt:i4>53</vt:i4>
      </vt:variant>
      <vt:variant>
        <vt:i4>0</vt:i4>
      </vt:variant>
      <vt:variant>
        <vt:i4>5</vt:i4>
      </vt:variant>
      <vt:variant>
        <vt:lpwstr/>
      </vt:variant>
      <vt:variant>
        <vt:lpwstr>_toc510</vt:lpwstr>
      </vt:variant>
      <vt:variant>
        <vt:i4>2555909</vt:i4>
      </vt:variant>
      <vt:variant>
        <vt:i4>50</vt:i4>
      </vt:variant>
      <vt:variant>
        <vt:i4>0</vt:i4>
      </vt:variant>
      <vt:variant>
        <vt:i4>5</vt:i4>
      </vt:variant>
      <vt:variant>
        <vt:lpwstr/>
      </vt:variant>
      <vt:variant>
        <vt:lpwstr>_toc503</vt:lpwstr>
      </vt:variant>
      <vt:variant>
        <vt:i4>2555909</vt:i4>
      </vt:variant>
      <vt:variant>
        <vt:i4>47</vt:i4>
      </vt:variant>
      <vt:variant>
        <vt:i4>0</vt:i4>
      </vt:variant>
      <vt:variant>
        <vt:i4>5</vt:i4>
      </vt:variant>
      <vt:variant>
        <vt:lpwstr/>
      </vt:variant>
      <vt:variant>
        <vt:lpwstr>_toc500</vt:lpwstr>
      </vt:variant>
      <vt:variant>
        <vt:i4>3014660</vt:i4>
      </vt:variant>
      <vt:variant>
        <vt:i4>44</vt:i4>
      </vt:variant>
      <vt:variant>
        <vt:i4>0</vt:i4>
      </vt:variant>
      <vt:variant>
        <vt:i4>5</vt:i4>
      </vt:variant>
      <vt:variant>
        <vt:lpwstr/>
      </vt:variant>
      <vt:variant>
        <vt:lpwstr>_toc497</vt:lpwstr>
      </vt:variant>
      <vt:variant>
        <vt:i4>3014660</vt:i4>
      </vt:variant>
      <vt:variant>
        <vt:i4>41</vt:i4>
      </vt:variant>
      <vt:variant>
        <vt:i4>0</vt:i4>
      </vt:variant>
      <vt:variant>
        <vt:i4>5</vt:i4>
      </vt:variant>
      <vt:variant>
        <vt:lpwstr/>
      </vt:variant>
      <vt:variant>
        <vt:lpwstr>_toc494</vt:lpwstr>
      </vt:variant>
      <vt:variant>
        <vt:i4>2162692</vt:i4>
      </vt:variant>
      <vt:variant>
        <vt:i4>38</vt:i4>
      </vt:variant>
      <vt:variant>
        <vt:i4>0</vt:i4>
      </vt:variant>
      <vt:variant>
        <vt:i4>5</vt:i4>
      </vt:variant>
      <vt:variant>
        <vt:lpwstr/>
      </vt:variant>
      <vt:variant>
        <vt:lpwstr>_toc464</vt:lpwstr>
      </vt:variant>
      <vt:variant>
        <vt:i4>2424836</vt:i4>
      </vt:variant>
      <vt:variant>
        <vt:i4>35</vt:i4>
      </vt:variant>
      <vt:variant>
        <vt:i4>0</vt:i4>
      </vt:variant>
      <vt:variant>
        <vt:i4>5</vt:i4>
      </vt:variant>
      <vt:variant>
        <vt:lpwstr/>
      </vt:variant>
      <vt:variant>
        <vt:lpwstr>_toc428</vt:lpwstr>
      </vt:variant>
      <vt:variant>
        <vt:i4>2555908</vt:i4>
      </vt:variant>
      <vt:variant>
        <vt:i4>32</vt:i4>
      </vt:variant>
      <vt:variant>
        <vt:i4>0</vt:i4>
      </vt:variant>
      <vt:variant>
        <vt:i4>5</vt:i4>
      </vt:variant>
      <vt:variant>
        <vt:lpwstr/>
      </vt:variant>
      <vt:variant>
        <vt:lpwstr>_toc400</vt:lpwstr>
      </vt:variant>
      <vt:variant>
        <vt:i4>3014659</vt:i4>
      </vt:variant>
      <vt:variant>
        <vt:i4>29</vt:i4>
      </vt:variant>
      <vt:variant>
        <vt:i4>0</vt:i4>
      </vt:variant>
      <vt:variant>
        <vt:i4>5</vt:i4>
      </vt:variant>
      <vt:variant>
        <vt:lpwstr/>
      </vt:variant>
      <vt:variant>
        <vt:lpwstr>_toc398</vt:lpwstr>
      </vt:variant>
      <vt:variant>
        <vt:i4>2097154</vt:i4>
      </vt:variant>
      <vt:variant>
        <vt:i4>26</vt:i4>
      </vt:variant>
      <vt:variant>
        <vt:i4>0</vt:i4>
      </vt:variant>
      <vt:variant>
        <vt:i4>5</vt:i4>
      </vt:variant>
      <vt:variant>
        <vt:lpwstr/>
      </vt:variant>
      <vt:variant>
        <vt:lpwstr>_toc276</vt:lpwstr>
      </vt:variant>
      <vt:variant>
        <vt:i4>2097154</vt:i4>
      </vt:variant>
      <vt:variant>
        <vt:i4>23</vt:i4>
      </vt:variant>
      <vt:variant>
        <vt:i4>0</vt:i4>
      </vt:variant>
      <vt:variant>
        <vt:i4>5</vt:i4>
      </vt:variant>
      <vt:variant>
        <vt:lpwstr/>
      </vt:variant>
      <vt:variant>
        <vt:lpwstr>_toc275</vt:lpwstr>
      </vt:variant>
      <vt:variant>
        <vt:i4>2097154</vt:i4>
      </vt:variant>
      <vt:variant>
        <vt:i4>20</vt:i4>
      </vt:variant>
      <vt:variant>
        <vt:i4>0</vt:i4>
      </vt:variant>
      <vt:variant>
        <vt:i4>5</vt:i4>
      </vt:variant>
      <vt:variant>
        <vt:lpwstr/>
      </vt:variant>
      <vt:variant>
        <vt:lpwstr>_toc272</vt:lpwstr>
      </vt:variant>
      <vt:variant>
        <vt:i4>2162690</vt:i4>
      </vt:variant>
      <vt:variant>
        <vt:i4>17</vt:i4>
      </vt:variant>
      <vt:variant>
        <vt:i4>0</vt:i4>
      </vt:variant>
      <vt:variant>
        <vt:i4>5</vt:i4>
      </vt:variant>
      <vt:variant>
        <vt:lpwstr/>
      </vt:variant>
      <vt:variant>
        <vt:lpwstr>_toc267</vt:lpwstr>
      </vt:variant>
      <vt:variant>
        <vt:i4>2162690</vt:i4>
      </vt:variant>
      <vt:variant>
        <vt:i4>14</vt:i4>
      </vt:variant>
      <vt:variant>
        <vt:i4>0</vt:i4>
      </vt:variant>
      <vt:variant>
        <vt:i4>5</vt:i4>
      </vt:variant>
      <vt:variant>
        <vt:lpwstr/>
      </vt:variant>
      <vt:variant>
        <vt:lpwstr>_toc264</vt:lpwstr>
      </vt:variant>
      <vt:variant>
        <vt:i4>2228226</vt:i4>
      </vt:variant>
      <vt:variant>
        <vt:i4>11</vt:i4>
      </vt:variant>
      <vt:variant>
        <vt:i4>0</vt:i4>
      </vt:variant>
      <vt:variant>
        <vt:i4>5</vt:i4>
      </vt:variant>
      <vt:variant>
        <vt:lpwstr/>
      </vt:variant>
      <vt:variant>
        <vt:lpwstr>_toc250</vt:lpwstr>
      </vt:variant>
      <vt:variant>
        <vt:i4>2293762</vt:i4>
      </vt:variant>
      <vt:variant>
        <vt:i4>8</vt:i4>
      </vt:variant>
      <vt:variant>
        <vt:i4>0</vt:i4>
      </vt:variant>
      <vt:variant>
        <vt:i4>5</vt:i4>
      </vt:variant>
      <vt:variant>
        <vt:lpwstr/>
      </vt:variant>
      <vt:variant>
        <vt:lpwstr>_toc247</vt:lpwstr>
      </vt:variant>
      <vt:variant>
        <vt:i4>2293762</vt:i4>
      </vt:variant>
      <vt:variant>
        <vt:i4>5</vt:i4>
      </vt:variant>
      <vt:variant>
        <vt:i4>0</vt:i4>
      </vt:variant>
      <vt:variant>
        <vt:i4>5</vt:i4>
      </vt:variant>
      <vt:variant>
        <vt:lpwstr/>
      </vt:variant>
      <vt:variant>
        <vt:lpwstr>_toc243</vt:lpwstr>
      </vt:variant>
      <vt:variant>
        <vt:i4>2293762</vt:i4>
      </vt:variant>
      <vt:variant>
        <vt:i4>2</vt:i4>
      </vt:variant>
      <vt:variant>
        <vt:i4>0</vt:i4>
      </vt:variant>
      <vt:variant>
        <vt:i4>5</vt:i4>
      </vt:variant>
      <vt:variant>
        <vt:lpwstr/>
      </vt:variant>
      <vt:variant>
        <vt:lpwstr>_toc242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Use Case and Storyboard</dc:subject>
  <dc:creator>John McCarthy</dc:creator>
  <cp:lastModifiedBy>Chendupriya Dharanipathi</cp:lastModifiedBy>
  <cp:revision>24</cp:revision>
  <cp:lastPrinted>2010-04-26T14:36:00Z</cp:lastPrinted>
  <dcterms:created xsi:type="dcterms:W3CDTF">2013-02-06T11:36:00Z</dcterms:created>
  <dcterms:modified xsi:type="dcterms:W3CDTF">2025-11-01T01:57:00Z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identiality">
    <vt:lpwstr>Internal</vt:lpwstr>
  </property>
  <property fmtid="{D5CDD505-2E9C-101B-9397-08002B2CF9AE}" pid="3" name="ContentType">
    <vt:lpwstr>Document</vt:lpwstr>
  </property>
  <property fmtid="{D5CDD505-2E9C-101B-9397-08002B2CF9AE}" pid="4" name="Current Status">
    <vt:lpwstr>Initial Version (solution complete)</vt:lpwstr>
  </property>
  <property fmtid="{D5CDD505-2E9C-101B-9397-08002B2CF9AE}" pid="5" name="Deliverables">
    <vt:lpwstr>Designs</vt:lpwstr>
  </property>
  <property fmtid="{D5CDD505-2E9C-101B-9397-08002B2CF9AE}" pid="6" name="Document Status / Purpose">
    <vt:lpwstr>Working Draft</vt:lpwstr>
  </property>
  <property fmtid="{D5CDD505-2E9C-101B-9397-08002B2CF9AE}" pid="7" name="ProjectStage">
    <vt:lpwstr>Design</vt:lpwstr>
  </property>
  <property fmtid="{D5CDD505-2E9C-101B-9397-08002B2CF9AE}" pid="8" name="Subject">
    <vt:lpwstr>Use Case and Storyboard</vt:lpwstr>
  </property>
  <property fmtid="{D5CDD505-2E9C-101B-9397-08002B2CF9AE}" pid="9" name="_Author">
    <vt:lpwstr>John McCarthy</vt:lpwstr>
  </property>
  <property fmtid="{D5CDD505-2E9C-101B-9397-08002B2CF9AE}" pid="10" name="ContentTypeId">
    <vt:lpwstr>0x010100EFB68F8BB0B3E34B8BD457ABA3D1AF7E</vt:lpwstr>
  </property>
</Properties>
</file>