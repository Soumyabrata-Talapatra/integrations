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B1794" w14:textId="77777777" w:rsidR="0039722E" w:rsidRPr="00221134" w:rsidRDefault="0039722E" w:rsidP="0039722E">
      <w:pPr>
        <w:pStyle w:val="Cover-title"/>
        <w:spacing w:before="120"/>
      </w:pPr>
    </w:p>
    <w:p w14:paraId="69346227" w14:textId="77777777" w:rsidR="0039722E" w:rsidRPr="00221134" w:rsidRDefault="0039722E" w:rsidP="0039722E">
      <w:pPr>
        <w:pStyle w:val="Cover-title"/>
        <w:spacing w:before="120"/>
      </w:pPr>
    </w:p>
    <w:p w14:paraId="19A666C2" w14:textId="77777777" w:rsidR="0039722E" w:rsidRPr="00221134" w:rsidRDefault="0039722E" w:rsidP="0039722E">
      <w:pPr>
        <w:pStyle w:val="Cover-title"/>
        <w:spacing w:before="120"/>
      </w:pPr>
      <w:r w:rsidRPr="00221134">
        <w:t xml:space="preserve">DEPARTMENT OF POSTS </w:t>
      </w:r>
    </w:p>
    <w:p w14:paraId="1FC0EC3B" w14:textId="77777777" w:rsidR="0039722E" w:rsidRPr="00221134" w:rsidRDefault="0039722E" w:rsidP="0039722E">
      <w:pPr>
        <w:pStyle w:val="Cover-title"/>
        <w:spacing w:before="120"/>
      </w:pPr>
      <w:r w:rsidRPr="00221134">
        <w:t xml:space="preserve">MINISTRY OF COMMUNICATIONS &amp; IT </w:t>
      </w:r>
    </w:p>
    <w:p w14:paraId="47335F69" w14:textId="77777777" w:rsidR="0039722E" w:rsidRPr="00221134" w:rsidRDefault="0039722E" w:rsidP="0039722E">
      <w:pPr>
        <w:pStyle w:val="Cover-title"/>
        <w:spacing w:before="120"/>
      </w:pPr>
      <w:r w:rsidRPr="00221134">
        <w:t>GOVERNMENT OF INDIA</w:t>
      </w:r>
    </w:p>
    <w:p w14:paraId="18E02008" w14:textId="77777777" w:rsidR="0039722E" w:rsidRPr="00221134" w:rsidRDefault="0039722E" w:rsidP="0039722E">
      <w:pPr>
        <w:pStyle w:val="Cover-title"/>
        <w:spacing w:before="120"/>
      </w:pPr>
    </w:p>
    <w:p w14:paraId="6939810F" w14:textId="77777777" w:rsidR="0039722E" w:rsidRPr="00221134" w:rsidRDefault="0039722E" w:rsidP="0039722E">
      <w:pPr>
        <w:pStyle w:val="Cover-title"/>
        <w:tabs>
          <w:tab w:val="center" w:pos="4680"/>
          <w:tab w:val="left" w:pos="8595"/>
        </w:tabs>
        <w:spacing w:before="120"/>
        <w:jc w:val="left"/>
      </w:pPr>
      <w:r w:rsidRPr="00221134">
        <w:tab/>
        <w:t>System Requirement Specification (SRS)</w:t>
      </w:r>
      <w:r w:rsidRPr="00221134">
        <w:tab/>
      </w:r>
    </w:p>
    <w:p w14:paraId="5E191874" w14:textId="77777777" w:rsidR="0039722E" w:rsidRPr="00221134" w:rsidRDefault="0039722E" w:rsidP="0039722E">
      <w:pPr>
        <w:jc w:val="center"/>
      </w:pPr>
    </w:p>
    <w:p w14:paraId="03CC0B96" w14:textId="77777777" w:rsidR="0039722E" w:rsidRPr="00221134" w:rsidRDefault="0039722E" w:rsidP="0039722E">
      <w:pPr>
        <w:pStyle w:val="Cover-title"/>
        <w:tabs>
          <w:tab w:val="left" w:pos="914"/>
          <w:tab w:val="center" w:pos="4680"/>
        </w:tabs>
        <w:spacing w:before="0"/>
        <w:jc w:val="left"/>
      </w:pPr>
      <w:r w:rsidRPr="00221134">
        <w:tab/>
      </w:r>
      <w:r w:rsidRPr="00221134">
        <w:tab/>
        <w:t>Policy Force</w:t>
      </w:r>
      <w:r>
        <w:t>d</w:t>
      </w:r>
      <w:r w:rsidRPr="00221134">
        <w:t xml:space="preserve"> Surrender</w:t>
      </w:r>
    </w:p>
    <w:p w14:paraId="45E52D1E" w14:textId="77777777" w:rsidR="0039722E" w:rsidRPr="00221134" w:rsidRDefault="0039722E" w:rsidP="0039722E">
      <w:pPr>
        <w:spacing w:after="180"/>
        <w:jc w:val="center"/>
      </w:pPr>
    </w:p>
    <w:p w14:paraId="0400B783" w14:textId="77777777" w:rsidR="0039722E" w:rsidRPr="00221134" w:rsidRDefault="0039722E" w:rsidP="0039722E"/>
    <w:p w14:paraId="2A8CC760" w14:textId="77777777" w:rsidR="0039722E" w:rsidRPr="00221134" w:rsidRDefault="0039722E" w:rsidP="0039722E"/>
    <w:p w14:paraId="75C97CD9" w14:textId="77777777" w:rsidR="0039722E" w:rsidRPr="00221134" w:rsidRDefault="0039722E" w:rsidP="0039722E"/>
    <w:p w14:paraId="4DC77BE7" w14:textId="77777777" w:rsidR="0039722E" w:rsidRPr="00221134" w:rsidRDefault="0039722E" w:rsidP="0039722E">
      <w:pPr>
        <w:jc w:val="center"/>
      </w:pPr>
    </w:p>
    <w:p w14:paraId="78E93C7C" w14:textId="77777777" w:rsidR="0039722E" w:rsidRPr="00221134" w:rsidRDefault="0039722E" w:rsidP="0039722E">
      <w:pPr>
        <w:jc w:val="center"/>
      </w:pPr>
    </w:p>
    <w:p w14:paraId="26C24CA5" w14:textId="77777777" w:rsidR="0039722E" w:rsidRPr="00221134" w:rsidRDefault="0039722E" w:rsidP="0039722E">
      <w:pPr>
        <w:jc w:val="center"/>
      </w:pPr>
    </w:p>
    <w:p w14:paraId="0703297E" w14:textId="77777777" w:rsidR="0039722E" w:rsidRPr="00221134" w:rsidRDefault="0039722E" w:rsidP="0039722E">
      <w:pPr>
        <w:jc w:val="center"/>
      </w:pPr>
    </w:p>
    <w:p w14:paraId="1F5B6832" w14:textId="77777777" w:rsidR="0039722E" w:rsidRPr="00221134" w:rsidRDefault="0039722E" w:rsidP="0039722E">
      <w:pPr>
        <w:jc w:val="center"/>
      </w:pPr>
    </w:p>
    <w:p w14:paraId="10B8FA18" w14:textId="77777777" w:rsidR="0039722E" w:rsidRPr="00221134" w:rsidRDefault="0039722E" w:rsidP="0039722E">
      <w:pPr>
        <w:jc w:val="center"/>
      </w:pPr>
    </w:p>
    <w:p w14:paraId="235F197A" w14:textId="77777777" w:rsidR="0039722E" w:rsidRPr="00221134" w:rsidRDefault="0039722E" w:rsidP="0039722E">
      <w:pPr>
        <w:jc w:val="center"/>
      </w:pPr>
    </w:p>
    <w:p w14:paraId="12611DFD" w14:textId="77777777" w:rsidR="0039722E" w:rsidRPr="00221134" w:rsidRDefault="0039722E" w:rsidP="0039722E">
      <w:pPr>
        <w:jc w:val="center"/>
      </w:pPr>
    </w:p>
    <w:p w14:paraId="32C81D05" w14:textId="77777777" w:rsidR="0039722E" w:rsidRPr="00221134" w:rsidRDefault="0039722E" w:rsidP="0039722E">
      <w:pPr>
        <w:jc w:val="center"/>
      </w:pPr>
    </w:p>
    <w:p w14:paraId="420E25CD" w14:textId="77777777" w:rsidR="0039722E" w:rsidRPr="00221134" w:rsidRDefault="0039722E" w:rsidP="0039722E">
      <w:pPr>
        <w:jc w:val="center"/>
      </w:pPr>
    </w:p>
    <w:p w14:paraId="33CD1346" w14:textId="77777777" w:rsidR="0039722E" w:rsidRPr="00221134" w:rsidRDefault="0039722E" w:rsidP="0039722E">
      <w:pPr>
        <w:jc w:val="center"/>
      </w:pPr>
    </w:p>
    <w:p w14:paraId="5D692A30" w14:textId="77777777" w:rsidR="0039722E" w:rsidRPr="00221134" w:rsidRDefault="0039722E" w:rsidP="0039722E">
      <w:pPr>
        <w:jc w:val="center"/>
      </w:pPr>
    </w:p>
    <w:p w14:paraId="26845166" w14:textId="77777777" w:rsidR="0039722E" w:rsidRPr="00221134" w:rsidRDefault="0039722E" w:rsidP="0039722E">
      <w:pPr>
        <w:jc w:val="center"/>
      </w:pPr>
    </w:p>
    <w:p w14:paraId="1D86697A" w14:textId="77777777" w:rsidR="0039722E" w:rsidRPr="00221134" w:rsidRDefault="0039722E" w:rsidP="0039722E">
      <w:pPr>
        <w:tabs>
          <w:tab w:val="left" w:pos="1528"/>
        </w:tabs>
      </w:pPr>
      <w:r w:rsidRPr="00221134">
        <w:tab/>
      </w:r>
    </w:p>
    <w:p w14:paraId="48892153" w14:textId="77777777" w:rsidR="0039722E" w:rsidRPr="00221134" w:rsidRDefault="0039722E" w:rsidP="0039722E">
      <w:pPr>
        <w:pStyle w:val="Heading2"/>
      </w:pPr>
      <w:bookmarkStart w:id="0" w:name="_Toc349557554"/>
      <w:bookmarkStart w:id="1" w:name="_Toc23846098"/>
      <w:r w:rsidRPr="00221134">
        <w:t>Brief Description</w:t>
      </w:r>
      <w:bookmarkEnd w:id="0"/>
      <w:bookmarkEnd w:id="1"/>
    </w:p>
    <w:p w14:paraId="4FD039E1" w14:textId="77777777" w:rsidR="0039722E" w:rsidRPr="00221134" w:rsidRDefault="0039722E" w:rsidP="0039722E"/>
    <w:p w14:paraId="02494695" w14:textId="77777777" w:rsidR="0039722E" w:rsidRPr="00221134" w:rsidRDefault="0039722E" w:rsidP="0039722E">
      <w:pPr>
        <w:jc w:val="both"/>
      </w:pPr>
      <w:r w:rsidRPr="00221134">
        <w:t xml:space="preserve">The purpose of this business specification is to outline the business requirements necessary to </w:t>
      </w:r>
      <w:r>
        <w:t>Force Surrender of a Policy</w:t>
      </w:r>
    </w:p>
    <w:p w14:paraId="50256D70" w14:textId="77777777" w:rsidR="0039722E" w:rsidRPr="00221134" w:rsidRDefault="0039722E" w:rsidP="0039722E">
      <w:pPr>
        <w:jc w:val="both"/>
      </w:pPr>
      <w:r w:rsidRPr="00221134">
        <w:t>The document covers following important aspects:</w:t>
      </w:r>
    </w:p>
    <w:p w14:paraId="46E43B14" w14:textId="77777777" w:rsidR="0039722E" w:rsidRPr="00221134" w:rsidRDefault="0039722E" w:rsidP="0039722E">
      <w:pPr>
        <w:pStyle w:val="ListParagraph"/>
        <w:widowControl w:val="0"/>
        <w:numPr>
          <w:ilvl w:val="0"/>
          <w:numId w:val="1"/>
        </w:numPr>
        <w:suppressAutoHyphens/>
        <w:spacing w:after="0" w:line="240" w:lineRule="atLeast"/>
      </w:pPr>
      <w:r w:rsidRPr="00221134">
        <w:t>Forced Surrender when Loan O/S amount including Interest is more than Gross Surrender value</w:t>
      </w:r>
    </w:p>
    <w:p w14:paraId="3CBB537F" w14:textId="7B8A1611" w:rsidR="0039722E" w:rsidRPr="00221134" w:rsidRDefault="0039722E" w:rsidP="0039722E"/>
    <w:p w14:paraId="797EF1D2" w14:textId="77777777" w:rsidR="0039722E" w:rsidRPr="00221134" w:rsidRDefault="0039722E" w:rsidP="0039722E">
      <w:pPr>
        <w:tabs>
          <w:tab w:val="left" w:pos="4140"/>
        </w:tabs>
      </w:pPr>
    </w:p>
    <w:p w14:paraId="160FF875" w14:textId="77777777" w:rsidR="0039722E" w:rsidRPr="00221134" w:rsidRDefault="0039722E" w:rsidP="0039722E">
      <w:pPr>
        <w:pStyle w:val="Heading2"/>
      </w:pPr>
      <w:bookmarkStart w:id="2" w:name="_Toc468118389"/>
      <w:bookmarkStart w:id="3" w:name="_Toc472433579"/>
      <w:bookmarkStart w:id="4" w:name="_Toc23846102"/>
      <w:r w:rsidRPr="00221134">
        <w:t>Standard</w:t>
      </w:r>
      <w:bookmarkEnd w:id="2"/>
      <w:r w:rsidRPr="00221134">
        <w:t xml:space="preserve"> Flow</w:t>
      </w:r>
      <w:bookmarkEnd w:id="3"/>
      <w:bookmarkEnd w:id="4"/>
    </w:p>
    <w:p w14:paraId="179FC9B4" w14:textId="77777777" w:rsidR="0039722E" w:rsidRPr="00221134" w:rsidRDefault="0039722E" w:rsidP="0039722E">
      <w:pPr>
        <w:pStyle w:val="ListParagraph"/>
        <w:ind w:left="1440"/>
        <w:jc w:val="both"/>
        <w:rPr>
          <w:ins w:id="5" w:author="Priya Khare" w:date="2019-10-24T10:15:00Z"/>
        </w:rPr>
      </w:pPr>
    </w:p>
    <w:p w14:paraId="6809ADAB" w14:textId="58ADE63A" w:rsidR="0039722E" w:rsidRDefault="0039722E" w:rsidP="0039722E">
      <w:pPr>
        <w:pStyle w:val="ListParagraph"/>
        <w:jc w:val="both"/>
      </w:pPr>
      <w:r>
        <w:t xml:space="preserve">System </w:t>
      </w:r>
      <w:proofErr w:type="gramStart"/>
      <w:r>
        <w:t xml:space="preserve">has </w:t>
      </w:r>
      <w:r w:rsidR="00F74E6C">
        <w:t>to</w:t>
      </w:r>
      <w:proofErr w:type="gramEnd"/>
      <w:r w:rsidR="00F74E6C">
        <w:t xml:space="preserve"> generate</w:t>
      </w:r>
      <w:r>
        <w:t xml:space="preserve"> a service request as and when the Policy crosses the value /rule framed by Business term in respect of </w:t>
      </w:r>
      <w:proofErr w:type="gramStart"/>
      <w:r>
        <w:t>outstanding  loan</w:t>
      </w:r>
      <w:proofErr w:type="gramEnd"/>
      <w:r>
        <w:t xml:space="preserve"> cases as Forced Surrender request (or also called as </w:t>
      </w:r>
      <w:r w:rsidRPr="00221134">
        <w:t>Auto Surrender Flow</w:t>
      </w:r>
      <w:r>
        <w:t>) and will be reserved in Approver Queue of t</w:t>
      </w:r>
      <w:r w:rsidR="00B75C77">
        <w:t>he Postmaster.</w:t>
      </w:r>
    </w:p>
    <w:p w14:paraId="56586A90" w14:textId="77777777" w:rsidR="0039722E" w:rsidRDefault="0039722E" w:rsidP="0039722E">
      <w:pPr>
        <w:pStyle w:val="ListParagraph"/>
        <w:jc w:val="both"/>
      </w:pPr>
      <w:r>
        <w:t xml:space="preserve"> </w:t>
      </w:r>
    </w:p>
    <w:p w14:paraId="18FCF04E" w14:textId="75CF30BB" w:rsidR="0039722E" w:rsidRPr="00221134" w:rsidRDefault="0039722E" w:rsidP="0039722E">
      <w:pPr>
        <w:pStyle w:val="ListParagraph"/>
        <w:jc w:val="both"/>
      </w:pPr>
      <w:r>
        <w:t xml:space="preserve">Approver-&gt; Either </w:t>
      </w:r>
      <w:r w:rsidR="00F74E6C">
        <w:t>Approve</w:t>
      </w:r>
      <w:r>
        <w:t xml:space="preserve"> or Reject </w:t>
      </w:r>
      <w:r>
        <w:sym w:font="Wingdings" w:char="F0E0"/>
      </w:r>
      <w:r>
        <w:t xml:space="preserve"> Letter generation</w:t>
      </w:r>
    </w:p>
    <w:p w14:paraId="3A9B9995" w14:textId="77777777" w:rsidR="0039722E" w:rsidRPr="00221134" w:rsidRDefault="0039722E" w:rsidP="0039722E">
      <w:pPr>
        <w:pStyle w:val="ListParagraph"/>
        <w:ind w:left="1440"/>
      </w:pPr>
    </w:p>
    <w:p w14:paraId="7E5FBA46" w14:textId="77777777" w:rsidR="0039722E" w:rsidRPr="00221134" w:rsidRDefault="0039722E" w:rsidP="0039722E">
      <w:pPr>
        <w:pStyle w:val="Heading2"/>
      </w:pPr>
      <w:bookmarkStart w:id="6" w:name="_Toc472433580"/>
      <w:bookmarkStart w:id="7" w:name="_Toc23846103"/>
      <w:r w:rsidRPr="00221134">
        <w:t>Sub-Standard Flows</w:t>
      </w:r>
      <w:bookmarkEnd w:id="6"/>
      <w:bookmarkEnd w:id="7"/>
    </w:p>
    <w:p w14:paraId="397A04C5" w14:textId="77777777" w:rsidR="0039722E" w:rsidRPr="00221134" w:rsidRDefault="0039722E" w:rsidP="0039722E">
      <w:pPr>
        <w:pStyle w:val="ListParagraph"/>
        <w:tabs>
          <w:tab w:val="left" w:pos="900"/>
        </w:tabs>
        <w:spacing w:after="0" w:line="240" w:lineRule="auto"/>
        <w:jc w:val="both"/>
      </w:pPr>
    </w:p>
    <w:p w14:paraId="1915BE6E" w14:textId="77777777" w:rsidR="0039722E" w:rsidRPr="00221134" w:rsidRDefault="0039722E" w:rsidP="0039722E">
      <w:pPr>
        <w:pStyle w:val="ListParagraph"/>
        <w:numPr>
          <w:ilvl w:val="0"/>
          <w:numId w:val="3"/>
        </w:numPr>
        <w:tabs>
          <w:tab w:val="left" w:pos="900"/>
        </w:tabs>
        <w:spacing w:after="0" w:line="240" w:lineRule="auto"/>
      </w:pPr>
      <w:r w:rsidRPr="00221134">
        <w:t>Forced Surrender</w:t>
      </w:r>
    </w:p>
    <w:p w14:paraId="723732A9" w14:textId="77777777" w:rsidR="0039722E" w:rsidRPr="00221134" w:rsidRDefault="0039722E" w:rsidP="0039722E">
      <w:pPr>
        <w:pStyle w:val="ListParagraph"/>
        <w:numPr>
          <w:ilvl w:val="1"/>
          <w:numId w:val="3"/>
        </w:numPr>
        <w:tabs>
          <w:tab w:val="left" w:pos="900"/>
        </w:tabs>
        <w:spacing w:after="0" w:line="240" w:lineRule="auto"/>
      </w:pPr>
      <w:r w:rsidRPr="00221134">
        <w:t xml:space="preserve">system will check when Gross Surrender amount is less than O/S Loan Principal + O/s Loan interest -&gt; System will change the policy status as ‘Terminated </w:t>
      </w:r>
      <w:r>
        <w:t xml:space="preserve">as Auto </w:t>
      </w:r>
      <w:r w:rsidRPr="00221134">
        <w:t>Surrender’ due to loan</w:t>
      </w:r>
      <w:r w:rsidRPr="00221134">
        <w:sym w:font="Wingdings" w:char="F0E0"/>
      </w:r>
      <w:r w:rsidRPr="00221134">
        <w:t>Policy Auto-terminated</w:t>
      </w:r>
      <w:r w:rsidRPr="00221134">
        <w:sym w:font="Wingdings" w:char="F0E0"/>
      </w:r>
      <w:r w:rsidRPr="00221134">
        <w:t>All pending Financial/Non-Financial requests are Auto-terminated</w:t>
      </w:r>
    </w:p>
    <w:p w14:paraId="4A9F8025" w14:textId="77777777" w:rsidR="0039722E" w:rsidRPr="00221134" w:rsidRDefault="0039722E" w:rsidP="0039722E">
      <w:pPr>
        <w:pStyle w:val="ListParagraph"/>
        <w:tabs>
          <w:tab w:val="left" w:pos="900"/>
        </w:tabs>
        <w:spacing w:after="0" w:line="240" w:lineRule="auto"/>
      </w:pPr>
    </w:p>
    <w:p w14:paraId="6403E3EE" w14:textId="77777777" w:rsidR="0039722E" w:rsidRPr="003974AB" w:rsidRDefault="0039722E" w:rsidP="0039722E">
      <w:pPr>
        <w:pStyle w:val="ListParagraph"/>
        <w:numPr>
          <w:ilvl w:val="0"/>
          <w:numId w:val="4"/>
        </w:numPr>
        <w:jc w:val="both"/>
      </w:pPr>
      <w:bookmarkStart w:id="8" w:name="_Toc23846104"/>
      <w:bookmarkEnd w:id="8"/>
      <w:r w:rsidRPr="003974AB">
        <w:t xml:space="preserve">  Auto Surrender Flow</w:t>
      </w:r>
    </w:p>
    <w:p w14:paraId="044C0F29" w14:textId="77777777" w:rsidR="0039722E" w:rsidRPr="003974AB" w:rsidRDefault="0039722E" w:rsidP="0039722E">
      <w:pPr>
        <w:pStyle w:val="ListParagraph"/>
        <w:numPr>
          <w:ilvl w:val="0"/>
          <w:numId w:val="5"/>
        </w:numPr>
        <w:jc w:val="both"/>
      </w:pPr>
      <w:r w:rsidRPr="003974AB">
        <w:t xml:space="preserve">Approver rejects the request </w:t>
      </w:r>
      <w:r w:rsidRPr="003974AB">
        <w:sym w:font="Wingdings" w:char="F0E0"/>
      </w:r>
      <w:r w:rsidRPr="003974AB">
        <w:t xml:space="preserve"> Request status is Rejected.</w:t>
      </w:r>
    </w:p>
    <w:p w14:paraId="74EE485F" w14:textId="77777777" w:rsidR="0039722E" w:rsidRPr="003974AB" w:rsidRDefault="0039722E" w:rsidP="0039722E">
      <w:pPr>
        <w:pStyle w:val="ListParagraph"/>
        <w:numPr>
          <w:ilvl w:val="0"/>
          <w:numId w:val="5"/>
        </w:numPr>
        <w:jc w:val="both"/>
      </w:pPr>
      <w:r w:rsidRPr="003974AB">
        <w:t>Approver Queue is not available th</w:t>
      </w:r>
      <w:r>
        <w:t>en</w:t>
      </w:r>
      <w:r w:rsidRPr="003974AB">
        <w:t xml:space="preserve"> request will remain as pending </w:t>
      </w:r>
    </w:p>
    <w:p w14:paraId="745B525B" w14:textId="4BBC4472" w:rsidR="0039722E" w:rsidRPr="003974AB" w:rsidRDefault="0039722E" w:rsidP="0039722E">
      <w:pPr>
        <w:pStyle w:val="ListParagraph"/>
        <w:numPr>
          <w:ilvl w:val="0"/>
          <w:numId w:val="5"/>
        </w:numPr>
        <w:jc w:val="both"/>
      </w:pPr>
      <w:r w:rsidRPr="003974AB">
        <w:t xml:space="preserve">Approver Queue is </w:t>
      </w:r>
      <w:r w:rsidR="00F74E6C" w:rsidRPr="003974AB">
        <w:t>available,</w:t>
      </w:r>
      <w:r w:rsidRPr="003974AB">
        <w:t xml:space="preserve"> but no Approver user is tagged against that queue than request will remain as pending </w:t>
      </w:r>
    </w:p>
    <w:p w14:paraId="6E7351FC" w14:textId="77777777" w:rsidR="0039722E" w:rsidRPr="003974AB" w:rsidRDefault="0039722E" w:rsidP="0039722E">
      <w:pPr>
        <w:pStyle w:val="ListParagraph"/>
        <w:numPr>
          <w:ilvl w:val="0"/>
          <w:numId w:val="5"/>
        </w:numPr>
        <w:jc w:val="both"/>
      </w:pPr>
      <w:r w:rsidRPr="003974AB">
        <w:t xml:space="preserve">Approver mapped against the office code from where the Original Loan was approved is transferred (Transfer/Relocation) </w:t>
      </w:r>
      <w:r w:rsidRPr="003974AB">
        <w:sym w:font="Wingdings" w:char="F0E0"/>
      </w:r>
      <w:r w:rsidRPr="003974AB">
        <w:t xml:space="preserve"> Requests will be mapped against another user based on the Approver queue</w:t>
      </w:r>
      <w:r>
        <w:t xml:space="preserve"> available</w:t>
      </w:r>
      <w:r w:rsidRPr="003974AB">
        <w:t xml:space="preserve"> for the mentioned Office Code.</w:t>
      </w:r>
    </w:p>
    <w:p w14:paraId="591D2429" w14:textId="77777777" w:rsidR="0039722E" w:rsidRPr="00221134" w:rsidDel="00F772E1" w:rsidRDefault="0039722E" w:rsidP="0039722E">
      <w:pPr>
        <w:pStyle w:val="ListParagraph"/>
        <w:widowControl w:val="0"/>
        <w:suppressAutoHyphens/>
        <w:spacing w:after="0" w:line="240" w:lineRule="atLeast"/>
        <w:rPr>
          <w:del w:id="9" w:author="Priya Khare" w:date="2019-11-25T10:50:00Z"/>
        </w:rPr>
      </w:pPr>
      <w:bookmarkStart w:id="10" w:name="_Toc23846105"/>
      <w:bookmarkStart w:id="11" w:name="_Toc23846106"/>
      <w:bookmarkEnd w:id="10"/>
      <w:bookmarkEnd w:id="11"/>
    </w:p>
    <w:p w14:paraId="4E011D39" w14:textId="77777777" w:rsidR="0039722E" w:rsidRPr="00221134" w:rsidRDefault="0039722E" w:rsidP="0039722E">
      <w:pPr>
        <w:pStyle w:val="ListParagraph"/>
        <w:widowControl w:val="0"/>
        <w:suppressAutoHyphens/>
        <w:spacing w:after="0" w:line="240" w:lineRule="atLeast"/>
      </w:pPr>
    </w:p>
    <w:p w14:paraId="1BCAF5DE" w14:textId="77777777" w:rsidR="0039722E" w:rsidRPr="00221134" w:rsidRDefault="0039722E" w:rsidP="0039722E">
      <w:pPr>
        <w:pStyle w:val="Heading1"/>
        <w:numPr>
          <w:ilvl w:val="0"/>
          <w:numId w:val="1"/>
        </w:numPr>
      </w:pPr>
      <w:bookmarkStart w:id="12" w:name="_Toc23846111"/>
      <w:r w:rsidRPr="00221134">
        <w:t>Functionality Desc</w:t>
      </w:r>
      <w:bookmarkEnd w:id="12"/>
      <w:r>
        <w:t>ription</w:t>
      </w:r>
    </w:p>
    <w:p w14:paraId="50B8CAEC" w14:textId="77777777" w:rsidR="00054020" w:rsidRDefault="00054020" w:rsidP="00054020">
      <w:pPr>
        <w:pStyle w:val="ListParagraph"/>
        <w:jc w:val="both"/>
        <w:rPr>
          <w:b/>
        </w:rPr>
      </w:pPr>
    </w:p>
    <w:p w14:paraId="1B9B1AD4" w14:textId="54EAD9F7" w:rsidR="00054020" w:rsidRPr="00054020" w:rsidRDefault="00054020" w:rsidP="00054020">
      <w:pPr>
        <w:pStyle w:val="ListParagraph"/>
        <w:jc w:val="both"/>
        <w:rPr>
          <w:b/>
        </w:rPr>
      </w:pPr>
      <w:r w:rsidRPr="00054020">
        <w:rPr>
          <w:b/>
        </w:rPr>
        <w:t>Forced Surrender</w:t>
      </w:r>
    </w:p>
    <w:p w14:paraId="2860F402" w14:textId="2266152A" w:rsidR="00054020" w:rsidRPr="00054020" w:rsidRDefault="00054020" w:rsidP="00B75C77">
      <w:pPr>
        <w:pStyle w:val="ListParagraph"/>
        <w:rPr>
          <w:rFonts w:cs="Arial"/>
          <w:color w:val="000000" w:themeColor="text1"/>
          <w:sz w:val="24"/>
          <w:szCs w:val="24"/>
        </w:rPr>
      </w:pPr>
      <w:r w:rsidRPr="00054020">
        <w:rPr>
          <w:rFonts w:ascii="Calibri" w:hAnsi="Calibri" w:cs="Calibri"/>
          <w:color w:val="000000"/>
          <w:sz w:val="24"/>
        </w:rPr>
        <w:t xml:space="preserve">In the event of any three defaults (failure to pay) in the payment of half yearly interest, the Postmaster General/ Head of Division will be entitled to surrender the policy and to apply the surrender value thereof in payment of the said loan and interest. The balance, if any, of such surrender value if adequate for a </w:t>
      </w:r>
      <w:r w:rsidR="00F74E6C" w:rsidRPr="00054020">
        <w:rPr>
          <w:rFonts w:ascii="Calibri" w:hAnsi="Calibri" w:cs="Calibri"/>
          <w:color w:val="000000"/>
          <w:sz w:val="24"/>
        </w:rPr>
        <w:t>paid-up</w:t>
      </w:r>
      <w:r w:rsidRPr="00054020">
        <w:rPr>
          <w:rFonts w:ascii="Calibri" w:hAnsi="Calibri" w:cs="Calibri"/>
          <w:color w:val="000000"/>
          <w:sz w:val="24"/>
        </w:rPr>
        <w:t xml:space="preserve"> value of Rs. 10,000/- shall be utilized for the issue of such a </w:t>
      </w:r>
      <w:r w:rsidR="00F74E6C" w:rsidRPr="00054020">
        <w:rPr>
          <w:rFonts w:ascii="Calibri" w:hAnsi="Calibri" w:cs="Calibri"/>
          <w:color w:val="000000"/>
          <w:sz w:val="24"/>
        </w:rPr>
        <w:t>paid-up</w:t>
      </w:r>
      <w:r w:rsidRPr="00054020">
        <w:rPr>
          <w:rFonts w:ascii="Calibri" w:hAnsi="Calibri" w:cs="Calibri"/>
          <w:color w:val="000000"/>
          <w:sz w:val="24"/>
        </w:rPr>
        <w:t xml:space="preserve"> policy; </w:t>
      </w:r>
      <w:r w:rsidR="00F74E6C" w:rsidRPr="00054020">
        <w:rPr>
          <w:rFonts w:ascii="Calibri" w:hAnsi="Calibri" w:cs="Calibri"/>
          <w:color w:val="000000"/>
          <w:sz w:val="24"/>
        </w:rPr>
        <w:t>otherwise,</w:t>
      </w:r>
      <w:r w:rsidRPr="00054020">
        <w:rPr>
          <w:rFonts w:ascii="Calibri" w:hAnsi="Calibri" w:cs="Calibri"/>
          <w:color w:val="000000"/>
          <w:sz w:val="24"/>
        </w:rPr>
        <w:t xml:space="preserve"> the amount will be paid in cash to policy holder entitled thereto.</w:t>
      </w:r>
    </w:p>
    <w:p w14:paraId="5446F72D" w14:textId="77777777" w:rsidR="0039722E" w:rsidRPr="00221134" w:rsidRDefault="0039722E" w:rsidP="0039722E">
      <w:pPr>
        <w:pStyle w:val="NoSpacing"/>
      </w:pPr>
    </w:p>
    <w:p w14:paraId="418555A9" w14:textId="77777777" w:rsidR="0039722E" w:rsidRPr="00221134" w:rsidRDefault="0039722E" w:rsidP="0039722E">
      <w:pPr>
        <w:pStyle w:val="Heading1"/>
      </w:pPr>
      <w:bookmarkStart w:id="13" w:name="_Toc23846113"/>
      <w:bookmarkStart w:id="14" w:name="_Toc23846114"/>
      <w:bookmarkEnd w:id="13"/>
      <w:r w:rsidRPr="00221134">
        <w:t>Illustration and Understanding Document</w:t>
      </w:r>
      <w:bookmarkEnd w:id="14"/>
    </w:p>
    <w:p w14:paraId="333405D8" w14:textId="77777777" w:rsidR="0039722E" w:rsidRPr="00221134" w:rsidRDefault="0039722E" w:rsidP="0039722E">
      <w:pPr>
        <w:pStyle w:val="NoSpacing"/>
      </w:pPr>
    </w:p>
    <w:tbl>
      <w:tblPr>
        <w:tblW w:w="8294" w:type="dxa"/>
        <w:tblLook w:val="04A0" w:firstRow="1" w:lastRow="0" w:firstColumn="1" w:lastColumn="0" w:noHBand="0" w:noVBand="1"/>
      </w:tblPr>
      <w:tblGrid>
        <w:gridCol w:w="1297"/>
        <w:gridCol w:w="3571"/>
        <w:gridCol w:w="3426"/>
      </w:tblGrid>
      <w:tr w:rsidR="003854D2" w:rsidRPr="00221134" w14:paraId="295256EC" w14:textId="77777777" w:rsidTr="003854D2">
        <w:trPr>
          <w:trHeight w:val="720"/>
        </w:trPr>
        <w:tc>
          <w:tcPr>
            <w:tcW w:w="1297" w:type="dxa"/>
            <w:tcBorders>
              <w:top w:val="single" w:sz="8" w:space="0" w:color="auto"/>
              <w:left w:val="nil"/>
              <w:bottom w:val="nil"/>
              <w:right w:val="single" w:sz="8" w:space="0" w:color="auto"/>
            </w:tcBorders>
            <w:shd w:val="clear" w:color="000000" w:fill="5B9BD5"/>
            <w:hideMark/>
          </w:tcPr>
          <w:p w14:paraId="6DD0F3F3" w14:textId="77777777" w:rsidR="003854D2" w:rsidRPr="00221134" w:rsidRDefault="003854D2" w:rsidP="00B84BDB">
            <w:pPr>
              <w:spacing w:after="0" w:line="240" w:lineRule="auto"/>
            </w:pPr>
            <w:r w:rsidRPr="00221134">
              <w:t>Bus Rule no</w:t>
            </w:r>
          </w:p>
        </w:tc>
        <w:tc>
          <w:tcPr>
            <w:tcW w:w="3571" w:type="dxa"/>
            <w:tcBorders>
              <w:top w:val="single" w:sz="8" w:space="0" w:color="auto"/>
              <w:left w:val="nil"/>
              <w:bottom w:val="nil"/>
              <w:right w:val="single" w:sz="8" w:space="0" w:color="auto"/>
            </w:tcBorders>
            <w:shd w:val="clear" w:color="000000" w:fill="5B9BD5"/>
            <w:hideMark/>
          </w:tcPr>
          <w:p w14:paraId="1B614C24" w14:textId="77777777" w:rsidR="003854D2" w:rsidRPr="00221134" w:rsidRDefault="003854D2" w:rsidP="00B84BDB">
            <w:pPr>
              <w:spacing w:after="0" w:line="240" w:lineRule="auto"/>
            </w:pPr>
            <w:r w:rsidRPr="00221134">
              <w:t xml:space="preserve">Illustration </w:t>
            </w:r>
          </w:p>
        </w:tc>
        <w:tc>
          <w:tcPr>
            <w:tcW w:w="3426" w:type="dxa"/>
            <w:tcBorders>
              <w:top w:val="single" w:sz="8" w:space="0" w:color="auto"/>
              <w:left w:val="nil"/>
              <w:bottom w:val="nil"/>
              <w:right w:val="single" w:sz="8" w:space="0" w:color="auto"/>
            </w:tcBorders>
            <w:shd w:val="clear" w:color="000000" w:fill="5B9BD5"/>
            <w:hideMark/>
          </w:tcPr>
          <w:p w14:paraId="7EB2B839" w14:textId="77777777" w:rsidR="003854D2" w:rsidRPr="00221134" w:rsidRDefault="003854D2" w:rsidP="00B84BDB">
            <w:pPr>
              <w:spacing w:after="0" w:line="240" w:lineRule="auto"/>
            </w:pPr>
            <w:r w:rsidRPr="00221134">
              <w:t>System Expected Result</w:t>
            </w:r>
          </w:p>
        </w:tc>
      </w:tr>
      <w:tr w:rsidR="003854D2" w:rsidRPr="00221134" w14:paraId="0FB72B32" w14:textId="77777777" w:rsidTr="003854D2">
        <w:trPr>
          <w:trHeight w:val="2834"/>
        </w:trPr>
        <w:tc>
          <w:tcPr>
            <w:tcW w:w="1297" w:type="dxa"/>
            <w:tcBorders>
              <w:top w:val="nil"/>
              <w:left w:val="single" w:sz="4" w:space="0" w:color="auto"/>
              <w:bottom w:val="single" w:sz="4" w:space="0" w:color="auto"/>
              <w:right w:val="single" w:sz="4" w:space="0" w:color="auto"/>
            </w:tcBorders>
            <w:noWrap/>
            <w:hideMark/>
          </w:tcPr>
          <w:p w14:paraId="56DD6B15" w14:textId="77777777" w:rsidR="003854D2" w:rsidRPr="00221134" w:rsidRDefault="003854D2" w:rsidP="00B84BDB">
            <w:pPr>
              <w:spacing w:after="0" w:line="240" w:lineRule="auto"/>
            </w:pPr>
            <w:r>
              <w:t>SR_FS_1</w:t>
            </w:r>
          </w:p>
        </w:tc>
        <w:tc>
          <w:tcPr>
            <w:tcW w:w="3571" w:type="dxa"/>
            <w:tcBorders>
              <w:top w:val="nil"/>
              <w:left w:val="nil"/>
              <w:bottom w:val="single" w:sz="4" w:space="0" w:color="auto"/>
              <w:right w:val="single" w:sz="4" w:space="0" w:color="auto"/>
            </w:tcBorders>
            <w:shd w:val="clear" w:color="000000" w:fill="FFFFFF"/>
            <w:hideMark/>
          </w:tcPr>
          <w:p w14:paraId="52AE7B99" w14:textId="19E1CC0D" w:rsidR="003854D2" w:rsidRPr="00221134" w:rsidRDefault="003854D2" w:rsidP="00B84BDB">
            <w:pPr>
              <w:spacing w:after="0" w:line="240" w:lineRule="auto"/>
            </w:pPr>
            <w:r w:rsidRPr="00221134">
              <w:t xml:space="preserve">Force Surrender due to </w:t>
            </w:r>
            <w:proofErr w:type="gramStart"/>
            <w:r w:rsidRPr="00221134">
              <w:t>Loan :</w:t>
            </w:r>
            <w:proofErr w:type="gramEnd"/>
            <w:r w:rsidRPr="00221134">
              <w:t xml:space="preserve"> Rules</w:t>
            </w:r>
            <w:r w:rsidRPr="00221134">
              <w:br/>
            </w:r>
            <w:r w:rsidRPr="00221134">
              <w:br/>
              <w:t xml:space="preserve">Loan Disbursement </w:t>
            </w:r>
            <w:proofErr w:type="gramStart"/>
            <w:r w:rsidRPr="00221134">
              <w:t>Date :</w:t>
            </w:r>
            <w:proofErr w:type="gramEnd"/>
            <w:r w:rsidRPr="00221134">
              <w:t xml:space="preserve"> 15th Dec 2012</w:t>
            </w:r>
            <w:r w:rsidRPr="00221134">
              <w:br/>
              <w:t xml:space="preserve">Loan Sanction </w:t>
            </w:r>
            <w:proofErr w:type="gramStart"/>
            <w:r w:rsidRPr="00221134">
              <w:t>Amount :</w:t>
            </w:r>
            <w:proofErr w:type="gramEnd"/>
            <w:r w:rsidRPr="00221134">
              <w:t xml:space="preserve"> 10,000</w:t>
            </w:r>
            <w:r w:rsidRPr="00221134">
              <w:br/>
              <w:t>Gross Surrender Value = 2000</w:t>
            </w:r>
            <w:r w:rsidRPr="00221134">
              <w:br/>
              <w:t>Outstanding Loan Principal Amount = 1500</w:t>
            </w:r>
            <w:r w:rsidRPr="00221134">
              <w:br/>
              <w:t>Outstanding Loan Interest Amount = 500</w:t>
            </w:r>
            <w:r w:rsidRPr="00221134">
              <w:br/>
              <w:t xml:space="preserve">Policy </w:t>
            </w:r>
            <w:proofErr w:type="gramStart"/>
            <w:r w:rsidRPr="00221134">
              <w:t>Status :</w:t>
            </w:r>
            <w:proofErr w:type="gramEnd"/>
            <w:r w:rsidRPr="00221134">
              <w:t xml:space="preserve"> Active</w:t>
            </w:r>
            <w:r w:rsidRPr="00221134">
              <w:br/>
            </w:r>
            <w:r w:rsidRPr="00221134">
              <w:br/>
            </w:r>
            <w:r w:rsidRPr="00221134">
              <w:br/>
              <w:t xml:space="preserve">Forced Surrender Rule to be checked as on </w:t>
            </w:r>
            <w:r>
              <w:t>First of Every Month</w:t>
            </w:r>
          </w:p>
        </w:tc>
        <w:tc>
          <w:tcPr>
            <w:tcW w:w="3426" w:type="dxa"/>
            <w:tcBorders>
              <w:top w:val="nil"/>
              <w:left w:val="nil"/>
              <w:bottom w:val="single" w:sz="4" w:space="0" w:color="auto"/>
              <w:right w:val="single" w:sz="4" w:space="0" w:color="auto"/>
            </w:tcBorders>
            <w:shd w:val="clear" w:color="000000" w:fill="FFFFFF"/>
            <w:hideMark/>
          </w:tcPr>
          <w:p w14:paraId="0AC88316" w14:textId="2FB9090F" w:rsidR="003854D2" w:rsidRPr="00221134" w:rsidRDefault="003854D2" w:rsidP="00B84BDB">
            <w:pPr>
              <w:spacing w:after="0" w:line="240" w:lineRule="auto"/>
            </w:pPr>
            <w:r w:rsidRPr="00221134">
              <w:t>(</w:t>
            </w:r>
            <w:proofErr w:type="spellStart"/>
            <w:r w:rsidRPr="00221134">
              <w:t>i</w:t>
            </w:r>
            <w:proofErr w:type="spellEnd"/>
            <w:r w:rsidRPr="00221134">
              <w:t xml:space="preserve">)On </w:t>
            </w:r>
            <w:r w:rsidR="00B75C77">
              <w:t xml:space="preserve">Active </w:t>
            </w:r>
            <w:r w:rsidRPr="00221134">
              <w:t xml:space="preserve">policy </w:t>
            </w:r>
            <w:proofErr w:type="gramStart"/>
            <w:r w:rsidRPr="00221134">
              <w:t>status  ,</w:t>
            </w:r>
            <w:proofErr w:type="gramEnd"/>
            <w:r w:rsidRPr="00221134">
              <w:t xml:space="preserve"> Force surrender rule will </w:t>
            </w:r>
            <w:r w:rsidR="00B75C77">
              <w:t xml:space="preserve">be </w:t>
            </w:r>
            <w:r w:rsidRPr="00221134">
              <w:t>triggered when outstanding Loan repayment amount (principal plus interest) is =&gt;100</w:t>
            </w:r>
          </w:p>
          <w:p w14:paraId="4959A90D" w14:textId="77777777" w:rsidR="003854D2" w:rsidRPr="00221134" w:rsidRDefault="003854D2" w:rsidP="00B84BDB">
            <w:pPr>
              <w:spacing w:after="0" w:line="240" w:lineRule="auto"/>
            </w:pPr>
            <w:r w:rsidRPr="00221134">
              <w:t xml:space="preserve">% of SV.                                                          If due amount remains unpaid within 30 days from the date of 3rd notice/reminder, request will be forwarded to </w:t>
            </w:r>
            <w:r>
              <w:t>Postmaster</w:t>
            </w:r>
            <w:r w:rsidRPr="00221134">
              <w:t xml:space="preserve"> queue for further Approval or Rejection. </w:t>
            </w:r>
          </w:p>
        </w:tc>
      </w:tr>
      <w:tr w:rsidR="003854D2" w:rsidRPr="00221134" w14:paraId="1B2D25F0" w14:textId="77777777" w:rsidTr="003854D2">
        <w:trPr>
          <w:trHeight w:val="4485"/>
        </w:trPr>
        <w:tc>
          <w:tcPr>
            <w:tcW w:w="1297" w:type="dxa"/>
            <w:tcBorders>
              <w:top w:val="nil"/>
              <w:left w:val="single" w:sz="4" w:space="0" w:color="auto"/>
              <w:bottom w:val="single" w:sz="4" w:space="0" w:color="auto"/>
              <w:right w:val="single" w:sz="4" w:space="0" w:color="auto"/>
            </w:tcBorders>
            <w:hideMark/>
          </w:tcPr>
          <w:p w14:paraId="0100DDFB" w14:textId="77777777" w:rsidR="003854D2" w:rsidRPr="00221134" w:rsidRDefault="003854D2" w:rsidP="00B84BDB">
            <w:pPr>
              <w:spacing w:after="0" w:line="240" w:lineRule="auto"/>
            </w:pPr>
            <w:r>
              <w:lastRenderedPageBreak/>
              <w:t>SR_FS_2</w:t>
            </w:r>
          </w:p>
        </w:tc>
        <w:tc>
          <w:tcPr>
            <w:tcW w:w="3571" w:type="dxa"/>
            <w:tcBorders>
              <w:top w:val="nil"/>
              <w:left w:val="nil"/>
              <w:bottom w:val="single" w:sz="4" w:space="0" w:color="auto"/>
              <w:right w:val="single" w:sz="4" w:space="0" w:color="auto"/>
            </w:tcBorders>
            <w:shd w:val="clear" w:color="000000" w:fill="FFFFFF"/>
            <w:hideMark/>
          </w:tcPr>
          <w:p w14:paraId="44D3122E" w14:textId="2F98F452" w:rsidR="003854D2" w:rsidRPr="00221134" w:rsidRDefault="003854D2" w:rsidP="00B84BDB">
            <w:pPr>
              <w:spacing w:after="0" w:line="240" w:lineRule="auto"/>
            </w:pPr>
            <w:r w:rsidRPr="00221134">
              <w:t xml:space="preserve">Force Surrender due to </w:t>
            </w:r>
            <w:proofErr w:type="gramStart"/>
            <w:r w:rsidRPr="00221134">
              <w:t>Loan :</w:t>
            </w:r>
            <w:proofErr w:type="gramEnd"/>
            <w:r w:rsidRPr="00221134">
              <w:t xml:space="preserve"> Rules</w:t>
            </w:r>
            <w:r w:rsidRPr="00221134">
              <w:br/>
            </w:r>
            <w:r w:rsidRPr="00221134">
              <w:br/>
              <w:t xml:space="preserve">Loan Disbursement </w:t>
            </w:r>
            <w:proofErr w:type="gramStart"/>
            <w:r w:rsidRPr="00221134">
              <w:t>Date :</w:t>
            </w:r>
            <w:proofErr w:type="gramEnd"/>
            <w:r w:rsidRPr="00221134">
              <w:t xml:space="preserve"> 15th Dec 2012</w:t>
            </w:r>
            <w:r w:rsidRPr="00221134">
              <w:br/>
              <w:t xml:space="preserve">Loan Sanction </w:t>
            </w:r>
            <w:proofErr w:type="gramStart"/>
            <w:r w:rsidRPr="00221134">
              <w:t>Amount :</w:t>
            </w:r>
            <w:proofErr w:type="gramEnd"/>
            <w:r w:rsidRPr="00221134">
              <w:t xml:space="preserve"> 10,000</w:t>
            </w:r>
            <w:r w:rsidRPr="00221134">
              <w:br/>
              <w:t>Gross Surrender Value = 2000</w:t>
            </w:r>
            <w:r w:rsidRPr="00221134">
              <w:br/>
              <w:t>Outstanding Loan Principal Amount = 1500</w:t>
            </w:r>
            <w:r w:rsidRPr="00221134">
              <w:br/>
              <w:t>Outstanding Loan Interest Amount = 500</w:t>
            </w:r>
            <w:r w:rsidRPr="00221134">
              <w:br/>
              <w:t xml:space="preserve">Policy </w:t>
            </w:r>
            <w:proofErr w:type="gramStart"/>
            <w:r w:rsidRPr="00221134">
              <w:t>Status :</w:t>
            </w:r>
            <w:proofErr w:type="gramEnd"/>
            <w:r w:rsidRPr="00221134">
              <w:t xml:space="preserve"> Active</w:t>
            </w:r>
            <w:r w:rsidRPr="00221134">
              <w:br/>
            </w:r>
            <w:r w:rsidRPr="00221134">
              <w:br/>
            </w:r>
            <w:r w:rsidRPr="00221134">
              <w:br/>
              <w:t xml:space="preserve">Forced Surrender Rule to be checked as on </w:t>
            </w:r>
            <w:r>
              <w:t>First of Every Month</w:t>
            </w:r>
          </w:p>
        </w:tc>
        <w:tc>
          <w:tcPr>
            <w:tcW w:w="3426" w:type="dxa"/>
            <w:tcBorders>
              <w:top w:val="nil"/>
              <w:left w:val="nil"/>
              <w:bottom w:val="single" w:sz="4" w:space="0" w:color="auto"/>
              <w:right w:val="single" w:sz="4" w:space="0" w:color="auto"/>
            </w:tcBorders>
            <w:shd w:val="clear" w:color="000000" w:fill="FFFFFF"/>
            <w:hideMark/>
          </w:tcPr>
          <w:p w14:paraId="706D3E65" w14:textId="2142F914" w:rsidR="003854D2" w:rsidRPr="00221134" w:rsidRDefault="003854D2" w:rsidP="00B84BDB">
            <w:pPr>
              <w:spacing w:after="0" w:line="240" w:lineRule="auto"/>
            </w:pPr>
            <w:r w:rsidRPr="00221134">
              <w:t xml:space="preserve"> Forced surrender rule triggers when loan O/S + loan int = 2000 is equals to GSV = 2000, then</w:t>
            </w:r>
            <w:ins w:id="15" w:author="Priya Khare" w:date="2019-08-09T09:18:00Z">
              <w:r w:rsidRPr="00221134">
                <w:t xml:space="preserve"> </w:t>
              </w:r>
            </w:ins>
            <w:del w:id="16" w:author="Priya Khare" w:date="2019-08-09T09:18:00Z">
              <w:r w:rsidRPr="00221134" w:rsidDel="00276351">
                <w:delText xml:space="preserve"> </w:delText>
              </w:r>
            </w:del>
            <w:r w:rsidRPr="00221134">
              <w:t>outstanding Loan repayment amount (principal plus interest) is =&gt;100</w:t>
            </w:r>
          </w:p>
          <w:p w14:paraId="29FF9C62" w14:textId="77777777" w:rsidR="003854D2" w:rsidRDefault="003854D2" w:rsidP="00B84BDB">
            <w:pPr>
              <w:spacing w:after="0" w:line="240" w:lineRule="auto"/>
            </w:pPr>
            <w:r w:rsidRPr="00221134">
              <w:t>% of SV.                                                               3rd Reminder will be sent to the user.            If due amount remains unpaid within 30 days from the date of 3rd notice/reminder, request will be forwarded to P</w:t>
            </w:r>
            <w:r>
              <w:t>ostmaster q</w:t>
            </w:r>
            <w:r w:rsidRPr="00221134">
              <w:t>ueue for further Approval or Rejection.</w:t>
            </w:r>
            <w:r w:rsidRPr="00221134">
              <w:br/>
              <w:t xml:space="preserve">(iii) If the request is approved by </w:t>
            </w:r>
            <w:r>
              <w:t xml:space="preserve">approver </w:t>
            </w:r>
            <w:r w:rsidRPr="00221134">
              <w:t>than Policy status changed to 'Terminated surrender due to loan'</w:t>
            </w:r>
            <w:r w:rsidRPr="00221134">
              <w:br/>
            </w:r>
            <w:r>
              <w:t xml:space="preserve">/Terminated due to Auto surrender </w:t>
            </w:r>
            <w:r w:rsidRPr="00221134">
              <w:t xml:space="preserve">(iv) </w:t>
            </w:r>
            <w:r>
              <w:t xml:space="preserve">A </w:t>
            </w:r>
            <w:r w:rsidRPr="00221134">
              <w:t xml:space="preserve">Request ID </w:t>
            </w:r>
            <w:proofErr w:type="gramStart"/>
            <w:r>
              <w:t xml:space="preserve">has </w:t>
            </w:r>
            <w:r w:rsidRPr="00221134">
              <w:t>to</w:t>
            </w:r>
            <w:proofErr w:type="gramEnd"/>
            <w:r w:rsidRPr="00221134">
              <w:t xml:space="preserve"> be generated </w:t>
            </w:r>
            <w:r>
              <w:t xml:space="preserve"> </w:t>
            </w:r>
          </w:p>
          <w:p w14:paraId="4E1F2076" w14:textId="77777777" w:rsidR="003854D2" w:rsidRPr="00221134" w:rsidRDefault="003854D2" w:rsidP="00B84BDB">
            <w:pPr>
              <w:spacing w:after="0" w:line="240" w:lineRule="auto"/>
            </w:pPr>
            <w:r w:rsidRPr="00221134">
              <w:t>(v) Reason to be displayed as ' Forced Surrender due to Loan'</w:t>
            </w:r>
            <w:r w:rsidRPr="00221134">
              <w:br/>
              <w:t>(vi) Request ID, print, view history to be displayed in disable mode.</w:t>
            </w:r>
            <w:r w:rsidRPr="00221134">
              <w:br/>
              <w:t>(vii) Financial History , event for forced surrender to be generated</w:t>
            </w:r>
            <w:r w:rsidRPr="00221134">
              <w:br/>
              <w:t>(viii) Owner to be displayed as 'System'</w:t>
            </w:r>
            <w:r w:rsidRPr="00221134">
              <w:br/>
              <w:t>(ix) Status to be displayed as 'Auto-complete'</w:t>
            </w:r>
            <w:r w:rsidRPr="00221134">
              <w:br/>
              <w:t>(x) Pending Request 'Name Change' will get terminated                                                (xi) On rejection of request by approver, Customer is required to pay the due amount (</w:t>
            </w:r>
            <w:proofErr w:type="spellStart"/>
            <w:r w:rsidRPr="00221134">
              <w:t>principal+interest</w:t>
            </w:r>
            <w:proofErr w:type="spellEnd"/>
            <w:r w:rsidRPr="00221134">
              <w:t xml:space="preserve">).                        Policy status will be updated accordingly.                                                   </w:t>
            </w:r>
          </w:p>
        </w:tc>
      </w:tr>
      <w:tr w:rsidR="003854D2" w:rsidRPr="00221134" w14:paraId="05C2710C" w14:textId="77777777" w:rsidTr="003854D2">
        <w:trPr>
          <w:trHeight w:val="3615"/>
        </w:trPr>
        <w:tc>
          <w:tcPr>
            <w:tcW w:w="1297" w:type="dxa"/>
            <w:tcBorders>
              <w:top w:val="nil"/>
              <w:left w:val="single" w:sz="4" w:space="0" w:color="auto"/>
              <w:bottom w:val="single" w:sz="4" w:space="0" w:color="auto"/>
              <w:right w:val="single" w:sz="4" w:space="0" w:color="auto"/>
            </w:tcBorders>
            <w:noWrap/>
            <w:hideMark/>
          </w:tcPr>
          <w:p w14:paraId="2E151E36" w14:textId="77777777" w:rsidR="003854D2" w:rsidRPr="00221134" w:rsidRDefault="003854D2" w:rsidP="00B84BDB">
            <w:pPr>
              <w:spacing w:after="0" w:line="240" w:lineRule="auto"/>
            </w:pPr>
            <w:r>
              <w:lastRenderedPageBreak/>
              <w:t>SR_FS_3</w:t>
            </w:r>
          </w:p>
        </w:tc>
        <w:tc>
          <w:tcPr>
            <w:tcW w:w="3571" w:type="dxa"/>
            <w:tcBorders>
              <w:top w:val="nil"/>
              <w:left w:val="nil"/>
              <w:bottom w:val="single" w:sz="4" w:space="0" w:color="auto"/>
              <w:right w:val="single" w:sz="4" w:space="0" w:color="auto"/>
            </w:tcBorders>
            <w:shd w:val="clear" w:color="000000" w:fill="FFFFFF"/>
            <w:hideMark/>
          </w:tcPr>
          <w:p w14:paraId="3503D7A2" w14:textId="7C2019B6" w:rsidR="003854D2" w:rsidRPr="00221134" w:rsidRDefault="003854D2" w:rsidP="00B84BDB">
            <w:pPr>
              <w:spacing w:after="0" w:line="240" w:lineRule="auto"/>
            </w:pPr>
            <w:r w:rsidRPr="00221134">
              <w:t xml:space="preserve">Force Surrender due to </w:t>
            </w:r>
            <w:proofErr w:type="gramStart"/>
            <w:r w:rsidRPr="00221134">
              <w:t>Loan :</w:t>
            </w:r>
            <w:proofErr w:type="gramEnd"/>
            <w:r w:rsidRPr="00221134">
              <w:t xml:space="preserve"> Pending Request</w:t>
            </w:r>
            <w:r w:rsidRPr="00221134">
              <w:br/>
            </w:r>
            <w:r w:rsidRPr="00221134">
              <w:br/>
              <w:t xml:space="preserve">Loan Disbursement </w:t>
            </w:r>
            <w:proofErr w:type="gramStart"/>
            <w:r w:rsidRPr="00221134">
              <w:t>Date :</w:t>
            </w:r>
            <w:proofErr w:type="gramEnd"/>
            <w:r w:rsidRPr="00221134">
              <w:t xml:space="preserve"> 15th Dec 2012</w:t>
            </w:r>
            <w:r w:rsidRPr="00221134">
              <w:br/>
              <w:t xml:space="preserve">Loan Sanction </w:t>
            </w:r>
            <w:r w:rsidR="00F74E6C" w:rsidRPr="00221134">
              <w:t>Amount:</w:t>
            </w:r>
            <w:r w:rsidRPr="00221134">
              <w:t xml:space="preserve"> 10,000</w:t>
            </w:r>
            <w:r w:rsidRPr="00221134">
              <w:br/>
              <w:t>Gross Surrender Value = 2000</w:t>
            </w:r>
            <w:r w:rsidRPr="00221134">
              <w:br/>
              <w:t>Outstanding Loan Principal Amount = 1500</w:t>
            </w:r>
            <w:r w:rsidRPr="00221134">
              <w:br/>
              <w:t>Outstanding Loan Interest Amount = 500</w:t>
            </w:r>
            <w:r w:rsidRPr="00221134">
              <w:br/>
              <w:t xml:space="preserve">Policy </w:t>
            </w:r>
            <w:proofErr w:type="gramStart"/>
            <w:r w:rsidRPr="00221134">
              <w:t>Status :</w:t>
            </w:r>
            <w:proofErr w:type="gramEnd"/>
            <w:r w:rsidRPr="00221134">
              <w:t xml:space="preserve"> Pending Maturity</w:t>
            </w:r>
            <w:r w:rsidRPr="00221134">
              <w:br/>
            </w:r>
          </w:p>
        </w:tc>
        <w:tc>
          <w:tcPr>
            <w:tcW w:w="3426" w:type="dxa"/>
            <w:tcBorders>
              <w:top w:val="nil"/>
              <w:left w:val="nil"/>
              <w:bottom w:val="single" w:sz="4" w:space="0" w:color="auto"/>
              <w:right w:val="single" w:sz="4" w:space="0" w:color="auto"/>
            </w:tcBorders>
            <w:shd w:val="clear" w:color="000000" w:fill="FFFFFF"/>
            <w:hideMark/>
          </w:tcPr>
          <w:p w14:paraId="6F743CE3" w14:textId="13E5ED55" w:rsidR="003854D2" w:rsidRDefault="003854D2" w:rsidP="00B84BDB">
            <w:pPr>
              <w:spacing w:after="0" w:line="240" w:lineRule="auto"/>
            </w:pPr>
            <w:r w:rsidRPr="00221134">
              <w:t xml:space="preserve">On policy status </w:t>
            </w:r>
            <w:proofErr w:type="gramStart"/>
            <w:r w:rsidRPr="00221134">
              <w:t>PM ,</w:t>
            </w:r>
            <w:proofErr w:type="gramEnd"/>
            <w:r w:rsidRPr="00221134">
              <w:t xml:space="preserve"> Force surrender rule will </w:t>
            </w:r>
            <w:r w:rsidR="00F74E6C" w:rsidRPr="00221134">
              <w:t>not trigger</w:t>
            </w:r>
            <w:r w:rsidRPr="00221134">
              <w:br/>
            </w:r>
            <w:r w:rsidRPr="00221134">
              <w:br/>
              <w:t xml:space="preserve">Same rule to be followed for </w:t>
            </w:r>
          </w:p>
          <w:p w14:paraId="5950C4E7" w14:textId="6DC5AABA" w:rsidR="003854D2" w:rsidRDefault="00F74E6C" w:rsidP="00B84BDB">
            <w:pPr>
              <w:spacing w:after="0" w:line="240" w:lineRule="auto"/>
            </w:pPr>
            <w:r>
              <w:t>Pending and</w:t>
            </w:r>
            <w:r w:rsidR="003854D2">
              <w:t xml:space="preserve"> Terminated Maturity/Surrender/Death</w:t>
            </w:r>
          </w:p>
          <w:p w14:paraId="0A9EB640" w14:textId="77777777" w:rsidR="003854D2" w:rsidRPr="00221134" w:rsidRDefault="003854D2" w:rsidP="00B84BDB">
            <w:pPr>
              <w:spacing w:after="0" w:line="240" w:lineRule="auto"/>
            </w:pPr>
          </w:p>
        </w:tc>
      </w:tr>
      <w:tr w:rsidR="003854D2" w:rsidRPr="00221134" w14:paraId="440563B0" w14:textId="77777777" w:rsidTr="003854D2">
        <w:trPr>
          <w:trHeight w:val="3615"/>
        </w:trPr>
        <w:tc>
          <w:tcPr>
            <w:tcW w:w="1297" w:type="dxa"/>
            <w:tcBorders>
              <w:top w:val="nil"/>
              <w:left w:val="single" w:sz="4" w:space="0" w:color="auto"/>
              <w:bottom w:val="single" w:sz="4" w:space="0" w:color="auto"/>
              <w:right w:val="single" w:sz="4" w:space="0" w:color="auto"/>
            </w:tcBorders>
            <w:noWrap/>
            <w:hideMark/>
          </w:tcPr>
          <w:p w14:paraId="0F778AE4" w14:textId="77777777" w:rsidR="003854D2" w:rsidRPr="00221134" w:rsidRDefault="003854D2" w:rsidP="00B84BDB">
            <w:pPr>
              <w:spacing w:after="0" w:line="240" w:lineRule="auto"/>
            </w:pPr>
            <w:r>
              <w:t>SR_FS_4</w:t>
            </w:r>
          </w:p>
        </w:tc>
        <w:tc>
          <w:tcPr>
            <w:tcW w:w="3571" w:type="dxa"/>
            <w:tcBorders>
              <w:top w:val="nil"/>
              <w:left w:val="nil"/>
              <w:bottom w:val="single" w:sz="4" w:space="0" w:color="auto"/>
              <w:right w:val="single" w:sz="4" w:space="0" w:color="auto"/>
            </w:tcBorders>
            <w:shd w:val="clear" w:color="000000" w:fill="FFFFFF"/>
            <w:hideMark/>
          </w:tcPr>
          <w:p w14:paraId="32F2424C" w14:textId="77777777" w:rsidR="003854D2" w:rsidRDefault="003854D2" w:rsidP="00B84BDB">
            <w:pPr>
              <w:spacing w:after="0" w:line="240" w:lineRule="auto"/>
            </w:pPr>
            <w:r w:rsidRPr="00221134">
              <w:t xml:space="preserve">Force Surrender due to </w:t>
            </w:r>
            <w:proofErr w:type="gramStart"/>
            <w:r w:rsidRPr="00221134">
              <w:t>Loan :</w:t>
            </w:r>
            <w:proofErr w:type="gramEnd"/>
            <w:r w:rsidRPr="00221134">
              <w:br/>
              <w:t>Impact on post collection &amp; processing</w:t>
            </w:r>
            <w:r w:rsidRPr="00221134">
              <w:br/>
            </w:r>
            <w:r w:rsidRPr="00221134">
              <w:br/>
              <w:t xml:space="preserve">Loan Disbursement </w:t>
            </w:r>
            <w:proofErr w:type="gramStart"/>
            <w:r w:rsidRPr="00221134">
              <w:t>Date :</w:t>
            </w:r>
            <w:proofErr w:type="gramEnd"/>
            <w:r w:rsidRPr="00221134">
              <w:t xml:space="preserve"> 15th December 2012</w:t>
            </w:r>
            <w:r w:rsidRPr="00221134">
              <w:br/>
              <w:t>Loan Sanction Amount 10,000 Rs.</w:t>
            </w:r>
            <w:r w:rsidRPr="00221134">
              <w:br/>
              <w:t>Gross Surrender Value = 2000</w:t>
            </w:r>
            <w:r w:rsidRPr="00221134">
              <w:br/>
              <w:t>Outstanding Loan Principal:1500</w:t>
            </w:r>
            <w:r w:rsidRPr="00221134">
              <w:br/>
              <w:t>Outstanding Loan Interest :500</w:t>
            </w:r>
            <w:r w:rsidRPr="00221134">
              <w:br/>
            </w:r>
          </w:p>
          <w:p w14:paraId="4C2F5DBD" w14:textId="65344A19" w:rsidR="00B75C77" w:rsidRPr="00221134" w:rsidRDefault="00B75C77" w:rsidP="00B84BDB">
            <w:pPr>
              <w:spacing w:after="0" w:line="240" w:lineRule="auto"/>
            </w:pPr>
          </w:p>
        </w:tc>
        <w:tc>
          <w:tcPr>
            <w:tcW w:w="3426" w:type="dxa"/>
            <w:tcBorders>
              <w:top w:val="nil"/>
              <w:left w:val="nil"/>
              <w:bottom w:val="single" w:sz="4" w:space="0" w:color="auto"/>
              <w:right w:val="single" w:sz="4" w:space="0" w:color="auto"/>
            </w:tcBorders>
            <w:shd w:val="clear" w:color="000000" w:fill="FFFFFF"/>
            <w:hideMark/>
          </w:tcPr>
          <w:p w14:paraId="502C0695" w14:textId="77777777" w:rsidR="003854D2" w:rsidRPr="00221134" w:rsidRDefault="003854D2" w:rsidP="00B84BDB">
            <w:pPr>
              <w:spacing w:after="0" w:line="240" w:lineRule="auto"/>
            </w:pPr>
            <w:r w:rsidRPr="00221134">
              <w:br/>
            </w:r>
            <w:r w:rsidRPr="00221134">
              <w:br/>
              <w:t>(</w:t>
            </w:r>
            <w:proofErr w:type="spellStart"/>
            <w:r w:rsidRPr="00221134">
              <w:t>i</w:t>
            </w:r>
            <w:proofErr w:type="spellEnd"/>
            <w:r w:rsidRPr="00221134">
              <w:t xml:space="preserve">) Any loan collection not allowed on policy </w:t>
            </w:r>
            <w:proofErr w:type="gramStart"/>
            <w:r w:rsidRPr="00221134">
              <w:t>status  error</w:t>
            </w:r>
            <w:proofErr w:type="gramEnd"/>
            <w:r w:rsidRPr="00221134">
              <w:t xml:space="preserve"> message to be displayed ' Policy status not eligible'</w:t>
            </w:r>
            <w:r w:rsidRPr="00221134">
              <w:br/>
            </w:r>
            <w:r w:rsidRPr="00221134">
              <w:br/>
              <w:t>(ii)Any further processing not allowed and error message to be displayed as 'Policy status not eligible'</w:t>
            </w:r>
            <w:r w:rsidRPr="00221134">
              <w:br/>
            </w:r>
            <w:r w:rsidRPr="00221134">
              <w:br/>
              <w:t>(iii) Any collection through Bulk/</w:t>
            </w:r>
            <w:proofErr w:type="spellStart"/>
            <w:r w:rsidRPr="00221134">
              <w:t>meghdoot</w:t>
            </w:r>
            <w:proofErr w:type="spellEnd"/>
            <w:r w:rsidRPr="00221134">
              <w:t xml:space="preserve"> not allowed </w:t>
            </w:r>
          </w:p>
        </w:tc>
      </w:tr>
      <w:tr w:rsidR="003854D2" w:rsidRPr="00221134" w14:paraId="7D10D3D3" w14:textId="77777777" w:rsidTr="003854D2">
        <w:trPr>
          <w:trHeight w:val="1035"/>
        </w:trPr>
        <w:tc>
          <w:tcPr>
            <w:tcW w:w="1297" w:type="dxa"/>
            <w:tcBorders>
              <w:top w:val="nil"/>
              <w:left w:val="single" w:sz="4" w:space="0" w:color="auto"/>
              <w:bottom w:val="single" w:sz="4" w:space="0" w:color="auto"/>
              <w:right w:val="single" w:sz="4" w:space="0" w:color="auto"/>
            </w:tcBorders>
            <w:noWrap/>
            <w:hideMark/>
          </w:tcPr>
          <w:p w14:paraId="1DCE1D73" w14:textId="77777777" w:rsidR="003854D2" w:rsidRPr="00221134" w:rsidRDefault="003854D2" w:rsidP="00B84BDB">
            <w:pPr>
              <w:spacing w:after="0" w:line="240" w:lineRule="auto"/>
            </w:pPr>
            <w:r>
              <w:t>SR_FS_5</w:t>
            </w:r>
          </w:p>
        </w:tc>
        <w:tc>
          <w:tcPr>
            <w:tcW w:w="3571" w:type="dxa"/>
            <w:tcBorders>
              <w:top w:val="nil"/>
              <w:left w:val="nil"/>
              <w:bottom w:val="single" w:sz="4" w:space="0" w:color="auto"/>
              <w:right w:val="single" w:sz="4" w:space="0" w:color="auto"/>
            </w:tcBorders>
            <w:shd w:val="clear" w:color="000000" w:fill="FFFFFF"/>
            <w:hideMark/>
          </w:tcPr>
          <w:p w14:paraId="1B3E0C55" w14:textId="14095E5D" w:rsidR="003854D2" w:rsidRPr="00221134" w:rsidRDefault="003854D2" w:rsidP="00B84BDB">
            <w:pPr>
              <w:spacing w:after="0" w:line="240" w:lineRule="auto"/>
            </w:pPr>
            <w:r w:rsidRPr="00221134">
              <w:t>Force Surrender due to Loan</w:t>
            </w:r>
            <w:r w:rsidRPr="00221134">
              <w:br/>
            </w:r>
            <w:r w:rsidRPr="00221134">
              <w:br/>
            </w:r>
            <w:proofErr w:type="spellStart"/>
            <w:r w:rsidRPr="00221134">
              <w:t>Loan</w:t>
            </w:r>
            <w:proofErr w:type="spellEnd"/>
            <w:r w:rsidRPr="00221134">
              <w:t xml:space="preserve"> Disbursement </w:t>
            </w:r>
            <w:proofErr w:type="gramStart"/>
            <w:r w:rsidRPr="00221134">
              <w:t>Date :</w:t>
            </w:r>
            <w:proofErr w:type="gramEnd"/>
            <w:r w:rsidRPr="00221134">
              <w:t xml:space="preserve"> 15th Dec 2012</w:t>
            </w:r>
            <w:r w:rsidRPr="00221134">
              <w:br/>
              <w:t xml:space="preserve">Loan Sanction </w:t>
            </w:r>
            <w:proofErr w:type="gramStart"/>
            <w:r w:rsidRPr="00221134">
              <w:t>Amount :</w:t>
            </w:r>
            <w:proofErr w:type="gramEnd"/>
            <w:r w:rsidRPr="00221134">
              <w:t xml:space="preserve"> 10,000</w:t>
            </w:r>
            <w:r w:rsidRPr="00221134">
              <w:br/>
              <w:t>Gross Surrender Value = 2000</w:t>
            </w:r>
            <w:r w:rsidRPr="00221134">
              <w:br/>
              <w:t>Outstanding Loan Principal Amount = 1500</w:t>
            </w:r>
            <w:r w:rsidRPr="00221134">
              <w:br/>
              <w:t>Outstanding Loan Interest Amount = 500</w:t>
            </w:r>
            <w:r w:rsidRPr="00221134">
              <w:br/>
            </w:r>
          </w:p>
        </w:tc>
        <w:tc>
          <w:tcPr>
            <w:tcW w:w="3426" w:type="dxa"/>
            <w:tcBorders>
              <w:top w:val="nil"/>
              <w:left w:val="nil"/>
              <w:bottom w:val="single" w:sz="4" w:space="0" w:color="auto"/>
              <w:right w:val="single" w:sz="4" w:space="0" w:color="auto"/>
            </w:tcBorders>
            <w:shd w:val="clear" w:color="000000" w:fill="FFFFFF"/>
            <w:hideMark/>
          </w:tcPr>
          <w:p w14:paraId="366BD32D" w14:textId="77777777" w:rsidR="003854D2" w:rsidRPr="00221134" w:rsidRDefault="003854D2" w:rsidP="00B84BDB">
            <w:pPr>
              <w:spacing w:after="240" w:line="240" w:lineRule="auto"/>
              <w:rPr>
                <w:ins w:id="17" w:author="Priya Khare" w:date="2019-08-08T16:51:00Z"/>
              </w:rPr>
            </w:pPr>
          </w:p>
          <w:p w14:paraId="619124F6" w14:textId="77777777" w:rsidR="003854D2" w:rsidRDefault="003854D2" w:rsidP="0039722E">
            <w:pPr>
              <w:pStyle w:val="ListParagraph"/>
              <w:numPr>
                <w:ilvl w:val="0"/>
                <w:numId w:val="7"/>
              </w:numPr>
              <w:spacing w:after="240" w:line="240" w:lineRule="auto"/>
            </w:pPr>
            <w:r w:rsidRPr="00221134">
              <w:t>Request ID to be generated</w:t>
            </w:r>
          </w:p>
          <w:p w14:paraId="1843D360" w14:textId="77777777" w:rsidR="003854D2" w:rsidRPr="00221134" w:rsidRDefault="003854D2" w:rsidP="0039722E">
            <w:pPr>
              <w:pStyle w:val="ListParagraph"/>
              <w:numPr>
                <w:ilvl w:val="0"/>
                <w:numId w:val="7"/>
              </w:numPr>
              <w:spacing w:after="240" w:line="240" w:lineRule="auto"/>
            </w:pPr>
            <w:r w:rsidRPr="00221134">
              <w:t xml:space="preserve"> (iii) Reason to be displayed as ' Forced Surrender due to Loan'</w:t>
            </w:r>
            <w:r w:rsidRPr="00221134">
              <w:br/>
              <w:t xml:space="preserve">(iv)Request ID, print, view history to be displayed in </w:t>
            </w:r>
            <w:proofErr w:type="gramStart"/>
            <w:r w:rsidRPr="00221134">
              <w:t>disable</w:t>
            </w:r>
            <w:proofErr w:type="gramEnd"/>
            <w:r w:rsidRPr="00221134">
              <w:t xml:space="preserve"> mode.</w:t>
            </w:r>
            <w:r w:rsidRPr="00221134">
              <w:br/>
              <w:t xml:space="preserve">(v) Financial </w:t>
            </w:r>
            <w:proofErr w:type="gramStart"/>
            <w:r w:rsidRPr="00221134">
              <w:t>History ,</w:t>
            </w:r>
            <w:proofErr w:type="gramEnd"/>
            <w:r w:rsidRPr="00221134">
              <w:t xml:space="preserve"> event for forced surrender to be generated</w:t>
            </w:r>
            <w:r w:rsidRPr="00221134">
              <w:br/>
              <w:t xml:space="preserve">(vi) Owner to be </w:t>
            </w:r>
            <w:proofErr w:type="gramStart"/>
            <w:r w:rsidRPr="00221134">
              <w:t>displayed  '</w:t>
            </w:r>
            <w:proofErr w:type="gramEnd"/>
            <w:r w:rsidRPr="00221134">
              <w:t>System'</w:t>
            </w:r>
            <w:r w:rsidRPr="00221134">
              <w:br/>
              <w:t>(vii) Status to be displayed as 'Auto-complete'</w:t>
            </w:r>
          </w:p>
        </w:tc>
      </w:tr>
    </w:tbl>
    <w:p w14:paraId="099B5093" w14:textId="77777777" w:rsidR="0039722E" w:rsidRPr="00221134" w:rsidDel="004378B3" w:rsidRDefault="0039722E" w:rsidP="0039722E">
      <w:pPr>
        <w:pStyle w:val="NoSpacing"/>
        <w:rPr>
          <w:del w:id="18" w:author="Priya Khare" w:date="2019-08-09T09:09:00Z"/>
        </w:rPr>
      </w:pPr>
    </w:p>
    <w:tbl>
      <w:tblPr>
        <w:tblW w:w="8403" w:type="dxa"/>
        <w:tblLook w:val="04A0" w:firstRow="1" w:lastRow="0" w:firstColumn="1" w:lastColumn="0" w:noHBand="0" w:noVBand="1"/>
      </w:tblPr>
      <w:tblGrid>
        <w:gridCol w:w="1297"/>
        <w:gridCol w:w="3663"/>
        <w:gridCol w:w="3443"/>
      </w:tblGrid>
      <w:tr w:rsidR="00054020" w:rsidRPr="00D76BF8" w14:paraId="3CC96D61" w14:textId="77777777" w:rsidTr="00054020">
        <w:trPr>
          <w:trHeight w:val="1368"/>
        </w:trPr>
        <w:tc>
          <w:tcPr>
            <w:tcW w:w="1297" w:type="dxa"/>
            <w:tcBorders>
              <w:top w:val="nil"/>
              <w:left w:val="single" w:sz="4" w:space="0" w:color="auto"/>
              <w:bottom w:val="single" w:sz="4" w:space="0" w:color="auto"/>
              <w:right w:val="single" w:sz="4" w:space="0" w:color="auto"/>
            </w:tcBorders>
            <w:noWrap/>
          </w:tcPr>
          <w:p w14:paraId="266EC1E3" w14:textId="60E41012" w:rsidR="00054020" w:rsidRPr="00D76BF8" w:rsidRDefault="00054020" w:rsidP="00B84BDB">
            <w:pPr>
              <w:spacing w:after="0" w:line="240" w:lineRule="auto"/>
            </w:pPr>
            <w:r w:rsidRPr="00D76BF8">
              <w:t>SR_FS_</w:t>
            </w:r>
            <w:r>
              <w:t>6</w:t>
            </w:r>
          </w:p>
        </w:tc>
        <w:tc>
          <w:tcPr>
            <w:tcW w:w="3663" w:type="dxa"/>
            <w:tcBorders>
              <w:top w:val="nil"/>
              <w:left w:val="nil"/>
              <w:bottom w:val="single" w:sz="4" w:space="0" w:color="auto"/>
              <w:right w:val="single" w:sz="4" w:space="0" w:color="auto"/>
            </w:tcBorders>
            <w:shd w:val="clear" w:color="000000" w:fill="FFFFFF"/>
          </w:tcPr>
          <w:p w14:paraId="607751A7" w14:textId="77777777" w:rsidR="00054020" w:rsidRPr="00D76BF8" w:rsidRDefault="00054020" w:rsidP="00B84BDB">
            <w:pPr>
              <w:spacing w:after="0" w:line="240" w:lineRule="auto"/>
            </w:pPr>
            <w:r w:rsidRPr="00D76BF8">
              <w:t>Auto Surrender</w:t>
            </w:r>
          </w:p>
          <w:p w14:paraId="5C8461AA" w14:textId="77777777" w:rsidR="00054020" w:rsidRPr="00D76BF8" w:rsidRDefault="00054020" w:rsidP="00B84BDB">
            <w:pPr>
              <w:spacing w:after="0" w:line="240" w:lineRule="auto"/>
            </w:pPr>
            <w:r w:rsidRPr="00D76BF8">
              <w:t>Policy No</w:t>
            </w:r>
            <w:proofErr w:type="gramStart"/>
            <w:r w:rsidRPr="00D76BF8">
              <w:t>:  TN</w:t>
            </w:r>
            <w:proofErr w:type="gramEnd"/>
            <w:r w:rsidRPr="00D76BF8">
              <w:t>-82048-CC</w:t>
            </w:r>
          </w:p>
          <w:p w14:paraId="5DA39A1C" w14:textId="77777777" w:rsidR="00054020" w:rsidRPr="00D76BF8" w:rsidRDefault="00054020" w:rsidP="00B84BDB">
            <w:pPr>
              <w:spacing w:after="0" w:line="240" w:lineRule="auto"/>
            </w:pPr>
            <w:r w:rsidRPr="00D76BF8">
              <w:t>Policy Holder Name</w:t>
            </w:r>
            <w:proofErr w:type="gramStart"/>
            <w:r w:rsidRPr="00D76BF8">
              <w:t xml:space="preserve">:  </w:t>
            </w:r>
            <w:proofErr w:type="spellStart"/>
            <w:r w:rsidRPr="00D76BF8">
              <w:t>xxxxx</w:t>
            </w:r>
            <w:proofErr w:type="spellEnd"/>
            <w:proofErr w:type="gramEnd"/>
          </w:p>
          <w:p w14:paraId="685C1ED4" w14:textId="77777777" w:rsidR="00054020" w:rsidRPr="00D76BF8" w:rsidRDefault="00054020" w:rsidP="00B84BDB">
            <w:pPr>
              <w:spacing w:after="0" w:line="240" w:lineRule="auto"/>
            </w:pPr>
            <w:r w:rsidRPr="00D76BF8">
              <w:t>Product Name: Santosh</w:t>
            </w:r>
          </w:p>
          <w:p w14:paraId="3117921E" w14:textId="77777777" w:rsidR="00054020" w:rsidRPr="00D76BF8" w:rsidRDefault="00054020" w:rsidP="00B84BDB">
            <w:pPr>
              <w:spacing w:after="0" w:line="240" w:lineRule="auto"/>
            </w:pPr>
            <w:r w:rsidRPr="00D76BF8">
              <w:t>Surrender Value as on Date-10 Jan 20</w:t>
            </w:r>
            <w:r>
              <w:t>25</w:t>
            </w:r>
            <w:r w:rsidRPr="00D76BF8">
              <w:t>-49400</w:t>
            </w:r>
          </w:p>
          <w:p w14:paraId="704D6056" w14:textId="77777777" w:rsidR="00054020" w:rsidRPr="00D76BF8" w:rsidRDefault="00054020" w:rsidP="00B84BDB">
            <w:pPr>
              <w:spacing w:after="0" w:line="240" w:lineRule="auto"/>
            </w:pPr>
            <w:r w:rsidRPr="00D76BF8">
              <w:t>Loan Principal-50000</w:t>
            </w:r>
          </w:p>
          <w:p w14:paraId="6375C278" w14:textId="77777777" w:rsidR="00054020" w:rsidRPr="00D76BF8" w:rsidRDefault="00054020" w:rsidP="00B84BDB">
            <w:pPr>
              <w:spacing w:after="0" w:line="240" w:lineRule="auto"/>
            </w:pPr>
            <w:r w:rsidRPr="00D76BF8">
              <w:t>Loan Interest-2000</w:t>
            </w:r>
          </w:p>
          <w:p w14:paraId="37B25FEB" w14:textId="77777777" w:rsidR="00054020" w:rsidRPr="00D76BF8" w:rsidRDefault="00054020" w:rsidP="00B84BDB">
            <w:pPr>
              <w:spacing w:after="0" w:line="240" w:lineRule="auto"/>
            </w:pPr>
            <w:r w:rsidRPr="00D76BF8">
              <w:t xml:space="preserve">Loan Capitalization is 95% of Surrender Value.  </w:t>
            </w:r>
          </w:p>
          <w:p w14:paraId="51168A8B" w14:textId="77777777" w:rsidR="00054020" w:rsidRPr="00D76BF8" w:rsidRDefault="00054020" w:rsidP="00B84BDB">
            <w:pPr>
              <w:spacing w:after="0" w:line="240" w:lineRule="auto"/>
            </w:pPr>
          </w:p>
        </w:tc>
        <w:tc>
          <w:tcPr>
            <w:tcW w:w="3443" w:type="dxa"/>
            <w:tcBorders>
              <w:top w:val="nil"/>
              <w:left w:val="nil"/>
              <w:bottom w:val="single" w:sz="4" w:space="0" w:color="auto"/>
              <w:right w:val="single" w:sz="4" w:space="0" w:color="auto"/>
            </w:tcBorders>
            <w:shd w:val="clear" w:color="000000" w:fill="FFFFFF"/>
          </w:tcPr>
          <w:p w14:paraId="68CDDDF8" w14:textId="337F956E" w:rsidR="00054020" w:rsidRPr="00D76BF8" w:rsidRDefault="00054020" w:rsidP="00B84BDB">
            <w:pPr>
              <w:spacing w:after="0" w:line="240" w:lineRule="auto"/>
            </w:pPr>
            <w:r w:rsidRPr="00D76BF8">
              <w:t>Loan Capitalization (Principle plus Interest) =9</w:t>
            </w:r>
            <w:r w:rsidR="00B75C77">
              <w:t>5</w:t>
            </w:r>
            <w:r w:rsidRPr="00D76BF8">
              <w:t xml:space="preserve">% of the Policy’s Surrender Value-1st reminder intimation by Postmaster.  </w:t>
            </w:r>
          </w:p>
        </w:tc>
      </w:tr>
      <w:tr w:rsidR="00054020" w:rsidRPr="00D76BF8" w14:paraId="09878D82" w14:textId="77777777" w:rsidTr="00054020">
        <w:trPr>
          <w:trHeight w:val="1368"/>
        </w:trPr>
        <w:tc>
          <w:tcPr>
            <w:tcW w:w="1297" w:type="dxa"/>
            <w:tcBorders>
              <w:top w:val="nil"/>
              <w:left w:val="single" w:sz="4" w:space="0" w:color="auto"/>
              <w:bottom w:val="single" w:sz="4" w:space="0" w:color="auto"/>
              <w:right w:val="single" w:sz="4" w:space="0" w:color="auto"/>
            </w:tcBorders>
            <w:noWrap/>
          </w:tcPr>
          <w:p w14:paraId="1675E680" w14:textId="21474877" w:rsidR="00054020" w:rsidRPr="00D76BF8" w:rsidRDefault="00054020" w:rsidP="00B84BDB">
            <w:pPr>
              <w:spacing w:after="0" w:line="240" w:lineRule="auto"/>
            </w:pPr>
            <w:r>
              <w:t>SR_FS_7</w:t>
            </w:r>
          </w:p>
        </w:tc>
        <w:tc>
          <w:tcPr>
            <w:tcW w:w="3663" w:type="dxa"/>
            <w:tcBorders>
              <w:top w:val="nil"/>
              <w:left w:val="nil"/>
              <w:bottom w:val="single" w:sz="4" w:space="0" w:color="auto"/>
              <w:right w:val="single" w:sz="4" w:space="0" w:color="auto"/>
            </w:tcBorders>
            <w:shd w:val="clear" w:color="000000" w:fill="FFFFFF"/>
          </w:tcPr>
          <w:p w14:paraId="7B471C10" w14:textId="77777777" w:rsidR="00054020" w:rsidRPr="00D76BF8" w:rsidRDefault="00054020" w:rsidP="00B84BDB">
            <w:pPr>
              <w:spacing w:after="0" w:line="240" w:lineRule="auto"/>
            </w:pPr>
            <w:r w:rsidRPr="00D76BF8">
              <w:t>Auto Surrender</w:t>
            </w:r>
          </w:p>
          <w:p w14:paraId="720C8D97" w14:textId="77777777" w:rsidR="00054020" w:rsidRPr="00D76BF8" w:rsidRDefault="00054020" w:rsidP="00B84BDB">
            <w:pPr>
              <w:spacing w:after="0" w:line="240" w:lineRule="auto"/>
            </w:pPr>
            <w:r w:rsidRPr="00D76BF8">
              <w:t>Policy No</w:t>
            </w:r>
            <w:proofErr w:type="gramStart"/>
            <w:r w:rsidRPr="00D76BF8">
              <w:t xml:space="preserve">:  </w:t>
            </w:r>
            <w:r>
              <w:t>TN</w:t>
            </w:r>
            <w:proofErr w:type="gramEnd"/>
            <w:r>
              <w:t>-820948-CS</w:t>
            </w:r>
          </w:p>
          <w:p w14:paraId="66A0DCC1" w14:textId="77777777" w:rsidR="00054020" w:rsidRPr="00D76BF8" w:rsidRDefault="00054020" w:rsidP="00B84BDB">
            <w:pPr>
              <w:spacing w:after="0" w:line="240" w:lineRule="auto"/>
            </w:pPr>
            <w:r w:rsidRPr="00D76BF8">
              <w:t xml:space="preserve">Policy Holder Name: </w:t>
            </w:r>
            <w:r>
              <w:t>XXXXX</w:t>
            </w:r>
          </w:p>
          <w:p w14:paraId="4441BE8A" w14:textId="77777777" w:rsidR="00054020" w:rsidRPr="00D76BF8" w:rsidRDefault="00054020" w:rsidP="00B84BDB">
            <w:pPr>
              <w:spacing w:after="0" w:line="240" w:lineRule="auto"/>
            </w:pPr>
            <w:r w:rsidRPr="00D76BF8">
              <w:t>Product Name: Santosh</w:t>
            </w:r>
          </w:p>
          <w:p w14:paraId="29379996" w14:textId="355C8F81" w:rsidR="00054020" w:rsidRPr="00D76BF8" w:rsidRDefault="00054020" w:rsidP="00B84BDB">
            <w:pPr>
              <w:spacing w:after="0" w:line="240" w:lineRule="auto"/>
            </w:pPr>
            <w:r w:rsidRPr="00D76BF8">
              <w:t xml:space="preserve">Surrender Value as on Date-10 </w:t>
            </w:r>
            <w:r>
              <w:t>Jun</w:t>
            </w:r>
            <w:r w:rsidR="00B75C77">
              <w:t>-</w:t>
            </w:r>
            <w:r>
              <w:t>26-</w:t>
            </w:r>
            <w:r w:rsidRPr="00D76BF8">
              <w:t>51480</w:t>
            </w:r>
          </w:p>
          <w:p w14:paraId="550BE715" w14:textId="77777777" w:rsidR="00054020" w:rsidRPr="00D76BF8" w:rsidRDefault="00054020" w:rsidP="00B84BDB">
            <w:pPr>
              <w:spacing w:after="0" w:line="240" w:lineRule="auto"/>
            </w:pPr>
            <w:r w:rsidRPr="00D76BF8">
              <w:t>Loan Principal-50000</w:t>
            </w:r>
          </w:p>
          <w:p w14:paraId="44ACF76E" w14:textId="77777777" w:rsidR="00054020" w:rsidRPr="00D76BF8" w:rsidRDefault="00054020" w:rsidP="00B84BDB">
            <w:pPr>
              <w:spacing w:after="0" w:line="240" w:lineRule="auto"/>
            </w:pPr>
            <w:r w:rsidRPr="00D76BF8">
              <w:t>Loan Interest-2000</w:t>
            </w:r>
          </w:p>
          <w:p w14:paraId="3A9D18E5" w14:textId="77777777" w:rsidR="00054020" w:rsidRPr="00D76BF8" w:rsidRDefault="00054020" w:rsidP="00B84BDB">
            <w:pPr>
              <w:spacing w:after="0" w:line="240" w:lineRule="auto"/>
            </w:pPr>
            <w:r w:rsidRPr="00D76BF8">
              <w:t xml:space="preserve">Loan Capitalization is 99% of Surrender Value.  </w:t>
            </w:r>
          </w:p>
          <w:p w14:paraId="37D0CC2E" w14:textId="77777777" w:rsidR="00054020" w:rsidRPr="00D76BF8" w:rsidRDefault="00054020" w:rsidP="00B84BDB">
            <w:pPr>
              <w:spacing w:after="0" w:line="240" w:lineRule="auto"/>
            </w:pPr>
          </w:p>
        </w:tc>
        <w:tc>
          <w:tcPr>
            <w:tcW w:w="3443" w:type="dxa"/>
            <w:tcBorders>
              <w:top w:val="nil"/>
              <w:left w:val="nil"/>
              <w:bottom w:val="single" w:sz="4" w:space="0" w:color="auto"/>
              <w:right w:val="single" w:sz="4" w:space="0" w:color="auto"/>
            </w:tcBorders>
            <w:shd w:val="clear" w:color="000000" w:fill="FFFFFF"/>
          </w:tcPr>
          <w:p w14:paraId="6035C305" w14:textId="77777777" w:rsidR="00054020" w:rsidRPr="00D76BF8" w:rsidRDefault="00054020" w:rsidP="00B84BDB">
            <w:pPr>
              <w:spacing w:after="0" w:line="240" w:lineRule="auto"/>
            </w:pPr>
            <w:r w:rsidRPr="00D76BF8">
              <w:t>Loan Capitalization (Principle plus Interest) &gt;98% of the Policy’s Surrender Value-Only 2</w:t>
            </w:r>
            <w:proofErr w:type="gramStart"/>
            <w:r w:rsidRPr="00D76BF8">
              <w:t>nd  reminder</w:t>
            </w:r>
            <w:proofErr w:type="gramEnd"/>
            <w:r w:rsidRPr="00D76BF8">
              <w:t xml:space="preserve"> intimation by Postmaster.  </w:t>
            </w:r>
          </w:p>
        </w:tc>
      </w:tr>
      <w:tr w:rsidR="00054020" w:rsidRPr="00D76BF8" w14:paraId="2E3E6F3A" w14:textId="77777777" w:rsidTr="00054020">
        <w:trPr>
          <w:trHeight w:val="1368"/>
        </w:trPr>
        <w:tc>
          <w:tcPr>
            <w:tcW w:w="1297" w:type="dxa"/>
            <w:tcBorders>
              <w:top w:val="nil"/>
              <w:left w:val="single" w:sz="4" w:space="0" w:color="auto"/>
              <w:bottom w:val="single" w:sz="4" w:space="0" w:color="auto"/>
              <w:right w:val="single" w:sz="4" w:space="0" w:color="auto"/>
            </w:tcBorders>
            <w:noWrap/>
          </w:tcPr>
          <w:p w14:paraId="304C5CEA" w14:textId="78270F0F" w:rsidR="00054020" w:rsidRPr="00D76BF8" w:rsidRDefault="00054020" w:rsidP="00B84BDB">
            <w:pPr>
              <w:spacing w:after="0" w:line="240" w:lineRule="auto"/>
            </w:pPr>
            <w:r>
              <w:t>SR_FS-8</w:t>
            </w:r>
          </w:p>
        </w:tc>
        <w:tc>
          <w:tcPr>
            <w:tcW w:w="3663" w:type="dxa"/>
            <w:tcBorders>
              <w:top w:val="nil"/>
              <w:left w:val="nil"/>
              <w:bottom w:val="single" w:sz="4" w:space="0" w:color="auto"/>
              <w:right w:val="single" w:sz="4" w:space="0" w:color="auto"/>
            </w:tcBorders>
            <w:shd w:val="clear" w:color="000000" w:fill="FFFFFF"/>
          </w:tcPr>
          <w:p w14:paraId="06124CF3" w14:textId="77777777" w:rsidR="00054020" w:rsidRPr="00D76BF8" w:rsidRDefault="00054020" w:rsidP="00B84BDB">
            <w:pPr>
              <w:spacing w:after="0" w:line="240" w:lineRule="auto"/>
            </w:pPr>
            <w:r w:rsidRPr="00D76BF8">
              <w:t>Auto Surrender</w:t>
            </w:r>
          </w:p>
          <w:p w14:paraId="071EC4FF" w14:textId="77777777" w:rsidR="00054020" w:rsidRPr="00D76BF8" w:rsidRDefault="00054020" w:rsidP="00B84BDB">
            <w:pPr>
              <w:spacing w:after="0" w:line="240" w:lineRule="auto"/>
            </w:pPr>
            <w:r w:rsidRPr="00D76BF8">
              <w:t>Policy No</w:t>
            </w:r>
            <w:proofErr w:type="gramStart"/>
            <w:r w:rsidRPr="00D76BF8">
              <w:t xml:space="preserve">:  </w:t>
            </w:r>
            <w:r>
              <w:t>TN</w:t>
            </w:r>
            <w:proofErr w:type="gramEnd"/>
            <w:r>
              <w:t>-820948-CS</w:t>
            </w:r>
          </w:p>
          <w:p w14:paraId="42781F63" w14:textId="77777777" w:rsidR="00054020" w:rsidRPr="00D76BF8" w:rsidRDefault="00054020" w:rsidP="00B84BDB">
            <w:pPr>
              <w:spacing w:after="0" w:line="240" w:lineRule="auto"/>
            </w:pPr>
            <w:r w:rsidRPr="00D76BF8">
              <w:t>Policy Holder Name</w:t>
            </w:r>
            <w:proofErr w:type="gramStart"/>
            <w:r w:rsidRPr="00D76BF8">
              <w:t xml:space="preserve">:  </w:t>
            </w:r>
            <w:proofErr w:type="spellStart"/>
            <w:r>
              <w:t>xxxx</w:t>
            </w:r>
            <w:proofErr w:type="spellEnd"/>
            <w:proofErr w:type="gramEnd"/>
          </w:p>
          <w:p w14:paraId="1558EE03" w14:textId="77777777" w:rsidR="00054020" w:rsidRPr="00D76BF8" w:rsidRDefault="00054020" w:rsidP="00B84BDB">
            <w:pPr>
              <w:spacing w:after="0" w:line="240" w:lineRule="auto"/>
            </w:pPr>
            <w:r w:rsidRPr="00D76BF8">
              <w:t>Product Name: Santosh</w:t>
            </w:r>
          </w:p>
          <w:p w14:paraId="0FAFA2CA" w14:textId="3C9A8E9B" w:rsidR="00054020" w:rsidRPr="00D76BF8" w:rsidRDefault="00054020" w:rsidP="00B84BDB">
            <w:pPr>
              <w:spacing w:after="0" w:line="240" w:lineRule="auto"/>
            </w:pPr>
            <w:r w:rsidRPr="00D76BF8">
              <w:t xml:space="preserve">Surrender Value as on Date-10 Jan </w:t>
            </w:r>
            <w:r>
              <w:t>26</w:t>
            </w:r>
            <w:r w:rsidR="00B75C77">
              <w:t xml:space="preserve"> is </w:t>
            </w:r>
            <w:r w:rsidRPr="00D76BF8">
              <w:t>54600</w:t>
            </w:r>
          </w:p>
          <w:p w14:paraId="6004CD9D" w14:textId="77777777" w:rsidR="00054020" w:rsidRPr="00D76BF8" w:rsidRDefault="00054020" w:rsidP="00B84BDB">
            <w:pPr>
              <w:spacing w:after="0" w:line="240" w:lineRule="auto"/>
            </w:pPr>
            <w:r w:rsidRPr="00D76BF8">
              <w:t>Loan Principal-50000</w:t>
            </w:r>
          </w:p>
          <w:p w14:paraId="3350DCA6" w14:textId="77777777" w:rsidR="00054020" w:rsidRPr="00D76BF8" w:rsidRDefault="00054020" w:rsidP="00B84BDB">
            <w:pPr>
              <w:spacing w:after="0" w:line="240" w:lineRule="auto"/>
            </w:pPr>
            <w:r w:rsidRPr="00D76BF8">
              <w:t>Loan Interest-2000</w:t>
            </w:r>
          </w:p>
          <w:p w14:paraId="402D9343" w14:textId="77777777" w:rsidR="00054020" w:rsidRPr="00D76BF8" w:rsidRDefault="00054020" w:rsidP="00B84BDB">
            <w:pPr>
              <w:spacing w:after="0" w:line="240" w:lineRule="auto"/>
            </w:pPr>
            <w:r w:rsidRPr="00D76BF8">
              <w:t xml:space="preserve">Loan Capitalization is 105% of Surrender Value.  </w:t>
            </w:r>
          </w:p>
          <w:p w14:paraId="2F774BB4" w14:textId="77777777" w:rsidR="00054020" w:rsidRPr="00D76BF8" w:rsidRDefault="00054020" w:rsidP="00B84BDB">
            <w:pPr>
              <w:spacing w:after="0" w:line="240" w:lineRule="auto"/>
            </w:pPr>
          </w:p>
        </w:tc>
        <w:tc>
          <w:tcPr>
            <w:tcW w:w="3443" w:type="dxa"/>
            <w:tcBorders>
              <w:top w:val="nil"/>
              <w:left w:val="nil"/>
              <w:bottom w:val="single" w:sz="4" w:space="0" w:color="auto"/>
              <w:right w:val="single" w:sz="4" w:space="0" w:color="auto"/>
            </w:tcBorders>
            <w:shd w:val="clear" w:color="000000" w:fill="FFFFFF"/>
          </w:tcPr>
          <w:p w14:paraId="0EA0147B" w14:textId="77777777" w:rsidR="00054020" w:rsidRPr="00D76BF8" w:rsidRDefault="00054020" w:rsidP="00B84BDB">
            <w:pPr>
              <w:spacing w:after="0" w:line="240" w:lineRule="auto"/>
            </w:pPr>
            <w:r w:rsidRPr="00D76BF8">
              <w:t xml:space="preserve">Loan Capitalization (Principle plus Interest) &gt;100% of the Policy’s Surrender Value-Only 3rd and Final reminder intimation by Postmaster.  </w:t>
            </w:r>
          </w:p>
        </w:tc>
      </w:tr>
      <w:tr w:rsidR="00054020" w:rsidRPr="00D76BF8" w14:paraId="4BAC6A82" w14:textId="77777777" w:rsidTr="00054020">
        <w:trPr>
          <w:trHeight w:val="1368"/>
        </w:trPr>
        <w:tc>
          <w:tcPr>
            <w:tcW w:w="1297" w:type="dxa"/>
            <w:tcBorders>
              <w:top w:val="nil"/>
              <w:left w:val="single" w:sz="4" w:space="0" w:color="auto"/>
              <w:bottom w:val="single" w:sz="4" w:space="0" w:color="auto"/>
              <w:right w:val="single" w:sz="4" w:space="0" w:color="auto"/>
            </w:tcBorders>
            <w:noWrap/>
          </w:tcPr>
          <w:p w14:paraId="2C3DD4EB" w14:textId="65CA400E" w:rsidR="00054020" w:rsidRPr="00D76BF8" w:rsidRDefault="00054020" w:rsidP="00B84BDB">
            <w:pPr>
              <w:spacing w:after="0" w:line="240" w:lineRule="auto"/>
            </w:pPr>
            <w:r>
              <w:t>SR_FS_9</w:t>
            </w:r>
          </w:p>
        </w:tc>
        <w:tc>
          <w:tcPr>
            <w:tcW w:w="3663" w:type="dxa"/>
            <w:tcBorders>
              <w:top w:val="nil"/>
              <w:left w:val="nil"/>
              <w:bottom w:val="single" w:sz="4" w:space="0" w:color="auto"/>
              <w:right w:val="single" w:sz="4" w:space="0" w:color="auto"/>
            </w:tcBorders>
            <w:shd w:val="clear" w:color="000000" w:fill="FFFFFF"/>
          </w:tcPr>
          <w:p w14:paraId="2C122AF0" w14:textId="77777777" w:rsidR="00054020" w:rsidRPr="00D76BF8" w:rsidRDefault="00054020" w:rsidP="00B84BDB">
            <w:pPr>
              <w:spacing w:after="0" w:line="240" w:lineRule="auto"/>
            </w:pPr>
            <w:r w:rsidRPr="00D76BF8">
              <w:t>Auto Surrender</w:t>
            </w:r>
          </w:p>
          <w:p w14:paraId="500600D1" w14:textId="7D8E4932" w:rsidR="00054020" w:rsidRPr="00D76BF8" w:rsidRDefault="00054020" w:rsidP="00B84BDB">
            <w:pPr>
              <w:spacing w:after="0" w:line="240" w:lineRule="auto"/>
            </w:pPr>
            <w:r w:rsidRPr="00D76BF8">
              <w:t>Policy No</w:t>
            </w:r>
            <w:proofErr w:type="gramStart"/>
            <w:r w:rsidRPr="00D76BF8">
              <w:t xml:space="preserve">:  </w:t>
            </w:r>
            <w:r>
              <w:t>TN</w:t>
            </w:r>
            <w:proofErr w:type="gramEnd"/>
            <w:r>
              <w:t>_</w:t>
            </w:r>
            <w:r w:rsidRPr="00D76BF8">
              <w:t>82048-CC</w:t>
            </w:r>
          </w:p>
          <w:p w14:paraId="115A44A5" w14:textId="0AB7F3FC" w:rsidR="00054020" w:rsidRPr="00D76BF8" w:rsidRDefault="00054020" w:rsidP="00B84BDB">
            <w:pPr>
              <w:spacing w:after="0" w:line="240" w:lineRule="auto"/>
            </w:pPr>
            <w:r w:rsidRPr="00D76BF8">
              <w:t>Policy Holder Name</w:t>
            </w:r>
            <w:proofErr w:type="gramStart"/>
            <w:r w:rsidRPr="00D76BF8">
              <w:t xml:space="preserve">:  </w:t>
            </w:r>
            <w:r>
              <w:t>XXXXX</w:t>
            </w:r>
            <w:proofErr w:type="gramEnd"/>
          </w:p>
          <w:p w14:paraId="4F0824F0" w14:textId="77777777" w:rsidR="00054020" w:rsidRPr="00D76BF8" w:rsidRDefault="00054020" w:rsidP="00B84BDB">
            <w:pPr>
              <w:spacing w:after="0" w:line="240" w:lineRule="auto"/>
            </w:pPr>
            <w:r w:rsidRPr="00D76BF8">
              <w:t>Product Name: Santosh</w:t>
            </w:r>
          </w:p>
          <w:p w14:paraId="067DF178" w14:textId="27C0DA10" w:rsidR="00054020" w:rsidRPr="00D76BF8" w:rsidRDefault="00054020" w:rsidP="00B84BDB">
            <w:pPr>
              <w:spacing w:after="0" w:line="240" w:lineRule="auto"/>
            </w:pPr>
            <w:r w:rsidRPr="00D76BF8">
              <w:t>Surrender Value as on Date-10 Jan 20</w:t>
            </w:r>
            <w:r w:rsidR="00B75C77">
              <w:t>26</w:t>
            </w:r>
            <w:r w:rsidRPr="00D76BF8">
              <w:t>-54600</w:t>
            </w:r>
          </w:p>
          <w:p w14:paraId="28A539C0" w14:textId="77777777" w:rsidR="00054020" w:rsidRPr="00D76BF8" w:rsidRDefault="00054020" w:rsidP="00B84BDB">
            <w:pPr>
              <w:spacing w:after="0" w:line="240" w:lineRule="auto"/>
            </w:pPr>
            <w:r w:rsidRPr="00D76BF8">
              <w:t>Loan Principal-50000</w:t>
            </w:r>
          </w:p>
          <w:p w14:paraId="65A53438" w14:textId="77777777" w:rsidR="00054020" w:rsidRPr="00D76BF8" w:rsidRDefault="00054020" w:rsidP="00B84BDB">
            <w:pPr>
              <w:spacing w:after="0" w:line="240" w:lineRule="auto"/>
            </w:pPr>
            <w:r w:rsidRPr="00D76BF8">
              <w:t>Loan Interest-2000</w:t>
            </w:r>
          </w:p>
          <w:p w14:paraId="0DD12E66" w14:textId="617874BA" w:rsidR="00054020" w:rsidRPr="00D76BF8" w:rsidRDefault="00054020" w:rsidP="00B84BDB">
            <w:pPr>
              <w:spacing w:after="0" w:line="240" w:lineRule="auto"/>
            </w:pPr>
            <w:r w:rsidRPr="00D76BF8">
              <w:t xml:space="preserve">Loan Capitalization Six </w:t>
            </w:r>
            <w:proofErr w:type="gramStart"/>
            <w:r w:rsidRPr="00D76BF8">
              <w:t>monthly</w:t>
            </w:r>
            <w:proofErr w:type="gramEnd"/>
            <w:r w:rsidRPr="00D76BF8">
              <w:t xml:space="preserve"> Cycle-10 Jan 20</w:t>
            </w:r>
            <w:r w:rsidR="00B75C77">
              <w:t>26</w:t>
            </w:r>
          </w:p>
          <w:p w14:paraId="2CEDC1AB" w14:textId="77777777" w:rsidR="00054020" w:rsidRPr="00D76BF8" w:rsidRDefault="00054020" w:rsidP="00B84BDB">
            <w:pPr>
              <w:spacing w:after="0" w:line="240" w:lineRule="auto"/>
            </w:pPr>
            <w:r w:rsidRPr="00D76BF8">
              <w:t xml:space="preserve">Loan Capitalization is 105% of Surrender Value. </w:t>
            </w:r>
          </w:p>
          <w:p w14:paraId="784BAF91" w14:textId="07975FAC" w:rsidR="00054020" w:rsidRPr="00D76BF8" w:rsidRDefault="00054020" w:rsidP="003854D2">
            <w:pPr>
              <w:spacing w:after="0" w:line="240" w:lineRule="auto"/>
            </w:pPr>
            <w:r w:rsidRPr="00D76BF8">
              <w:t>10</w:t>
            </w:r>
            <w:proofErr w:type="gramStart"/>
            <w:r w:rsidRPr="00D76BF8">
              <w:t>th  Jan</w:t>
            </w:r>
            <w:proofErr w:type="gramEnd"/>
            <w:r w:rsidRPr="00D76BF8">
              <w:t xml:space="preserve"> 20</w:t>
            </w:r>
            <w:r>
              <w:t>2</w:t>
            </w:r>
            <w:r w:rsidR="00B75C77">
              <w:t>6</w:t>
            </w:r>
            <w:r w:rsidRPr="00D76BF8">
              <w:t xml:space="preserve"> plus 30 days</w:t>
            </w:r>
          </w:p>
        </w:tc>
        <w:tc>
          <w:tcPr>
            <w:tcW w:w="3443" w:type="dxa"/>
            <w:tcBorders>
              <w:top w:val="nil"/>
              <w:left w:val="nil"/>
              <w:bottom w:val="single" w:sz="4" w:space="0" w:color="auto"/>
              <w:right w:val="single" w:sz="4" w:space="0" w:color="auto"/>
            </w:tcBorders>
            <w:shd w:val="clear" w:color="000000" w:fill="FFFFFF"/>
          </w:tcPr>
          <w:p w14:paraId="0A9B4138" w14:textId="5EF20C88" w:rsidR="00054020" w:rsidRPr="00D76BF8" w:rsidRDefault="00054020" w:rsidP="00B84BDB">
            <w:pPr>
              <w:spacing w:after="0" w:line="240" w:lineRule="auto"/>
            </w:pPr>
            <w:r w:rsidRPr="00D76BF8">
              <w:t>Loan Capitalization (Principle plus Interest) &gt;100% of the Policy’s Surrender Value-3rd and Final reminder intimation by Postmaster on 10th Jan 20</w:t>
            </w:r>
            <w:r w:rsidR="00B75C77">
              <w:t xml:space="preserve">26 </w:t>
            </w:r>
            <w:proofErr w:type="spellStart"/>
            <w:r w:rsidRPr="00D76BF8">
              <w:t>alongwith</w:t>
            </w:r>
            <w:proofErr w:type="spellEnd"/>
            <w:r w:rsidRPr="00D76BF8">
              <w:t xml:space="preserve"> Auto Surrender process gets triggered with Auto Surrender request d generation and Policy status as PAS (Pending Auto Surrender).  </w:t>
            </w:r>
          </w:p>
          <w:p w14:paraId="0121B86C" w14:textId="77777777" w:rsidR="00054020" w:rsidRPr="00D76BF8" w:rsidRDefault="00054020" w:rsidP="00B84BDB">
            <w:pPr>
              <w:spacing w:after="0" w:line="240" w:lineRule="auto"/>
            </w:pPr>
            <w:r w:rsidRPr="00D76BF8">
              <w:t xml:space="preserve">If amount remains unpaid within the period of 30 days post 30 days period, Request will move to workflow mechanism. </w:t>
            </w:r>
          </w:p>
          <w:p w14:paraId="05ACA7C2" w14:textId="77777777" w:rsidR="00054020" w:rsidRPr="00D76BF8" w:rsidRDefault="00054020" w:rsidP="00B84BDB">
            <w:pPr>
              <w:spacing w:after="0" w:line="240" w:lineRule="auto"/>
            </w:pPr>
            <w:r w:rsidRPr="00D76BF8">
              <w:lastRenderedPageBreak/>
              <w:t xml:space="preserve">Post workflow Policy will move to TAS (Terminated Auto Surrender). </w:t>
            </w:r>
          </w:p>
        </w:tc>
      </w:tr>
      <w:tr w:rsidR="00054020" w:rsidRPr="00221134" w14:paraId="0C1DA2CE" w14:textId="77777777" w:rsidTr="00054020">
        <w:trPr>
          <w:trHeight w:val="1368"/>
        </w:trPr>
        <w:tc>
          <w:tcPr>
            <w:tcW w:w="1297" w:type="dxa"/>
            <w:tcBorders>
              <w:top w:val="nil"/>
              <w:left w:val="single" w:sz="4" w:space="0" w:color="auto"/>
              <w:bottom w:val="single" w:sz="4" w:space="0" w:color="auto"/>
              <w:right w:val="single" w:sz="4" w:space="0" w:color="auto"/>
            </w:tcBorders>
            <w:noWrap/>
          </w:tcPr>
          <w:p w14:paraId="307EE8EF" w14:textId="77777777" w:rsidR="00054020" w:rsidRPr="00D76BF8" w:rsidRDefault="00054020" w:rsidP="00B84BDB">
            <w:pPr>
              <w:spacing w:after="0" w:line="240" w:lineRule="auto"/>
            </w:pPr>
            <w:r>
              <w:lastRenderedPageBreak/>
              <w:t>SR_FS-11</w:t>
            </w:r>
          </w:p>
        </w:tc>
        <w:tc>
          <w:tcPr>
            <w:tcW w:w="3663" w:type="dxa"/>
            <w:tcBorders>
              <w:top w:val="nil"/>
              <w:left w:val="nil"/>
              <w:bottom w:val="single" w:sz="4" w:space="0" w:color="auto"/>
              <w:right w:val="single" w:sz="4" w:space="0" w:color="auto"/>
            </w:tcBorders>
            <w:shd w:val="clear" w:color="000000" w:fill="FFFFFF"/>
          </w:tcPr>
          <w:p w14:paraId="0E981C7D" w14:textId="77777777" w:rsidR="00054020" w:rsidRPr="00D76BF8" w:rsidRDefault="00054020" w:rsidP="00B84BDB">
            <w:pPr>
              <w:spacing w:after="0" w:line="240" w:lineRule="auto"/>
            </w:pPr>
            <w:r w:rsidRPr="00D76BF8">
              <w:t>Auto Surrender</w:t>
            </w:r>
          </w:p>
          <w:p w14:paraId="7C89AB5E" w14:textId="77777777" w:rsidR="00054020" w:rsidRPr="00D76BF8" w:rsidRDefault="00054020" w:rsidP="00B84BDB">
            <w:pPr>
              <w:spacing w:after="0" w:line="240" w:lineRule="auto"/>
            </w:pPr>
            <w:r w:rsidRPr="00D76BF8">
              <w:t>Policy No</w:t>
            </w:r>
            <w:proofErr w:type="gramStart"/>
            <w:r w:rsidRPr="00D76BF8">
              <w:t xml:space="preserve">:  </w:t>
            </w:r>
            <w:r>
              <w:t>TN</w:t>
            </w:r>
            <w:proofErr w:type="gramEnd"/>
            <w:r>
              <w:t>-820948-CS</w:t>
            </w:r>
          </w:p>
          <w:p w14:paraId="48802BAF" w14:textId="77777777" w:rsidR="00054020" w:rsidRDefault="00054020" w:rsidP="00B84BDB">
            <w:pPr>
              <w:spacing w:after="0" w:line="240" w:lineRule="auto"/>
            </w:pPr>
            <w:r w:rsidRPr="00D76BF8">
              <w:t>Policy Holder Name</w:t>
            </w:r>
            <w:proofErr w:type="gramStart"/>
            <w:r w:rsidRPr="00D76BF8">
              <w:t xml:space="preserve">:  </w:t>
            </w:r>
            <w:r>
              <w:t>XXXXX</w:t>
            </w:r>
            <w:proofErr w:type="gramEnd"/>
          </w:p>
          <w:p w14:paraId="7818C032" w14:textId="77777777" w:rsidR="00054020" w:rsidRPr="00D76BF8" w:rsidRDefault="00054020" w:rsidP="00B84BDB">
            <w:pPr>
              <w:spacing w:after="0" w:line="240" w:lineRule="auto"/>
            </w:pPr>
            <w:r w:rsidRPr="00D76BF8">
              <w:t>Product Name: Santosh</w:t>
            </w:r>
          </w:p>
          <w:p w14:paraId="68924662" w14:textId="498DC20B" w:rsidR="00054020" w:rsidRPr="00D76BF8" w:rsidRDefault="00054020" w:rsidP="00B84BDB">
            <w:pPr>
              <w:spacing w:after="0" w:line="240" w:lineRule="auto"/>
            </w:pPr>
            <w:r w:rsidRPr="00D76BF8">
              <w:t>Surrender Value as on Date-10 Jan 20</w:t>
            </w:r>
            <w:r w:rsidR="00B75C77">
              <w:t>26</w:t>
            </w:r>
            <w:r w:rsidRPr="00D76BF8">
              <w:t>-54600</w:t>
            </w:r>
          </w:p>
          <w:p w14:paraId="4EA30022" w14:textId="77777777" w:rsidR="00054020" w:rsidRPr="00D76BF8" w:rsidRDefault="00054020" w:rsidP="00B84BDB">
            <w:pPr>
              <w:spacing w:after="0" w:line="240" w:lineRule="auto"/>
            </w:pPr>
            <w:r w:rsidRPr="00D76BF8">
              <w:t>Loan Principal-50000</w:t>
            </w:r>
          </w:p>
          <w:p w14:paraId="5E48ECB8" w14:textId="77777777" w:rsidR="00054020" w:rsidRPr="00D76BF8" w:rsidRDefault="00054020" w:rsidP="00B84BDB">
            <w:pPr>
              <w:spacing w:after="0" w:line="240" w:lineRule="auto"/>
            </w:pPr>
            <w:r w:rsidRPr="00D76BF8">
              <w:t>Loan Interest-2000</w:t>
            </w:r>
          </w:p>
          <w:p w14:paraId="2EAE3CEA" w14:textId="5F1AD377" w:rsidR="00054020" w:rsidRPr="00D76BF8" w:rsidRDefault="00054020" w:rsidP="00B84BDB">
            <w:pPr>
              <w:spacing w:after="0" w:line="240" w:lineRule="auto"/>
            </w:pPr>
            <w:r w:rsidRPr="00D76BF8">
              <w:t xml:space="preserve">Loan Capitalization Six </w:t>
            </w:r>
            <w:proofErr w:type="gramStart"/>
            <w:r w:rsidRPr="00D76BF8">
              <w:t>monthly</w:t>
            </w:r>
            <w:proofErr w:type="gramEnd"/>
            <w:r w:rsidRPr="00D76BF8">
              <w:t xml:space="preserve"> Cycle-10 Jan 20</w:t>
            </w:r>
            <w:r w:rsidR="00B75C77">
              <w:t>26</w:t>
            </w:r>
          </w:p>
          <w:p w14:paraId="6D63B053" w14:textId="77777777" w:rsidR="00054020" w:rsidRPr="00D76BF8" w:rsidRDefault="00054020" w:rsidP="00B84BDB">
            <w:pPr>
              <w:spacing w:after="0" w:line="240" w:lineRule="auto"/>
            </w:pPr>
            <w:r w:rsidRPr="00D76BF8">
              <w:t xml:space="preserve">Loan Capitalization is 105% of Surrender Value. </w:t>
            </w:r>
          </w:p>
          <w:p w14:paraId="24705FC2" w14:textId="43A19D2A" w:rsidR="00054020" w:rsidRPr="00D76BF8" w:rsidRDefault="00054020" w:rsidP="00B84BDB">
            <w:pPr>
              <w:spacing w:after="0" w:line="240" w:lineRule="auto"/>
            </w:pPr>
            <w:r w:rsidRPr="00D76BF8">
              <w:t>10</w:t>
            </w:r>
            <w:proofErr w:type="gramStart"/>
            <w:r w:rsidRPr="00D76BF8">
              <w:t>th  Jan</w:t>
            </w:r>
            <w:proofErr w:type="gramEnd"/>
            <w:r w:rsidRPr="00D76BF8">
              <w:t xml:space="preserve"> 20</w:t>
            </w:r>
            <w:r w:rsidR="00B75C77">
              <w:t>26</w:t>
            </w:r>
            <w:r w:rsidRPr="00D76BF8">
              <w:t xml:space="preserve"> plus 30 days</w:t>
            </w:r>
          </w:p>
          <w:p w14:paraId="061655D8" w14:textId="77777777" w:rsidR="00054020" w:rsidRPr="00D76BF8" w:rsidRDefault="00054020" w:rsidP="00B84BDB">
            <w:pPr>
              <w:spacing w:after="0" w:line="240" w:lineRule="auto"/>
            </w:pPr>
            <w:r w:rsidRPr="00D76BF8">
              <w:t>Collection made post 30 days period.</w:t>
            </w:r>
          </w:p>
          <w:p w14:paraId="21E7F412" w14:textId="77777777" w:rsidR="00054020" w:rsidRPr="00D76BF8" w:rsidRDefault="00054020" w:rsidP="00B84BDB">
            <w:pPr>
              <w:spacing w:after="0" w:line="240" w:lineRule="auto"/>
            </w:pPr>
          </w:p>
          <w:p w14:paraId="5A8B1DA5" w14:textId="77777777" w:rsidR="00054020" w:rsidRPr="00D76BF8" w:rsidRDefault="00054020" w:rsidP="00B84BDB">
            <w:pPr>
              <w:spacing w:after="0" w:line="240" w:lineRule="auto"/>
            </w:pPr>
          </w:p>
        </w:tc>
        <w:tc>
          <w:tcPr>
            <w:tcW w:w="3443" w:type="dxa"/>
            <w:tcBorders>
              <w:top w:val="nil"/>
              <w:left w:val="nil"/>
              <w:bottom w:val="single" w:sz="4" w:space="0" w:color="auto"/>
              <w:right w:val="single" w:sz="4" w:space="0" w:color="auto"/>
            </w:tcBorders>
            <w:shd w:val="clear" w:color="000000" w:fill="FFFFFF"/>
          </w:tcPr>
          <w:p w14:paraId="25FD2B3E" w14:textId="77777777" w:rsidR="00054020" w:rsidRPr="00D76BF8" w:rsidRDefault="00054020" w:rsidP="00B84BDB">
            <w:pPr>
              <w:spacing w:after="0" w:line="240" w:lineRule="auto"/>
            </w:pPr>
            <w:r w:rsidRPr="00D76BF8">
              <w:t>Amount remains unpaid within the period of 30 days post 30 days period.</w:t>
            </w:r>
          </w:p>
          <w:p w14:paraId="7C70BD5D" w14:textId="77777777" w:rsidR="00054020" w:rsidRPr="00221134" w:rsidRDefault="00054020" w:rsidP="00B84BDB">
            <w:pPr>
              <w:spacing w:after="0" w:line="240" w:lineRule="auto"/>
            </w:pPr>
            <w:r w:rsidRPr="00D76BF8">
              <w:t xml:space="preserve"> Collection will not be allowed at the DE/QC and Approver stage.</w:t>
            </w:r>
            <w:r w:rsidRPr="00221134">
              <w:t xml:space="preserve"> </w:t>
            </w:r>
          </w:p>
        </w:tc>
      </w:tr>
    </w:tbl>
    <w:p w14:paraId="67FB82CA" w14:textId="77777777" w:rsidR="0039722E" w:rsidRPr="00221134" w:rsidDel="004378B3" w:rsidRDefault="0039722E" w:rsidP="0039722E">
      <w:pPr>
        <w:pStyle w:val="NoSpacing"/>
        <w:rPr>
          <w:del w:id="19" w:author="Priya Khare" w:date="2019-08-09T09:09:00Z"/>
        </w:rPr>
      </w:pPr>
    </w:p>
    <w:p w14:paraId="36D563F0" w14:textId="77777777" w:rsidR="0039722E" w:rsidRPr="00221134" w:rsidDel="004378B3" w:rsidRDefault="0039722E" w:rsidP="0039722E">
      <w:pPr>
        <w:pStyle w:val="NoSpacing"/>
        <w:rPr>
          <w:del w:id="20" w:author="Priya Khare" w:date="2019-08-09T09:09:00Z"/>
        </w:rPr>
      </w:pPr>
    </w:p>
    <w:p w14:paraId="3367BEE3" w14:textId="77777777" w:rsidR="0039722E" w:rsidRPr="00221134" w:rsidDel="004378B3" w:rsidRDefault="0039722E" w:rsidP="0039722E">
      <w:pPr>
        <w:pStyle w:val="NoSpacing"/>
        <w:rPr>
          <w:del w:id="21" w:author="Priya Khare" w:date="2019-08-09T09:09:00Z"/>
        </w:rPr>
      </w:pPr>
    </w:p>
    <w:p w14:paraId="2E12D5FE" w14:textId="77777777" w:rsidR="0039722E" w:rsidRPr="00221134" w:rsidDel="004378B3" w:rsidRDefault="0039722E" w:rsidP="0039722E">
      <w:pPr>
        <w:pStyle w:val="NoSpacing"/>
        <w:rPr>
          <w:del w:id="22" w:author="Priya Khare" w:date="2019-08-09T09:10:00Z"/>
        </w:rPr>
      </w:pPr>
    </w:p>
    <w:p w14:paraId="23A84EB6" w14:textId="77777777" w:rsidR="0039722E" w:rsidRPr="00221134" w:rsidRDefault="0039722E" w:rsidP="0039722E">
      <w:pPr>
        <w:pStyle w:val="NoSpacing"/>
      </w:pPr>
    </w:p>
    <w:p w14:paraId="0AE06301" w14:textId="77777777" w:rsidR="0039722E" w:rsidRPr="00221134" w:rsidRDefault="0039722E" w:rsidP="0039722E">
      <w:pPr>
        <w:rPr>
          <w:ins w:id="23" w:author="Priya Khare" w:date="2019-10-24T12:54:00Z"/>
        </w:rPr>
      </w:pPr>
    </w:p>
    <w:p w14:paraId="5D42CA65" w14:textId="77777777" w:rsidR="0039722E" w:rsidRPr="00221134" w:rsidRDefault="0039722E" w:rsidP="0039722E">
      <w:pPr>
        <w:rPr>
          <w:ins w:id="24" w:author="Priya Khare" w:date="2019-10-24T12:54:00Z"/>
        </w:rPr>
      </w:pPr>
    </w:p>
    <w:p w14:paraId="665B64E6" w14:textId="77777777" w:rsidR="0039722E" w:rsidRPr="00221134" w:rsidDel="00781A5F" w:rsidRDefault="0039722E" w:rsidP="0039722E">
      <w:pPr>
        <w:rPr>
          <w:del w:id="25" w:author="Priya Khare" w:date="2019-10-24T18:12:00Z"/>
        </w:rPr>
      </w:pPr>
      <w:del w:id="26" w:author="Priya Khare" w:date="2019-10-24T18:12:00Z">
        <w:r w:rsidRPr="00221134" w:rsidDel="00781A5F">
          <w:br w:type="page"/>
        </w:r>
      </w:del>
    </w:p>
    <w:p w14:paraId="1619A97C" w14:textId="77777777" w:rsidR="008042C2" w:rsidRPr="0092168A" w:rsidRDefault="008042C2" w:rsidP="008042C2">
      <w:pPr>
        <w:pStyle w:val="Heading2"/>
      </w:pPr>
      <w:bookmarkStart w:id="27" w:name="_Toc379461578"/>
      <w:bookmarkStart w:id="28" w:name="_Toc23846138"/>
      <w:bookmarkStart w:id="29" w:name="_Toc381195443"/>
      <w:bookmarkStart w:id="30" w:name="_AF001_Duplicate_Life"/>
      <w:r>
        <w:lastRenderedPageBreak/>
        <w:t>Forced Surrender Description and process flow</w:t>
      </w:r>
      <w:bookmarkEnd w:id="27"/>
    </w:p>
    <w:p w14:paraId="08C559FB" w14:textId="77777777" w:rsidR="008042C2" w:rsidRDefault="008042C2" w:rsidP="0039722E">
      <w:pPr>
        <w:pStyle w:val="Heading2"/>
      </w:pPr>
    </w:p>
    <w:p w14:paraId="5AC77E0F" w14:textId="1EA059E6" w:rsidR="008042C2" w:rsidRDefault="008042C2" w:rsidP="008042C2">
      <w:r w:rsidRPr="008042C2">
        <w:rPr>
          <w:noProof/>
        </w:rPr>
        <w:drawing>
          <wp:inline distT="0" distB="0" distL="0" distR="0" wp14:anchorId="08A581AF" wp14:editId="50834014">
            <wp:extent cx="5674360" cy="3557905"/>
            <wp:effectExtent l="0" t="0" r="2540" b="4445"/>
            <wp:docPr id="192879932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99327" name="Picture 1" descr="A screenshot of a computer screen&#10;&#10;AI-generated content may be incorrect."/>
                    <pic:cNvPicPr/>
                  </pic:nvPicPr>
                  <pic:blipFill>
                    <a:blip r:embed="rId7"/>
                    <a:stretch>
                      <a:fillRect/>
                    </a:stretch>
                  </pic:blipFill>
                  <pic:spPr>
                    <a:xfrm>
                      <a:off x="0" y="0"/>
                      <a:ext cx="5674360" cy="3557905"/>
                    </a:xfrm>
                    <a:prstGeom prst="rect">
                      <a:avLst/>
                    </a:prstGeom>
                  </pic:spPr>
                </pic:pic>
              </a:graphicData>
            </a:graphic>
          </wp:inline>
        </w:drawing>
      </w:r>
    </w:p>
    <w:p w14:paraId="2578C7F3" w14:textId="77777777" w:rsidR="008042C2" w:rsidRDefault="008042C2" w:rsidP="008042C2"/>
    <w:p w14:paraId="02ADDEF8" w14:textId="77777777" w:rsidR="008042C2" w:rsidRDefault="008042C2" w:rsidP="008042C2">
      <w:pPr>
        <w:pStyle w:val="BodyText"/>
        <w:numPr>
          <w:ilvl w:val="0"/>
          <w:numId w:val="8"/>
        </w:numPr>
        <w:spacing w:after="0"/>
        <w:jc w:val="both"/>
        <w:rPr>
          <w:rFonts w:cs="Arial"/>
        </w:rPr>
      </w:pPr>
      <w:r>
        <w:rPr>
          <w:rFonts w:cs="Arial"/>
        </w:rPr>
        <w:t>Forced Surrender intimation letter should be sent to policy owner i</w:t>
      </w:r>
      <w:r w:rsidRPr="009B72A3">
        <w:rPr>
          <w:rFonts w:cs="Arial"/>
        </w:rPr>
        <w:t>n the event of any three defaults (failure to pay) in the payment of half yearly interest</w:t>
      </w:r>
      <w:r>
        <w:rPr>
          <w:rFonts w:cs="Arial"/>
        </w:rPr>
        <w:t xml:space="preserve">. </w:t>
      </w:r>
    </w:p>
    <w:p w14:paraId="634F80DF" w14:textId="642DC7D3" w:rsidR="008042C2" w:rsidRDefault="008042C2" w:rsidP="008042C2">
      <w:pPr>
        <w:pStyle w:val="BodyText"/>
        <w:spacing w:after="0"/>
        <w:jc w:val="both"/>
        <w:rPr>
          <w:rFonts w:cs="Arial"/>
        </w:rPr>
      </w:pPr>
      <w:r>
        <w:rPr>
          <w:rFonts w:cs="Arial"/>
        </w:rPr>
        <w:t>The task should be created for workflow queue on 31</w:t>
      </w:r>
      <w:r w:rsidRPr="007B14AB">
        <w:rPr>
          <w:rFonts w:cs="Arial"/>
          <w:vertAlign w:val="superscript"/>
        </w:rPr>
        <w:t>st</w:t>
      </w:r>
      <w:r>
        <w:rPr>
          <w:rFonts w:cs="Arial"/>
        </w:rPr>
        <w:t xml:space="preserve"> day from </w:t>
      </w:r>
      <w:r w:rsidRPr="00CC6036">
        <w:rPr>
          <w:rFonts w:cs="Arial"/>
        </w:rPr>
        <w:t xml:space="preserve">of the 3rd unpaid loan interest due date and the policy should </w:t>
      </w:r>
      <w:proofErr w:type="gramStart"/>
      <w:r w:rsidRPr="00CC6036">
        <w:rPr>
          <w:rFonts w:cs="Arial"/>
        </w:rPr>
        <w:t xml:space="preserve">acquire </w:t>
      </w:r>
      <w:r>
        <w:rPr>
          <w:rFonts w:cs="Arial"/>
        </w:rPr>
        <w:t xml:space="preserve"> new</w:t>
      </w:r>
      <w:proofErr w:type="gramEnd"/>
      <w:r>
        <w:rPr>
          <w:rFonts w:cs="Arial"/>
        </w:rPr>
        <w:t xml:space="preserve"> </w:t>
      </w:r>
      <w:r w:rsidRPr="00CC6036">
        <w:rPr>
          <w:rFonts w:cs="Arial"/>
        </w:rPr>
        <w:t xml:space="preserve">status. </w:t>
      </w:r>
      <w:r>
        <w:rPr>
          <w:rFonts w:cs="Arial"/>
        </w:rPr>
        <w:t>(Currently PAS)</w:t>
      </w:r>
    </w:p>
    <w:p w14:paraId="7C0FCE5E" w14:textId="77777777" w:rsidR="008042C2" w:rsidRPr="00ED7408" w:rsidRDefault="008042C2" w:rsidP="008042C2">
      <w:pPr>
        <w:ind w:left="1080"/>
      </w:pPr>
      <w:r w:rsidRPr="00ED7408">
        <w:rPr>
          <w:rFonts w:cs="Arial"/>
        </w:rPr>
        <w:t xml:space="preserve">Note: </w:t>
      </w:r>
      <w:r w:rsidRPr="00ED7408">
        <w:t xml:space="preserve">There could be multiple loan transactions on policy taken at different intervals; system should identify 3 instances for any </w:t>
      </w:r>
      <w:proofErr w:type="gramStart"/>
      <w:r w:rsidRPr="00ED7408">
        <w:t>particular loa</w:t>
      </w:r>
      <w:r>
        <w:t>n</w:t>
      </w:r>
      <w:proofErr w:type="gramEnd"/>
      <w:r>
        <w:t xml:space="preserve"> transaction.</w:t>
      </w:r>
    </w:p>
    <w:p w14:paraId="056CD773" w14:textId="77777777" w:rsidR="008042C2" w:rsidRDefault="008042C2" w:rsidP="008042C2">
      <w:pPr>
        <w:pStyle w:val="BodyText"/>
        <w:numPr>
          <w:ilvl w:val="0"/>
          <w:numId w:val="8"/>
        </w:numPr>
        <w:spacing w:after="0"/>
        <w:jc w:val="both"/>
        <w:rPr>
          <w:rFonts w:cs="Arial"/>
        </w:rPr>
      </w:pPr>
      <w:r w:rsidRPr="001C14F1">
        <w:rPr>
          <w:rFonts w:cs="Arial"/>
        </w:rPr>
        <w:t xml:space="preserve">If O/S interest is received within 30 </w:t>
      </w:r>
      <w:proofErr w:type="gramStart"/>
      <w:r w:rsidRPr="001C14F1">
        <w:rPr>
          <w:rFonts w:cs="Arial"/>
        </w:rPr>
        <w:t>days</w:t>
      </w:r>
      <w:proofErr w:type="gramEnd"/>
      <w:r w:rsidRPr="001C14F1">
        <w:rPr>
          <w:rFonts w:cs="Arial"/>
        </w:rPr>
        <w:t xml:space="preserve"> the Forced Surrender task should be com</w:t>
      </w:r>
      <w:r>
        <w:rPr>
          <w:rFonts w:cs="Arial"/>
        </w:rPr>
        <w:t xml:space="preserve">pleted and closed </w:t>
      </w:r>
      <w:proofErr w:type="gramStart"/>
      <w:r>
        <w:rPr>
          <w:rFonts w:cs="Arial"/>
        </w:rPr>
        <w:t>automatically</w:t>
      </w:r>
      <w:proofErr w:type="gramEnd"/>
      <w:r>
        <w:rPr>
          <w:rFonts w:cs="Arial"/>
        </w:rPr>
        <w:t xml:space="preserve"> and a letter should go to the policy holder.</w:t>
      </w:r>
    </w:p>
    <w:p w14:paraId="3B920E73" w14:textId="77777777" w:rsidR="008042C2" w:rsidRDefault="008042C2" w:rsidP="008042C2">
      <w:pPr>
        <w:pStyle w:val="BodyText"/>
        <w:numPr>
          <w:ilvl w:val="0"/>
          <w:numId w:val="8"/>
        </w:numPr>
        <w:spacing w:after="0"/>
        <w:jc w:val="both"/>
        <w:rPr>
          <w:rFonts w:cs="Arial"/>
        </w:rPr>
      </w:pPr>
      <w:r>
        <w:rPr>
          <w:rFonts w:cs="Arial"/>
        </w:rPr>
        <w:t>In the above situation collection batch should intimate the workflow on the payment received.</w:t>
      </w:r>
    </w:p>
    <w:p w14:paraId="6D412A0A" w14:textId="77777777" w:rsidR="008042C2" w:rsidRDefault="008042C2" w:rsidP="008042C2">
      <w:pPr>
        <w:pStyle w:val="BodyText"/>
        <w:spacing w:after="0"/>
        <w:jc w:val="both"/>
        <w:rPr>
          <w:lang w:val="en-US"/>
        </w:rPr>
      </w:pPr>
      <w:r>
        <w:rPr>
          <w:rFonts w:cs="Arial"/>
        </w:rPr>
        <w:t xml:space="preserve">If O/S interest is not received within or equal to 30 days, </w:t>
      </w:r>
      <w:r>
        <w:rPr>
          <w:lang w:val="en-US"/>
        </w:rPr>
        <w:t>System should check Net surrender value. (i.e. Field: Net Amount)</w:t>
      </w:r>
    </w:p>
    <w:p w14:paraId="77F6C0C8" w14:textId="5C24D076" w:rsidR="008042C2" w:rsidRDefault="008042C2" w:rsidP="008042C2">
      <w:pPr>
        <w:pStyle w:val="BodyText"/>
        <w:numPr>
          <w:ilvl w:val="0"/>
          <w:numId w:val="8"/>
        </w:numPr>
        <w:spacing w:after="0"/>
        <w:jc w:val="both"/>
        <w:rPr>
          <w:lang w:val="en-US"/>
        </w:rPr>
      </w:pPr>
      <w:r w:rsidRPr="00CC6036">
        <w:rPr>
          <w:lang w:val="en-US"/>
        </w:rPr>
        <w:t>If Net Surrender value</w:t>
      </w:r>
      <w:r>
        <w:rPr>
          <w:lang w:val="en-US"/>
        </w:rPr>
        <w:t xml:space="preserve"> (Net Amount)</w:t>
      </w:r>
      <w:r w:rsidRPr="00CC6036">
        <w:rPr>
          <w:lang w:val="en-US"/>
        </w:rPr>
        <w:t xml:space="preserve"> is less than </w:t>
      </w:r>
      <w:r w:rsidR="00837B5A">
        <w:rPr>
          <w:lang w:val="en-US"/>
        </w:rPr>
        <w:t>prescribed amount</w:t>
      </w:r>
      <w:r w:rsidRPr="00CC6036">
        <w:rPr>
          <w:lang w:val="en-US"/>
        </w:rPr>
        <w:t xml:space="preserve">, then the Surrender Value is paid in </w:t>
      </w:r>
      <w:proofErr w:type="gramStart"/>
      <w:r w:rsidRPr="00CC6036">
        <w:rPr>
          <w:lang w:val="en-US"/>
        </w:rPr>
        <w:t>Cash</w:t>
      </w:r>
      <w:proofErr w:type="gramEnd"/>
      <w:r>
        <w:rPr>
          <w:lang w:val="en-US"/>
        </w:rPr>
        <w:t xml:space="preserve"> and policy should acquire “T</w:t>
      </w:r>
      <w:r w:rsidR="00837B5A">
        <w:rPr>
          <w:lang w:val="en-US"/>
        </w:rPr>
        <w:t>erminated</w:t>
      </w:r>
      <w:r>
        <w:rPr>
          <w:lang w:val="en-US"/>
        </w:rPr>
        <w:t>” status</w:t>
      </w:r>
      <w:r w:rsidRPr="00CC6036">
        <w:rPr>
          <w:lang w:val="en-US"/>
        </w:rPr>
        <w:t>.</w:t>
      </w:r>
    </w:p>
    <w:p w14:paraId="7880D15F" w14:textId="6B9D4D95" w:rsidR="008042C2" w:rsidRPr="008042C2" w:rsidRDefault="008042C2" w:rsidP="008042C2">
      <w:pPr>
        <w:pStyle w:val="ListParagraph"/>
        <w:rPr>
          <w:bCs/>
          <w:color w:val="000000" w:themeColor="text1"/>
        </w:rPr>
      </w:pPr>
      <w:r w:rsidRPr="008042C2">
        <w:rPr>
          <w:bCs/>
          <w:color w:val="000000" w:themeColor="text1"/>
        </w:rPr>
        <w:t xml:space="preserve">Since the Net Amount is more than or equal to </w:t>
      </w:r>
      <w:r w:rsidR="00837B5A">
        <w:rPr>
          <w:bCs/>
          <w:color w:val="000000" w:themeColor="text1"/>
        </w:rPr>
        <w:t>prescribed amount</w:t>
      </w:r>
      <w:r w:rsidRPr="008042C2">
        <w:rPr>
          <w:bCs/>
          <w:color w:val="000000" w:themeColor="text1"/>
        </w:rPr>
        <w:t>, the policy will be reduced paid up to sum assured &lt;Net Amount&gt;</w:t>
      </w:r>
    </w:p>
    <w:p w14:paraId="4CF00F01" w14:textId="7D44E85F" w:rsidR="008042C2" w:rsidRDefault="008042C2" w:rsidP="008042C2">
      <w:pPr>
        <w:pStyle w:val="BodyText"/>
        <w:numPr>
          <w:ilvl w:val="0"/>
          <w:numId w:val="8"/>
        </w:numPr>
        <w:spacing w:after="0"/>
        <w:jc w:val="both"/>
        <w:rPr>
          <w:rFonts w:cs="Arial"/>
        </w:rPr>
      </w:pPr>
      <w:r>
        <w:rPr>
          <w:rFonts w:cs="Arial"/>
        </w:rPr>
        <w:t xml:space="preserve">n the approval, new intimation letter should be sent to the policy holder. </w:t>
      </w:r>
    </w:p>
    <w:p w14:paraId="307C79C3" w14:textId="77777777" w:rsidR="008042C2" w:rsidRDefault="008042C2" w:rsidP="008042C2">
      <w:pPr>
        <w:pStyle w:val="BodyText"/>
        <w:numPr>
          <w:ilvl w:val="1"/>
          <w:numId w:val="8"/>
        </w:numPr>
        <w:spacing w:after="0"/>
        <w:jc w:val="both"/>
        <w:rPr>
          <w:rFonts w:cs="Arial"/>
        </w:rPr>
      </w:pPr>
      <w:r>
        <w:rPr>
          <w:rFonts w:cs="Arial"/>
        </w:rPr>
        <w:t>On surrender screen would display the surrender details as mentioned on surrender screen.</w:t>
      </w:r>
    </w:p>
    <w:p w14:paraId="3257E849" w14:textId="77777777" w:rsidR="008042C2" w:rsidRPr="00732B77" w:rsidRDefault="008042C2" w:rsidP="008042C2">
      <w:pPr>
        <w:pStyle w:val="BodyText"/>
        <w:numPr>
          <w:ilvl w:val="1"/>
          <w:numId w:val="8"/>
        </w:numPr>
        <w:spacing w:after="0"/>
        <w:jc w:val="both"/>
        <w:rPr>
          <w:rFonts w:cs="Arial"/>
        </w:rPr>
      </w:pPr>
      <w:r>
        <w:rPr>
          <w:rFonts w:cs="Arial"/>
        </w:rPr>
        <w:t>Surrender request should be same as task created date. (</w:t>
      </w:r>
      <w:r w:rsidRPr="00732B77">
        <w:rPr>
          <w:rFonts w:cs="Arial"/>
        </w:rPr>
        <w:t>Task created date is the date of the 3rd unpaid loan interest due date.)</w:t>
      </w:r>
    </w:p>
    <w:p w14:paraId="71770611" w14:textId="77777777" w:rsidR="008042C2" w:rsidRPr="00DE64FC" w:rsidRDefault="008042C2" w:rsidP="008042C2">
      <w:pPr>
        <w:pStyle w:val="BodyText"/>
        <w:numPr>
          <w:ilvl w:val="1"/>
          <w:numId w:val="8"/>
        </w:numPr>
        <w:spacing w:after="0"/>
        <w:jc w:val="both"/>
        <w:rPr>
          <w:rFonts w:cs="Arial"/>
        </w:rPr>
      </w:pPr>
      <w:r w:rsidRPr="00DE64FC">
        <w:rPr>
          <w:rFonts w:cs="Arial"/>
        </w:rPr>
        <w:t>Status transition:</w:t>
      </w:r>
    </w:p>
    <w:p w14:paraId="7E30BA4D" w14:textId="77777777" w:rsidR="008042C2" w:rsidRDefault="008042C2" w:rsidP="008042C2">
      <w:pPr>
        <w:ind w:left="720"/>
      </w:pPr>
    </w:p>
    <w:p w14:paraId="2E680D31" w14:textId="48AB8D27" w:rsidR="008042C2" w:rsidRDefault="008042C2" w:rsidP="008042C2">
      <w:pPr>
        <w:ind w:left="720"/>
      </w:pPr>
      <w:r>
        <w:lastRenderedPageBreak/>
        <w:t xml:space="preserve">AP/IL/AL to </w:t>
      </w:r>
      <w:proofErr w:type="gramStart"/>
      <w:r w:rsidR="000167D0">
        <w:t>PAS</w:t>
      </w:r>
      <w:r>
        <w:t xml:space="preserve">  to</w:t>
      </w:r>
      <w:proofErr w:type="gramEnd"/>
      <w:r>
        <w:t xml:space="preserve"> T</w:t>
      </w:r>
      <w:r w:rsidR="000167D0">
        <w:t>A</w:t>
      </w:r>
      <w:r>
        <w:t>S</w:t>
      </w:r>
      <w:r w:rsidR="000167D0">
        <w:t xml:space="preserve"> </w:t>
      </w:r>
      <w:r>
        <w:t>(As the case may be).</w:t>
      </w:r>
    </w:p>
    <w:p w14:paraId="68CED5F5" w14:textId="77777777" w:rsidR="008042C2" w:rsidRDefault="008042C2" w:rsidP="008042C2">
      <w:pPr>
        <w:ind w:left="720"/>
      </w:pPr>
    </w:p>
    <w:p w14:paraId="61F30AF1" w14:textId="7852E0E3" w:rsidR="008042C2" w:rsidRDefault="008042C2" w:rsidP="008042C2">
      <w:pPr>
        <w:pStyle w:val="BodyText"/>
        <w:numPr>
          <w:ilvl w:val="0"/>
          <w:numId w:val="8"/>
        </w:numPr>
        <w:spacing w:after="0"/>
        <w:jc w:val="both"/>
        <w:rPr>
          <w:rFonts w:cs="Arial"/>
        </w:rPr>
      </w:pPr>
      <w:r>
        <w:rPr>
          <w:rFonts w:cs="Arial"/>
        </w:rPr>
        <w:t>If rejected, the policy should acquire status prior to P</w:t>
      </w:r>
      <w:r w:rsidR="000167D0">
        <w:rPr>
          <w:rFonts w:cs="Arial"/>
        </w:rPr>
        <w:t>A</w:t>
      </w:r>
      <w:r>
        <w:rPr>
          <w:rFonts w:cs="Arial"/>
        </w:rPr>
        <w:t>S status (AP/IL/AL).</w:t>
      </w:r>
    </w:p>
    <w:p w14:paraId="43F7B1D1" w14:textId="77777777" w:rsidR="008042C2" w:rsidRDefault="008042C2" w:rsidP="008042C2">
      <w:pPr>
        <w:pStyle w:val="BodyText"/>
        <w:spacing w:after="0"/>
        <w:jc w:val="both"/>
        <w:rPr>
          <w:rFonts w:cs="Arial"/>
        </w:rPr>
      </w:pPr>
      <w:r>
        <w:rPr>
          <w:rFonts w:cs="Arial"/>
        </w:rPr>
        <w:t>Next Forced surrender action on same policy should be initiated only at next loan capitalisation.</w:t>
      </w:r>
    </w:p>
    <w:p w14:paraId="5AC5CF78" w14:textId="77777777" w:rsidR="008042C2" w:rsidRPr="008042C2" w:rsidRDefault="008042C2" w:rsidP="008042C2"/>
    <w:p w14:paraId="5B3AAE16" w14:textId="3A2A6DDC" w:rsidR="0039722E" w:rsidRPr="00221134" w:rsidRDefault="00054020" w:rsidP="0039722E">
      <w:pPr>
        <w:pStyle w:val="Heading2"/>
      </w:pPr>
      <w:r>
        <w:t>Forced</w:t>
      </w:r>
      <w:r w:rsidR="0039722E" w:rsidRPr="00221134">
        <w:t xml:space="preserve"> </w:t>
      </w:r>
      <w:r>
        <w:t>S</w:t>
      </w:r>
      <w:r w:rsidR="0039722E" w:rsidRPr="00221134">
        <w:t>urrender Screens</w:t>
      </w:r>
      <w:bookmarkEnd w:id="28"/>
    </w:p>
    <w:p w14:paraId="7535565C" w14:textId="77777777" w:rsidR="0039722E" w:rsidRPr="00221134" w:rsidRDefault="0039722E" w:rsidP="0039722E">
      <w:pPr>
        <w:pStyle w:val="Heading3"/>
      </w:pPr>
      <w:bookmarkStart w:id="31" w:name="_Toc23846141"/>
      <w:r w:rsidRPr="00221134">
        <w:t>Approver</w:t>
      </w:r>
      <w:bookmarkEnd w:id="31"/>
    </w:p>
    <w:p w14:paraId="1A3EF57F" w14:textId="77777777" w:rsidR="0039722E" w:rsidRPr="00221134" w:rsidRDefault="0039722E" w:rsidP="0039722E"/>
    <w:p w14:paraId="7C5CB62A" w14:textId="77777777" w:rsidR="0039722E" w:rsidRPr="00221134" w:rsidRDefault="0039722E" w:rsidP="0039722E">
      <w:r w:rsidRPr="00221134">
        <w:rPr>
          <w:noProof/>
        </w:rPr>
        <w:drawing>
          <wp:inline distT="0" distB="0" distL="0" distR="0" wp14:anchorId="44063324" wp14:editId="5D161557">
            <wp:extent cx="5674360" cy="3035935"/>
            <wp:effectExtent l="0" t="0" r="2540" b="0"/>
            <wp:docPr id="194" name="Picture 19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descr="A screenshot of a computer&#10;&#10;AI-generated content may be incorrect."/>
                    <pic:cNvPicPr/>
                  </pic:nvPicPr>
                  <pic:blipFill>
                    <a:blip r:embed="rId8"/>
                    <a:stretch>
                      <a:fillRect/>
                    </a:stretch>
                  </pic:blipFill>
                  <pic:spPr>
                    <a:xfrm>
                      <a:off x="0" y="0"/>
                      <a:ext cx="5674360" cy="3035935"/>
                    </a:xfrm>
                    <a:prstGeom prst="rect">
                      <a:avLst/>
                    </a:prstGeom>
                  </pic:spPr>
                </pic:pic>
              </a:graphicData>
            </a:graphic>
          </wp:inline>
        </w:drawing>
      </w:r>
    </w:p>
    <w:p w14:paraId="0BC56FD5" w14:textId="18A16D4B" w:rsidR="0039722E" w:rsidRDefault="00873C0F" w:rsidP="0039722E">
      <w:r>
        <w:rPr>
          <w:rFonts w:cs="Arial"/>
          <w:noProof/>
        </w:rPr>
        <w:drawing>
          <wp:inline distT="0" distB="0" distL="0" distR="0" wp14:anchorId="03EA8CB9" wp14:editId="056D0C71">
            <wp:extent cx="5674360" cy="2253608"/>
            <wp:effectExtent l="0" t="0" r="2540" b="0"/>
            <wp:docPr id="51020280" name="Picture 5102028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0280" name="Picture 51020280"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4360" cy="2253608"/>
                    </a:xfrm>
                    <a:prstGeom prst="rect">
                      <a:avLst/>
                    </a:prstGeom>
                    <a:noFill/>
                    <a:ln>
                      <a:noFill/>
                    </a:ln>
                  </pic:spPr>
                </pic:pic>
              </a:graphicData>
            </a:graphic>
          </wp:inline>
        </w:drawing>
      </w:r>
    </w:p>
    <w:p w14:paraId="11E4644E" w14:textId="652B49B9" w:rsidR="00873C0F" w:rsidRPr="00221134" w:rsidRDefault="00F431E6" w:rsidP="0039722E">
      <w:r w:rsidRPr="00F431E6">
        <w:lastRenderedPageBreak/>
        <w:drawing>
          <wp:inline distT="0" distB="0" distL="0" distR="0" wp14:anchorId="48B83053" wp14:editId="2DD65377">
            <wp:extent cx="5674360" cy="1227455"/>
            <wp:effectExtent l="0" t="0" r="2540" b="0"/>
            <wp:docPr id="556020969" name="Picture 1" descr="A blue and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20969" name="Picture 1" descr="A blue and white rectangular object&#10;&#10;AI-generated content may be incorrect."/>
                    <pic:cNvPicPr/>
                  </pic:nvPicPr>
                  <pic:blipFill>
                    <a:blip r:embed="rId10"/>
                    <a:stretch>
                      <a:fillRect/>
                    </a:stretch>
                  </pic:blipFill>
                  <pic:spPr>
                    <a:xfrm>
                      <a:off x="0" y="0"/>
                      <a:ext cx="5674360" cy="1227455"/>
                    </a:xfrm>
                    <a:prstGeom prst="rect">
                      <a:avLst/>
                    </a:prstGeom>
                  </pic:spPr>
                </pic:pic>
              </a:graphicData>
            </a:graphic>
          </wp:inline>
        </w:drawing>
      </w:r>
    </w:p>
    <w:p w14:paraId="305FFA8C" w14:textId="77777777" w:rsidR="0039722E" w:rsidRPr="00221134" w:rsidRDefault="0039722E" w:rsidP="0039722E">
      <w:r w:rsidRPr="00221134">
        <w:rPr>
          <w:noProof/>
        </w:rPr>
        <w:drawing>
          <wp:inline distT="0" distB="0" distL="0" distR="0" wp14:anchorId="68A1C97C" wp14:editId="05F9D968">
            <wp:extent cx="5674360" cy="2602230"/>
            <wp:effectExtent l="0" t="0" r="2540" b="7620"/>
            <wp:docPr id="33"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AI-generated content may be incorrect."/>
                    <pic:cNvPicPr/>
                  </pic:nvPicPr>
                  <pic:blipFill>
                    <a:blip r:embed="rId11"/>
                    <a:stretch>
                      <a:fillRect/>
                    </a:stretch>
                  </pic:blipFill>
                  <pic:spPr>
                    <a:xfrm>
                      <a:off x="0" y="0"/>
                      <a:ext cx="5674360" cy="2602230"/>
                    </a:xfrm>
                    <a:prstGeom prst="rect">
                      <a:avLst/>
                    </a:prstGeom>
                  </pic:spPr>
                </pic:pic>
              </a:graphicData>
            </a:graphic>
          </wp:inline>
        </w:drawing>
      </w:r>
    </w:p>
    <w:p w14:paraId="6D1BA13A" w14:textId="77777777" w:rsidR="0039722E" w:rsidRDefault="0039722E" w:rsidP="0039722E"/>
    <w:p w14:paraId="41FE751B" w14:textId="77777777" w:rsidR="00873C0F" w:rsidRDefault="00873C0F" w:rsidP="00873C0F">
      <w:pPr>
        <w:jc w:val="both"/>
      </w:pPr>
      <w:r>
        <w:t>List of documents section should not be displayed for these cases.</w:t>
      </w:r>
    </w:p>
    <w:p w14:paraId="59DF53D7" w14:textId="77777777" w:rsidR="00873C0F" w:rsidRDefault="00873C0F" w:rsidP="00873C0F">
      <w:pPr>
        <w:jc w:val="both"/>
      </w:pPr>
      <w:r>
        <w:t>Approver can take decisions as given in above button.</w:t>
      </w:r>
    </w:p>
    <w:p w14:paraId="09D4E0A8" w14:textId="54714AFC" w:rsidR="00873C0F" w:rsidRDefault="00873C0F" w:rsidP="00873C0F">
      <w:pPr>
        <w:pStyle w:val="ListParagraph"/>
        <w:widowControl w:val="0"/>
        <w:numPr>
          <w:ilvl w:val="0"/>
          <w:numId w:val="9"/>
        </w:numPr>
        <w:suppressAutoHyphens/>
        <w:spacing w:after="0" w:line="240" w:lineRule="atLeast"/>
        <w:jc w:val="both"/>
      </w:pPr>
      <w:r>
        <w:t xml:space="preserve">Approve - Approves, system should check the net surrender value is more than or equal </w:t>
      </w:r>
      <w:proofErr w:type="gramStart"/>
      <w:r>
        <w:t xml:space="preserve">to </w:t>
      </w:r>
      <w:r w:rsidR="00F431E6">
        <w:t xml:space="preserve"> prescribed</w:t>
      </w:r>
      <w:proofErr w:type="gramEnd"/>
      <w:r w:rsidR="00F431E6">
        <w:t xml:space="preserve"> </w:t>
      </w:r>
      <w:proofErr w:type="spellStart"/>
      <w:r w:rsidR="00F431E6">
        <w:t>amount</w:t>
      </w:r>
      <w:r w:rsidRPr="00873C0F">
        <w:rPr>
          <w:b/>
          <w:bCs/>
        </w:rPr>
        <w:t>should</w:t>
      </w:r>
      <w:proofErr w:type="spellEnd"/>
      <w:r w:rsidRPr="00873C0F">
        <w:rPr>
          <w:b/>
          <w:bCs/>
        </w:rPr>
        <w:t xml:space="preserve"> be configurable as desired by Business rule)</w:t>
      </w:r>
      <w:r>
        <w:t xml:space="preserve">. If it is yes, the existing policy to be changed to “reduced paid up policy” with the net surrender value amount as the new Sum Assured.  Policy status would be changed to AU. </w:t>
      </w:r>
    </w:p>
    <w:p w14:paraId="46BB49F3" w14:textId="0CA8AD35" w:rsidR="00873C0F" w:rsidRDefault="00873C0F" w:rsidP="00873C0F">
      <w:pPr>
        <w:pStyle w:val="ListParagraph"/>
        <w:jc w:val="both"/>
      </w:pPr>
      <w:r>
        <w:t xml:space="preserve">If net surrender value is less than </w:t>
      </w:r>
      <w:proofErr w:type="spellStart"/>
      <w:r w:rsidR="00F431E6">
        <w:t>presecribed</w:t>
      </w:r>
      <w:proofErr w:type="spellEnd"/>
      <w:r w:rsidR="00F431E6">
        <w:t xml:space="preserve"> </w:t>
      </w:r>
      <w:proofErr w:type="gramStart"/>
      <w:r w:rsidR="00F431E6">
        <w:t>amount</w:t>
      </w:r>
      <w:r>
        <w:t>(</w:t>
      </w:r>
      <w:proofErr w:type="gramEnd"/>
      <w:r w:rsidRPr="00873C0F">
        <w:rPr>
          <w:b/>
          <w:bCs/>
        </w:rPr>
        <w:t>should be configurable as desired by Business rule</w:t>
      </w:r>
      <w:r>
        <w:rPr>
          <w:b/>
          <w:bCs/>
        </w:rPr>
        <w:t>)</w:t>
      </w:r>
      <w:r>
        <w:t>, surrender event should be processed and policy status should be changed to T</w:t>
      </w:r>
      <w:r w:rsidR="00F749CA">
        <w:t>erminated auto surrender from Pending Auto surrender</w:t>
      </w:r>
      <w:r>
        <w:t>.</w:t>
      </w:r>
    </w:p>
    <w:p w14:paraId="1A10BC9B" w14:textId="77777777" w:rsidR="00873C0F" w:rsidRDefault="00873C0F" w:rsidP="00873C0F">
      <w:pPr>
        <w:pStyle w:val="ListParagraph"/>
        <w:numPr>
          <w:ilvl w:val="0"/>
          <w:numId w:val="9"/>
        </w:numPr>
        <w:spacing w:after="0" w:line="240" w:lineRule="auto"/>
        <w:jc w:val="both"/>
      </w:pPr>
      <w:r>
        <w:t xml:space="preserve">Once the approver approves, respective Forced Surrender </w:t>
      </w:r>
      <w:proofErr w:type="gramStart"/>
      <w:r>
        <w:t>letter</w:t>
      </w:r>
      <w:proofErr w:type="gramEnd"/>
      <w:r>
        <w:t xml:space="preserve"> should be sent as given in below section.</w:t>
      </w:r>
    </w:p>
    <w:p w14:paraId="0F204B2C" w14:textId="77777777" w:rsidR="00873C0F" w:rsidRDefault="00873C0F" w:rsidP="00873C0F">
      <w:pPr>
        <w:pStyle w:val="ListParagraph"/>
        <w:widowControl w:val="0"/>
        <w:numPr>
          <w:ilvl w:val="0"/>
          <w:numId w:val="9"/>
        </w:numPr>
        <w:suppressAutoHyphens/>
        <w:spacing w:after="0" w:line="240" w:lineRule="atLeast"/>
        <w:jc w:val="both"/>
      </w:pPr>
      <w:r>
        <w:t xml:space="preserve">View documents – Click on view documents will be </w:t>
      </w:r>
      <w:proofErr w:type="gramStart"/>
      <w:r>
        <w:t>enable</w:t>
      </w:r>
      <w:proofErr w:type="gramEnd"/>
      <w:r>
        <w:t xml:space="preserve"> to view policy docket, any other documents received from customer. </w:t>
      </w:r>
    </w:p>
    <w:p w14:paraId="64F087B0" w14:textId="77777777" w:rsidR="00873C0F" w:rsidRDefault="00873C0F" w:rsidP="00873C0F">
      <w:pPr>
        <w:pStyle w:val="ListParagraph"/>
        <w:widowControl w:val="0"/>
        <w:numPr>
          <w:ilvl w:val="0"/>
          <w:numId w:val="9"/>
        </w:numPr>
        <w:suppressAutoHyphens/>
        <w:spacing w:after="0" w:line="240" w:lineRule="atLeast"/>
        <w:jc w:val="both"/>
      </w:pPr>
      <w:r>
        <w:t>Add comments – enable user to add comments if required</w:t>
      </w:r>
    </w:p>
    <w:p w14:paraId="7A924752" w14:textId="77777777" w:rsidR="00873C0F" w:rsidRDefault="00873C0F" w:rsidP="00873C0F">
      <w:pPr>
        <w:pStyle w:val="ListParagraph"/>
        <w:widowControl w:val="0"/>
        <w:numPr>
          <w:ilvl w:val="0"/>
          <w:numId w:val="9"/>
        </w:numPr>
        <w:suppressAutoHyphens/>
        <w:spacing w:after="0" w:line="240" w:lineRule="atLeast"/>
        <w:jc w:val="both"/>
      </w:pPr>
      <w:r>
        <w:t>Request history – allow user to view the history of transaction</w:t>
      </w:r>
    </w:p>
    <w:p w14:paraId="58C71391" w14:textId="77777777" w:rsidR="00873C0F" w:rsidRDefault="00873C0F" w:rsidP="00873C0F">
      <w:pPr>
        <w:pStyle w:val="ListParagraph"/>
        <w:widowControl w:val="0"/>
        <w:numPr>
          <w:ilvl w:val="0"/>
          <w:numId w:val="9"/>
        </w:numPr>
        <w:suppressAutoHyphens/>
        <w:spacing w:after="0" w:line="240" w:lineRule="atLeast"/>
        <w:jc w:val="both"/>
      </w:pPr>
      <w:r>
        <w:t>Cancel – enable to user to cancel the page and go back to inbox</w:t>
      </w:r>
    </w:p>
    <w:p w14:paraId="68468866" w14:textId="77777777" w:rsidR="00873C0F" w:rsidRDefault="00873C0F" w:rsidP="00873C0F">
      <w:pPr>
        <w:spacing w:line="240" w:lineRule="auto"/>
      </w:pPr>
    </w:p>
    <w:p w14:paraId="50108CDA" w14:textId="77777777" w:rsidR="00D24026" w:rsidRDefault="00D24026" w:rsidP="00D24026">
      <w:pPr>
        <w:pStyle w:val="BodyText"/>
        <w:spacing w:after="0"/>
        <w:ind w:left="360"/>
        <w:rPr>
          <w:rFonts w:cs="Arial"/>
        </w:rPr>
      </w:pPr>
    </w:p>
    <w:p w14:paraId="25F8799D" w14:textId="77777777" w:rsidR="00D24026" w:rsidRDefault="00D24026" w:rsidP="00D24026">
      <w:pPr>
        <w:pStyle w:val="BodyText"/>
        <w:numPr>
          <w:ilvl w:val="0"/>
          <w:numId w:val="8"/>
        </w:numPr>
        <w:spacing w:after="0"/>
        <w:jc w:val="both"/>
        <w:rPr>
          <w:rFonts w:cs="Arial"/>
        </w:rPr>
      </w:pPr>
      <w:r>
        <w:rPr>
          <w:rFonts w:cs="Arial"/>
        </w:rPr>
        <w:t>Request type should be marked as Forced Surrender.  When approver clicks on the item, it automatically reserves to the user. This would take user to the surrender screen.</w:t>
      </w:r>
    </w:p>
    <w:p w14:paraId="485E3D86" w14:textId="77777777" w:rsidR="00D24026" w:rsidRDefault="00D24026" w:rsidP="00D24026">
      <w:pPr>
        <w:pStyle w:val="BodyText"/>
        <w:numPr>
          <w:ilvl w:val="0"/>
          <w:numId w:val="8"/>
        </w:numPr>
        <w:spacing w:after="0"/>
        <w:jc w:val="both"/>
        <w:rPr>
          <w:rFonts w:cs="Arial"/>
        </w:rPr>
      </w:pPr>
      <w:r>
        <w:rPr>
          <w:rFonts w:cs="Arial"/>
        </w:rPr>
        <w:lastRenderedPageBreak/>
        <w:t>In below screen – Reason would be shown automatically as Loan interest default, Request date should be the date when workflow triggers the policy for Forced Surrender. This date should be allowed to change and surrender quote should be modified according to the request date.</w:t>
      </w:r>
    </w:p>
    <w:p w14:paraId="626B0E13" w14:textId="77777777" w:rsidR="00D24026" w:rsidRPr="00672E5C" w:rsidRDefault="00D24026" w:rsidP="00D24026">
      <w:pPr>
        <w:pStyle w:val="BodyText"/>
        <w:numPr>
          <w:ilvl w:val="0"/>
          <w:numId w:val="8"/>
        </w:numPr>
        <w:spacing w:after="0"/>
        <w:jc w:val="both"/>
        <w:rPr>
          <w:rFonts w:cs="Arial"/>
        </w:rPr>
      </w:pPr>
      <w:r>
        <w:rPr>
          <w:rFonts w:cs="Arial"/>
        </w:rPr>
        <w:t xml:space="preserve"> Disbursement method should be appearing in dropdown </w:t>
      </w:r>
      <w:r w:rsidRPr="00672E5C">
        <w:rPr>
          <w:rFonts w:cs="Arial"/>
        </w:rPr>
        <w:t>Cash or Cheque.</w:t>
      </w:r>
    </w:p>
    <w:p w14:paraId="4007EB49" w14:textId="77777777" w:rsidR="00D24026" w:rsidRDefault="00D24026" w:rsidP="00D24026">
      <w:pPr>
        <w:pStyle w:val="BodyText"/>
        <w:numPr>
          <w:ilvl w:val="0"/>
          <w:numId w:val="8"/>
        </w:numPr>
        <w:spacing w:after="0"/>
        <w:jc w:val="both"/>
        <w:rPr>
          <w:rFonts w:cs="Arial"/>
        </w:rPr>
      </w:pPr>
      <w:r>
        <w:rPr>
          <w:rFonts w:cs="Arial"/>
        </w:rPr>
        <w:t>If the amount to be refunded above 20,000 (if required), disbursement method automatically switched to Cheque.</w:t>
      </w:r>
    </w:p>
    <w:p w14:paraId="0ADA1714" w14:textId="77777777" w:rsidR="00D24026" w:rsidRDefault="00D24026" w:rsidP="00D24026">
      <w:pPr>
        <w:pStyle w:val="BodyText"/>
        <w:numPr>
          <w:ilvl w:val="0"/>
          <w:numId w:val="8"/>
        </w:numPr>
        <w:spacing w:after="0"/>
        <w:jc w:val="both"/>
        <w:rPr>
          <w:rFonts w:cs="Arial"/>
        </w:rPr>
      </w:pPr>
      <w:r>
        <w:rPr>
          <w:rFonts w:cs="Arial"/>
        </w:rPr>
        <w:t>Approver can view the net surrender value through the surrender quote displayed on screen.</w:t>
      </w:r>
    </w:p>
    <w:p w14:paraId="6BB41FA6" w14:textId="77777777" w:rsidR="00D24026" w:rsidRDefault="00D24026" w:rsidP="00D24026">
      <w:pPr>
        <w:pStyle w:val="BodyText"/>
        <w:spacing w:after="0"/>
        <w:ind w:left="360"/>
        <w:rPr>
          <w:rFonts w:cs="Arial"/>
        </w:rPr>
      </w:pPr>
    </w:p>
    <w:p w14:paraId="782F04C9" w14:textId="77777777" w:rsidR="00D24026" w:rsidRDefault="00D24026" w:rsidP="00D24026">
      <w:pPr>
        <w:pStyle w:val="BodyText"/>
        <w:spacing w:after="0"/>
        <w:ind w:left="360"/>
        <w:rPr>
          <w:rFonts w:cs="Arial"/>
        </w:rPr>
      </w:pPr>
      <w:r>
        <w:rPr>
          <w:rFonts w:cs="Arial"/>
        </w:rPr>
        <w:t>Remove the available loan on policy on the screen</w:t>
      </w:r>
    </w:p>
    <w:p w14:paraId="3ED778FF" w14:textId="77777777" w:rsidR="00D24026" w:rsidRDefault="00D24026" w:rsidP="00D24026">
      <w:pPr>
        <w:pStyle w:val="BodyText"/>
        <w:spacing w:after="0"/>
        <w:ind w:left="360"/>
        <w:rPr>
          <w:rFonts w:cs="Arial"/>
        </w:rPr>
      </w:pPr>
    </w:p>
    <w:p w14:paraId="59C5CEFC" w14:textId="77777777" w:rsidR="00D24026" w:rsidRPr="00221134" w:rsidRDefault="00D24026" w:rsidP="0039722E"/>
    <w:tbl>
      <w:tblPr>
        <w:tblpPr w:leftFromText="180" w:rightFromText="180" w:vertAnchor="text" w:horzAnchor="margin" w:tblpY="146"/>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
        <w:gridCol w:w="1323"/>
        <w:gridCol w:w="1490"/>
        <w:gridCol w:w="1202"/>
        <w:gridCol w:w="1294"/>
        <w:gridCol w:w="1519"/>
        <w:gridCol w:w="2155"/>
      </w:tblGrid>
      <w:tr w:rsidR="00E0201D" w:rsidRPr="00B661D9" w14:paraId="44D2FE27" w14:textId="77777777" w:rsidTr="002D7BB8">
        <w:trPr>
          <w:trHeight w:val="785"/>
          <w:tblHeader/>
        </w:trPr>
        <w:tc>
          <w:tcPr>
            <w:tcW w:w="600" w:type="dxa"/>
            <w:shd w:val="clear" w:color="auto" w:fill="B7D4EF" w:themeFill="text2" w:themeFillTint="33"/>
          </w:tcPr>
          <w:p w14:paraId="5964EECE" w14:textId="77777777" w:rsidR="00E0201D" w:rsidRPr="00B661D9" w:rsidRDefault="00E0201D" w:rsidP="002D7BB8">
            <w:pPr>
              <w:spacing w:line="240" w:lineRule="auto"/>
              <w:jc w:val="center"/>
              <w:rPr>
                <w:rFonts w:cs="Arial"/>
                <w:b/>
                <w:bCs/>
                <w:color w:val="000000" w:themeColor="text1"/>
              </w:rPr>
            </w:pPr>
            <w:bookmarkStart w:id="32" w:name="_Toc23846142"/>
            <w:r>
              <w:rPr>
                <w:rFonts w:cs="Arial"/>
                <w:b/>
                <w:bCs/>
                <w:color w:val="000000" w:themeColor="text1"/>
              </w:rPr>
              <w:t>Sr No</w:t>
            </w:r>
          </w:p>
        </w:tc>
        <w:tc>
          <w:tcPr>
            <w:tcW w:w="0" w:type="auto"/>
            <w:shd w:val="clear" w:color="auto" w:fill="B7D4EF" w:themeFill="text2" w:themeFillTint="33"/>
          </w:tcPr>
          <w:p w14:paraId="102A39D8" w14:textId="77777777" w:rsidR="00E0201D" w:rsidRPr="00B661D9" w:rsidRDefault="00E0201D" w:rsidP="002D7BB8">
            <w:pPr>
              <w:spacing w:line="240" w:lineRule="auto"/>
              <w:jc w:val="center"/>
              <w:rPr>
                <w:rFonts w:cs="Arial"/>
                <w:b/>
                <w:bCs/>
                <w:color w:val="000000" w:themeColor="text1"/>
              </w:rPr>
            </w:pPr>
            <w:r w:rsidRPr="00B661D9">
              <w:rPr>
                <w:rFonts w:cs="Arial"/>
                <w:b/>
                <w:bCs/>
                <w:color w:val="000000" w:themeColor="text1"/>
                <w:szCs w:val="24"/>
              </w:rPr>
              <w:t>Field Name</w:t>
            </w:r>
          </w:p>
        </w:tc>
        <w:tc>
          <w:tcPr>
            <w:tcW w:w="0" w:type="auto"/>
            <w:shd w:val="clear" w:color="auto" w:fill="B7D4EF" w:themeFill="text2" w:themeFillTint="33"/>
          </w:tcPr>
          <w:p w14:paraId="3EF9C140" w14:textId="77777777" w:rsidR="00E0201D" w:rsidRPr="00B661D9" w:rsidRDefault="00E0201D" w:rsidP="002D7BB8">
            <w:pPr>
              <w:spacing w:line="240" w:lineRule="auto"/>
              <w:jc w:val="center"/>
              <w:rPr>
                <w:rFonts w:cs="Arial"/>
                <w:b/>
                <w:bCs/>
                <w:color w:val="000000" w:themeColor="text1"/>
              </w:rPr>
            </w:pPr>
            <w:r w:rsidRPr="00B661D9">
              <w:rPr>
                <w:rFonts w:cs="Arial"/>
                <w:b/>
                <w:bCs/>
                <w:color w:val="000000" w:themeColor="text1"/>
                <w:szCs w:val="24"/>
              </w:rPr>
              <w:t>Data Type/ Format</w:t>
            </w:r>
          </w:p>
        </w:tc>
        <w:tc>
          <w:tcPr>
            <w:tcW w:w="1217" w:type="dxa"/>
            <w:shd w:val="clear" w:color="auto" w:fill="B7D4EF" w:themeFill="text2" w:themeFillTint="33"/>
          </w:tcPr>
          <w:p w14:paraId="0E778D6B" w14:textId="77777777" w:rsidR="00E0201D" w:rsidRPr="00B661D9" w:rsidRDefault="00E0201D" w:rsidP="002D7BB8">
            <w:pPr>
              <w:spacing w:line="240" w:lineRule="auto"/>
              <w:jc w:val="center"/>
              <w:rPr>
                <w:rFonts w:cs="Arial"/>
                <w:b/>
                <w:bCs/>
                <w:color w:val="000000" w:themeColor="text1"/>
              </w:rPr>
            </w:pPr>
            <w:r w:rsidRPr="00B661D9">
              <w:rPr>
                <w:rFonts w:cs="Arial"/>
                <w:b/>
                <w:bCs/>
                <w:color w:val="000000" w:themeColor="text1"/>
                <w:szCs w:val="24"/>
              </w:rPr>
              <w:t>UI Display</w:t>
            </w:r>
          </w:p>
        </w:tc>
        <w:tc>
          <w:tcPr>
            <w:tcW w:w="1296" w:type="dxa"/>
            <w:shd w:val="clear" w:color="auto" w:fill="B7D4EF" w:themeFill="text2" w:themeFillTint="33"/>
          </w:tcPr>
          <w:p w14:paraId="1B78FB32" w14:textId="77777777" w:rsidR="00E0201D" w:rsidRPr="00B661D9" w:rsidRDefault="00E0201D" w:rsidP="002D7BB8">
            <w:pPr>
              <w:spacing w:line="240" w:lineRule="auto"/>
              <w:jc w:val="center"/>
              <w:rPr>
                <w:rFonts w:cs="Arial"/>
                <w:b/>
                <w:bCs/>
                <w:color w:val="000000" w:themeColor="text1"/>
              </w:rPr>
            </w:pPr>
            <w:r w:rsidRPr="00B661D9">
              <w:rPr>
                <w:rFonts w:cs="Arial"/>
                <w:b/>
                <w:bCs/>
                <w:color w:val="000000" w:themeColor="text1"/>
                <w:szCs w:val="24"/>
              </w:rPr>
              <w:t>Properties</w:t>
            </w:r>
          </w:p>
        </w:tc>
        <w:tc>
          <w:tcPr>
            <w:tcW w:w="1520" w:type="dxa"/>
            <w:shd w:val="clear" w:color="auto" w:fill="B7D4EF" w:themeFill="text2" w:themeFillTint="33"/>
          </w:tcPr>
          <w:p w14:paraId="0B495EEC" w14:textId="77777777" w:rsidR="00E0201D" w:rsidRPr="00B661D9" w:rsidRDefault="00E0201D" w:rsidP="002D7BB8">
            <w:pPr>
              <w:spacing w:line="240" w:lineRule="auto"/>
              <w:jc w:val="center"/>
              <w:rPr>
                <w:rFonts w:cs="Arial"/>
                <w:b/>
                <w:bCs/>
                <w:color w:val="000000" w:themeColor="text1"/>
                <w:szCs w:val="24"/>
              </w:rPr>
            </w:pPr>
            <w:r w:rsidRPr="00B661D9">
              <w:rPr>
                <w:rFonts w:cs="Arial"/>
                <w:b/>
                <w:bCs/>
                <w:color w:val="000000" w:themeColor="text1"/>
                <w:szCs w:val="24"/>
              </w:rPr>
              <w:t>Validation</w:t>
            </w:r>
          </w:p>
        </w:tc>
        <w:tc>
          <w:tcPr>
            <w:tcW w:w="2221" w:type="dxa"/>
            <w:shd w:val="clear" w:color="auto" w:fill="B7D4EF" w:themeFill="text2" w:themeFillTint="33"/>
          </w:tcPr>
          <w:p w14:paraId="18CB283A" w14:textId="77777777" w:rsidR="00E0201D" w:rsidRPr="00B661D9" w:rsidRDefault="00E0201D" w:rsidP="002D7BB8">
            <w:pPr>
              <w:spacing w:line="240" w:lineRule="auto"/>
              <w:jc w:val="center"/>
              <w:rPr>
                <w:rFonts w:cs="Arial"/>
                <w:b/>
                <w:bCs/>
                <w:color w:val="000000" w:themeColor="text1"/>
                <w:szCs w:val="24"/>
              </w:rPr>
            </w:pPr>
            <w:r>
              <w:rPr>
                <w:rFonts w:cs="Arial"/>
                <w:b/>
                <w:bCs/>
                <w:color w:val="000000" w:themeColor="text1"/>
                <w:szCs w:val="24"/>
              </w:rPr>
              <w:t>Validation message</w:t>
            </w:r>
          </w:p>
        </w:tc>
      </w:tr>
      <w:tr w:rsidR="00E0201D" w:rsidRPr="00B661D9" w14:paraId="2F57A8C2" w14:textId="77777777" w:rsidTr="002D7BB8">
        <w:trPr>
          <w:trHeight w:val="566"/>
        </w:trPr>
        <w:tc>
          <w:tcPr>
            <w:tcW w:w="600" w:type="dxa"/>
            <w:vAlign w:val="bottom"/>
          </w:tcPr>
          <w:p w14:paraId="6D6D0A23" w14:textId="77777777" w:rsidR="00E0201D" w:rsidRPr="00B661D9" w:rsidRDefault="00E0201D" w:rsidP="002D7BB8">
            <w:pPr>
              <w:spacing w:line="240" w:lineRule="auto"/>
              <w:rPr>
                <w:rFonts w:cs="Arial"/>
                <w:color w:val="000000" w:themeColor="text1"/>
              </w:rPr>
            </w:pPr>
            <w:r>
              <w:rPr>
                <w:rFonts w:cs="Arial"/>
                <w:color w:val="000000" w:themeColor="text1"/>
              </w:rPr>
              <w:t>1</w:t>
            </w:r>
          </w:p>
        </w:tc>
        <w:tc>
          <w:tcPr>
            <w:tcW w:w="0" w:type="auto"/>
            <w:vAlign w:val="bottom"/>
          </w:tcPr>
          <w:p w14:paraId="0B2AD71B" w14:textId="77777777" w:rsidR="00E0201D" w:rsidRPr="00B661D9" w:rsidRDefault="00E0201D" w:rsidP="002D7BB8">
            <w:pPr>
              <w:spacing w:line="240" w:lineRule="auto"/>
              <w:rPr>
                <w:rFonts w:cs="Arial"/>
                <w:color w:val="000000" w:themeColor="text1"/>
              </w:rPr>
            </w:pPr>
            <w:r>
              <w:t>Surrender Request Date</w:t>
            </w:r>
          </w:p>
        </w:tc>
        <w:tc>
          <w:tcPr>
            <w:tcW w:w="0" w:type="auto"/>
            <w:vAlign w:val="bottom"/>
          </w:tcPr>
          <w:p w14:paraId="058AD9FD" w14:textId="77777777" w:rsidR="00E0201D" w:rsidRPr="00B661D9" w:rsidRDefault="00E0201D" w:rsidP="002D7BB8">
            <w:pPr>
              <w:spacing w:line="240" w:lineRule="auto"/>
              <w:rPr>
                <w:rFonts w:cs="Arial"/>
                <w:color w:val="000000" w:themeColor="text1"/>
              </w:rPr>
            </w:pPr>
            <w:r>
              <w:rPr>
                <w:rFonts w:cs="Arial"/>
                <w:color w:val="000000" w:themeColor="text1"/>
              </w:rPr>
              <w:t>DD/MM/YYYY</w:t>
            </w:r>
          </w:p>
        </w:tc>
        <w:tc>
          <w:tcPr>
            <w:tcW w:w="1217" w:type="dxa"/>
            <w:vAlign w:val="bottom"/>
          </w:tcPr>
          <w:p w14:paraId="3AD974B6" w14:textId="77777777" w:rsidR="00E0201D" w:rsidRPr="00B661D9" w:rsidRDefault="00E0201D" w:rsidP="002D7BB8">
            <w:pPr>
              <w:spacing w:line="240" w:lineRule="auto"/>
              <w:rPr>
                <w:rFonts w:cs="Arial"/>
                <w:color w:val="000000" w:themeColor="text1"/>
              </w:rPr>
            </w:pPr>
            <w:r>
              <w:rPr>
                <w:rFonts w:cs="Arial"/>
                <w:color w:val="000000" w:themeColor="text1"/>
              </w:rPr>
              <w:t>Auto display and not editable</w:t>
            </w:r>
          </w:p>
        </w:tc>
        <w:tc>
          <w:tcPr>
            <w:tcW w:w="1296" w:type="dxa"/>
            <w:vAlign w:val="bottom"/>
          </w:tcPr>
          <w:p w14:paraId="435F2DA1" w14:textId="77777777" w:rsidR="00E0201D" w:rsidRPr="00B661D9" w:rsidRDefault="00E0201D" w:rsidP="002D7BB8">
            <w:pPr>
              <w:spacing w:line="240" w:lineRule="auto"/>
              <w:rPr>
                <w:rFonts w:cs="Arial"/>
                <w:color w:val="000000" w:themeColor="text1"/>
              </w:rPr>
            </w:pPr>
            <w:r>
              <w:rPr>
                <w:rFonts w:cs="Arial"/>
                <w:color w:val="000000" w:themeColor="text1"/>
              </w:rPr>
              <w:t>Data field rule</w:t>
            </w:r>
          </w:p>
        </w:tc>
        <w:tc>
          <w:tcPr>
            <w:tcW w:w="1520" w:type="dxa"/>
          </w:tcPr>
          <w:p w14:paraId="35664637" w14:textId="77777777" w:rsidR="00E0201D" w:rsidRDefault="00E0201D" w:rsidP="002D7BB8">
            <w:pPr>
              <w:spacing w:line="240" w:lineRule="auto"/>
              <w:rPr>
                <w:rFonts w:cs="Arial"/>
                <w:color w:val="000000" w:themeColor="text1"/>
              </w:rPr>
            </w:pPr>
            <w:r>
              <w:rPr>
                <w:rFonts w:cs="Arial"/>
                <w:color w:val="000000" w:themeColor="text1"/>
              </w:rPr>
              <w:t>It is mandatory field.</w:t>
            </w:r>
          </w:p>
          <w:p w14:paraId="2FA085D2" w14:textId="77777777" w:rsidR="00E0201D" w:rsidRPr="00B661D9" w:rsidRDefault="00E0201D" w:rsidP="002D7BB8">
            <w:pPr>
              <w:spacing w:line="240" w:lineRule="auto"/>
              <w:rPr>
                <w:rFonts w:cs="Arial"/>
                <w:color w:val="000000" w:themeColor="text1"/>
              </w:rPr>
            </w:pPr>
            <w:r>
              <w:rPr>
                <w:rFonts w:cs="Arial"/>
                <w:color w:val="000000" w:themeColor="text1"/>
              </w:rPr>
              <w:t xml:space="preserve">Should be auto populated as </w:t>
            </w:r>
            <w:r>
              <w:rPr>
                <w:rFonts w:cs="Arial"/>
                <w:color w:val="000000" w:themeColor="text1"/>
                <w:vertAlign w:val="superscript"/>
              </w:rPr>
              <w:t xml:space="preserve"> </w:t>
            </w:r>
            <w:r w:rsidRPr="00732B77">
              <w:rPr>
                <w:rFonts w:cs="Arial"/>
              </w:rPr>
              <w:t xml:space="preserve"> the date of the 3rd unpaid loan interest due date</w:t>
            </w:r>
            <w:r>
              <w:rPr>
                <w:rFonts w:cs="Arial"/>
              </w:rPr>
              <w:t>.</w:t>
            </w:r>
            <w:r>
              <w:rPr>
                <w:rFonts w:cs="Arial"/>
                <w:color w:val="000000" w:themeColor="text1"/>
              </w:rPr>
              <w:t xml:space="preserve">  </w:t>
            </w:r>
          </w:p>
        </w:tc>
        <w:tc>
          <w:tcPr>
            <w:tcW w:w="2221" w:type="dxa"/>
          </w:tcPr>
          <w:p w14:paraId="3C3A9AF6" w14:textId="77777777" w:rsidR="00E0201D" w:rsidRDefault="00E0201D" w:rsidP="002D7BB8">
            <w:pPr>
              <w:spacing w:line="240" w:lineRule="auto"/>
              <w:rPr>
                <w:rFonts w:cs="Arial"/>
                <w:color w:val="000000" w:themeColor="text1"/>
              </w:rPr>
            </w:pPr>
            <w:r>
              <w:rPr>
                <w:rFonts w:cs="Arial"/>
                <w:color w:val="000000" w:themeColor="text1"/>
              </w:rPr>
              <w:t xml:space="preserve"> NA</w:t>
            </w:r>
          </w:p>
        </w:tc>
      </w:tr>
      <w:tr w:rsidR="00E0201D" w:rsidRPr="00B661D9" w14:paraId="647232B5" w14:textId="77777777" w:rsidTr="002D7BB8">
        <w:trPr>
          <w:trHeight w:val="963"/>
        </w:trPr>
        <w:tc>
          <w:tcPr>
            <w:tcW w:w="600" w:type="dxa"/>
            <w:vAlign w:val="bottom"/>
          </w:tcPr>
          <w:p w14:paraId="50F1E8B3" w14:textId="77777777" w:rsidR="00E0201D" w:rsidRPr="00B661D9" w:rsidRDefault="00E0201D" w:rsidP="002D7BB8">
            <w:pPr>
              <w:spacing w:line="240" w:lineRule="auto"/>
              <w:rPr>
                <w:rFonts w:cs="Arial"/>
                <w:color w:val="000000" w:themeColor="text1"/>
              </w:rPr>
            </w:pPr>
            <w:r>
              <w:rPr>
                <w:rFonts w:cs="Arial"/>
                <w:color w:val="000000" w:themeColor="text1"/>
              </w:rPr>
              <w:t>2</w:t>
            </w:r>
          </w:p>
        </w:tc>
        <w:tc>
          <w:tcPr>
            <w:tcW w:w="0" w:type="auto"/>
            <w:vAlign w:val="bottom"/>
          </w:tcPr>
          <w:p w14:paraId="6B790D24" w14:textId="77777777" w:rsidR="00E0201D" w:rsidRPr="00B661D9" w:rsidRDefault="00E0201D" w:rsidP="002D7BB8">
            <w:pPr>
              <w:spacing w:line="240" w:lineRule="auto"/>
              <w:rPr>
                <w:rFonts w:cs="Arial"/>
                <w:color w:val="000000" w:themeColor="text1"/>
              </w:rPr>
            </w:pPr>
            <w:r>
              <w:rPr>
                <w:rFonts w:cs="Arial"/>
                <w:color w:val="000000" w:themeColor="text1"/>
              </w:rPr>
              <w:t>Reason for surrender</w:t>
            </w:r>
          </w:p>
        </w:tc>
        <w:tc>
          <w:tcPr>
            <w:tcW w:w="0" w:type="auto"/>
            <w:vAlign w:val="bottom"/>
          </w:tcPr>
          <w:p w14:paraId="1DFA106C" w14:textId="77777777" w:rsidR="00E0201D" w:rsidRPr="00B661D9" w:rsidRDefault="00E0201D" w:rsidP="002D7BB8">
            <w:pPr>
              <w:spacing w:line="240" w:lineRule="auto"/>
              <w:rPr>
                <w:rFonts w:cs="Arial"/>
                <w:color w:val="000000" w:themeColor="text1"/>
              </w:rPr>
            </w:pPr>
            <w:r>
              <w:rPr>
                <w:rFonts w:cs="Arial"/>
                <w:color w:val="000000" w:themeColor="text1"/>
              </w:rPr>
              <w:t>Text</w:t>
            </w:r>
          </w:p>
        </w:tc>
        <w:tc>
          <w:tcPr>
            <w:tcW w:w="1217" w:type="dxa"/>
            <w:vAlign w:val="bottom"/>
          </w:tcPr>
          <w:p w14:paraId="1D54B9E8" w14:textId="77777777" w:rsidR="00E0201D" w:rsidRPr="00B661D9" w:rsidRDefault="00E0201D" w:rsidP="002D7BB8">
            <w:pPr>
              <w:spacing w:line="240" w:lineRule="auto"/>
              <w:rPr>
                <w:rFonts w:cs="Arial"/>
                <w:color w:val="000000" w:themeColor="text1"/>
              </w:rPr>
            </w:pPr>
            <w:r>
              <w:rPr>
                <w:rFonts w:cs="Arial"/>
                <w:color w:val="000000" w:themeColor="text1"/>
              </w:rPr>
              <w:t>Auto display, not editable</w:t>
            </w:r>
          </w:p>
        </w:tc>
        <w:tc>
          <w:tcPr>
            <w:tcW w:w="1296" w:type="dxa"/>
            <w:vAlign w:val="bottom"/>
          </w:tcPr>
          <w:p w14:paraId="566CB55F" w14:textId="77777777" w:rsidR="00E0201D" w:rsidRPr="00B661D9" w:rsidRDefault="00E0201D" w:rsidP="002D7BB8">
            <w:pPr>
              <w:spacing w:line="240" w:lineRule="auto"/>
              <w:rPr>
                <w:rFonts w:cs="Arial"/>
                <w:color w:val="000000" w:themeColor="text1"/>
              </w:rPr>
            </w:pPr>
            <w:r>
              <w:rPr>
                <w:rFonts w:cs="Arial"/>
                <w:color w:val="000000" w:themeColor="text1"/>
              </w:rPr>
              <w:t>Data field rule</w:t>
            </w:r>
          </w:p>
        </w:tc>
        <w:tc>
          <w:tcPr>
            <w:tcW w:w="1520" w:type="dxa"/>
          </w:tcPr>
          <w:p w14:paraId="2376F147" w14:textId="77777777" w:rsidR="00E0201D" w:rsidRPr="00B661D9" w:rsidRDefault="00E0201D" w:rsidP="002D7BB8">
            <w:pPr>
              <w:spacing w:line="240" w:lineRule="auto"/>
              <w:rPr>
                <w:rFonts w:cs="Arial"/>
                <w:color w:val="000000" w:themeColor="text1"/>
              </w:rPr>
            </w:pPr>
            <w:r>
              <w:rPr>
                <w:rFonts w:cs="Arial"/>
              </w:rPr>
              <w:t>Loan interest default should be displayed under reason for surrender</w:t>
            </w:r>
          </w:p>
        </w:tc>
        <w:tc>
          <w:tcPr>
            <w:tcW w:w="2221" w:type="dxa"/>
          </w:tcPr>
          <w:p w14:paraId="2512FC9F" w14:textId="77777777" w:rsidR="00E0201D" w:rsidRPr="00B661D9" w:rsidRDefault="00E0201D" w:rsidP="002D7BB8">
            <w:pPr>
              <w:spacing w:line="240" w:lineRule="auto"/>
              <w:rPr>
                <w:rFonts w:cs="Arial"/>
                <w:color w:val="000000" w:themeColor="text1"/>
              </w:rPr>
            </w:pPr>
            <w:r>
              <w:rPr>
                <w:rFonts w:cs="Arial"/>
                <w:color w:val="000000" w:themeColor="text1"/>
              </w:rPr>
              <w:t>NA</w:t>
            </w:r>
          </w:p>
        </w:tc>
      </w:tr>
      <w:tr w:rsidR="00E0201D" w:rsidRPr="00B661D9" w14:paraId="65A538BF" w14:textId="77777777" w:rsidTr="002D7BB8">
        <w:trPr>
          <w:trHeight w:val="963"/>
        </w:trPr>
        <w:tc>
          <w:tcPr>
            <w:tcW w:w="600" w:type="dxa"/>
            <w:vAlign w:val="bottom"/>
          </w:tcPr>
          <w:p w14:paraId="0C102685" w14:textId="77777777" w:rsidR="00E0201D" w:rsidRPr="00B661D9" w:rsidRDefault="00E0201D" w:rsidP="002D7BB8">
            <w:pPr>
              <w:spacing w:line="240" w:lineRule="auto"/>
              <w:rPr>
                <w:rFonts w:cs="Arial"/>
                <w:color w:val="000000" w:themeColor="text1"/>
              </w:rPr>
            </w:pPr>
            <w:r>
              <w:rPr>
                <w:rFonts w:cs="Arial"/>
                <w:color w:val="000000" w:themeColor="text1"/>
              </w:rPr>
              <w:t>3</w:t>
            </w:r>
          </w:p>
        </w:tc>
        <w:tc>
          <w:tcPr>
            <w:tcW w:w="0" w:type="auto"/>
            <w:vAlign w:val="bottom"/>
          </w:tcPr>
          <w:p w14:paraId="62A26AD8" w14:textId="77777777" w:rsidR="00E0201D" w:rsidRPr="00B661D9" w:rsidRDefault="00E0201D" w:rsidP="002D7BB8">
            <w:pPr>
              <w:spacing w:line="240" w:lineRule="auto"/>
              <w:rPr>
                <w:rFonts w:cs="Arial"/>
                <w:color w:val="000000" w:themeColor="text1"/>
              </w:rPr>
            </w:pPr>
            <w:r>
              <w:rPr>
                <w:rFonts w:cs="Arial"/>
                <w:color w:val="000000" w:themeColor="text1"/>
              </w:rPr>
              <w:t>Policy assignment details fields</w:t>
            </w:r>
          </w:p>
        </w:tc>
        <w:tc>
          <w:tcPr>
            <w:tcW w:w="0" w:type="auto"/>
            <w:vAlign w:val="bottom"/>
          </w:tcPr>
          <w:p w14:paraId="0BE9D8F5" w14:textId="77777777" w:rsidR="00E0201D" w:rsidRPr="00B661D9" w:rsidRDefault="00E0201D" w:rsidP="002D7BB8">
            <w:pPr>
              <w:spacing w:line="240" w:lineRule="auto"/>
              <w:rPr>
                <w:rFonts w:cs="Arial"/>
                <w:color w:val="000000" w:themeColor="text1"/>
              </w:rPr>
            </w:pPr>
            <w:r>
              <w:rPr>
                <w:rFonts w:cs="Arial"/>
                <w:color w:val="000000" w:themeColor="text1"/>
              </w:rPr>
              <w:t>Text</w:t>
            </w:r>
          </w:p>
        </w:tc>
        <w:tc>
          <w:tcPr>
            <w:tcW w:w="1217" w:type="dxa"/>
            <w:vAlign w:val="bottom"/>
          </w:tcPr>
          <w:p w14:paraId="2534E57B" w14:textId="77777777" w:rsidR="00E0201D" w:rsidRPr="00B661D9" w:rsidRDefault="00E0201D" w:rsidP="002D7BB8">
            <w:pPr>
              <w:spacing w:line="240" w:lineRule="auto"/>
              <w:rPr>
                <w:rFonts w:cs="Arial"/>
                <w:color w:val="000000" w:themeColor="text1"/>
              </w:rPr>
            </w:pPr>
            <w:r>
              <w:rPr>
                <w:rFonts w:cs="Arial"/>
                <w:color w:val="000000" w:themeColor="text1"/>
              </w:rPr>
              <w:t>Auto display. Derived from DB</w:t>
            </w:r>
          </w:p>
        </w:tc>
        <w:tc>
          <w:tcPr>
            <w:tcW w:w="1296" w:type="dxa"/>
            <w:vAlign w:val="bottom"/>
          </w:tcPr>
          <w:p w14:paraId="7954552E" w14:textId="77777777" w:rsidR="00E0201D" w:rsidRPr="00B661D9" w:rsidRDefault="00E0201D" w:rsidP="002D7BB8">
            <w:pPr>
              <w:spacing w:line="240" w:lineRule="auto"/>
              <w:rPr>
                <w:rFonts w:cs="Arial"/>
                <w:color w:val="000000" w:themeColor="text1"/>
              </w:rPr>
            </w:pPr>
            <w:r>
              <w:rPr>
                <w:rFonts w:cs="Arial"/>
                <w:color w:val="000000" w:themeColor="text1"/>
              </w:rPr>
              <w:t>Data field rule</w:t>
            </w:r>
          </w:p>
        </w:tc>
        <w:tc>
          <w:tcPr>
            <w:tcW w:w="1520" w:type="dxa"/>
          </w:tcPr>
          <w:p w14:paraId="3354BA13" w14:textId="77777777" w:rsidR="00E0201D" w:rsidRPr="00B661D9" w:rsidRDefault="00E0201D" w:rsidP="002D7BB8">
            <w:pPr>
              <w:spacing w:line="240" w:lineRule="auto"/>
              <w:rPr>
                <w:rFonts w:cs="Arial"/>
                <w:color w:val="000000" w:themeColor="text1"/>
              </w:rPr>
            </w:pPr>
            <w:r>
              <w:rPr>
                <w:rFonts w:cs="Arial"/>
                <w:color w:val="000000" w:themeColor="text1"/>
              </w:rPr>
              <w:t>If assignment is yes, assignee details – name of assignee, payee name and payee address should be displayed</w:t>
            </w:r>
          </w:p>
        </w:tc>
        <w:tc>
          <w:tcPr>
            <w:tcW w:w="2221" w:type="dxa"/>
          </w:tcPr>
          <w:p w14:paraId="54734830" w14:textId="77777777" w:rsidR="00E0201D" w:rsidRPr="00B661D9" w:rsidRDefault="00E0201D" w:rsidP="002D7BB8">
            <w:pPr>
              <w:spacing w:line="240" w:lineRule="auto"/>
              <w:rPr>
                <w:rFonts w:cs="Arial"/>
                <w:color w:val="000000" w:themeColor="text1"/>
              </w:rPr>
            </w:pPr>
            <w:r>
              <w:rPr>
                <w:rFonts w:cs="Arial"/>
                <w:color w:val="000000" w:themeColor="text1"/>
              </w:rPr>
              <w:t>NA</w:t>
            </w:r>
          </w:p>
        </w:tc>
      </w:tr>
      <w:tr w:rsidR="00E0201D" w:rsidRPr="00B661D9" w14:paraId="1834D50D" w14:textId="77777777" w:rsidTr="002D7BB8">
        <w:trPr>
          <w:trHeight w:val="723"/>
        </w:trPr>
        <w:tc>
          <w:tcPr>
            <w:tcW w:w="600" w:type="dxa"/>
          </w:tcPr>
          <w:p w14:paraId="0E7ED307" w14:textId="77777777" w:rsidR="00E0201D" w:rsidRPr="00B661D9" w:rsidRDefault="00E0201D" w:rsidP="002D7BB8">
            <w:pPr>
              <w:spacing w:line="240" w:lineRule="auto"/>
              <w:rPr>
                <w:rFonts w:cs="Arial"/>
                <w:color w:val="000000" w:themeColor="text1"/>
              </w:rPr>
            </w:pPr>
            <w:r>
              <w:rPr>
                <w:rFonts w:cs="Arial"/>
                <w:color w:val="000000" w:themeColor="text1"/>
              </w:rPr>
              <w:t>4</w:t>
            </w:r>
          </w:p>
        </w:tc>
        <w:tc>
          <w:tcPr>
            <w:tcW w:w="0" w:type="auto"/>
          </w:tcPr>
          <w:p w14:paraId="32726CA4" w14:textId="77777777" w:rsidR="00E0201D" w:rsidRPr="00B661D9" w:rsidRDefault="00E0201D" w:rsidP="002D7BB8">
            <w:pPr>
              <w:spacing w:line="240" w:lineRule="auto"/>
              <w:rPr>
                <w:rFonts w:cs="Arial"/>
                <w:color w:val="000000" w:themeColor="text1"/>
              </w:rPr>
            </w:pPr>
            <w:r>
              <w:rPr>
                <w:rFonts w:cs="Arial"/>
                <w:color w:val="000000" w:themeColor="text1"/>
              </w:rPr>
              <w:t>Quote</w:t>
            </w:r>
          </w:p>
        </w:tc>
        <w:tc>
          <w:tcPr>
            <w:tcW w:w="0" w:type="auto"/>
          </w:tcPr>
          <w:p w14:paraId="6ABE92C9" w14:textId="77777777" w:rsidR="00E0201D" w:rsidRPr="00B661D9" w:rsidRDefault="00E0201D" w:rsidP="002D7BB8">
            <w:pPr>
              <w:spacing w:line="240" w:lineRule="auto"/>
              <w:rPr>
                <w:rFonts w:cs="Arial"/>
                <w:color w:val="000000" w:themeColor="text1"/>
              </w:rPr>
            </w:pPr>
            <w:r>
              <w:rPr>
                <w:rFonts w:cs="Arial"/>
                <w:color w:val="000000" w:themeColor="text1"/>
              </w:rPr>
              <w:t>Numeric</w:t>
            </w:r>
          </w:p>
        </w:tc>
        <w:tc>
          <w:tcPr>
            <w:tcW w:w="1217" w:type="dxa"/>
          </w:tcPr>
          <w:p w14:paraId="2C12269A" w14:textId="77777777" w:rsidR="00E0201D" w:rsidRDefault="00E0201D" w:rsidP="002D7BB8">
            <w:pPr>
              <w:spacing w:line="240" w:lineRule="auto"/>
              <w:rPr>
                <w:rFonts w:cs="Arial"/>
                <w:color w:val="000000" w:themeColor="text1"/>
              </w:rPr>
            </w:pPr>
            <w:r>
              <w:rPr>
                <w:rFonts w:cs="Arial"/>
                <w:color w:val="000000" w:themeColor="text1"/>
              </w:rPr>
              <w:t>Auto display</w:t>
            </w:r>
          </w:p>
          <w:p w14:paraId="4F5FA5E8" w14:textId="77777777" w:rsidR="00E0201D" w:rsidRPr="00B661D9" w:rsidRDefault="00E0201D" w:rsidP="002D7BB8">
            <w:pPr>
              <w:spacing w:line="240" w:lineRule="auto"/>
              <w:rPr>
                <w:rFonts w:cs="Arial"/>
                <w:color w:val="000000" w:themeColor="text1"/>
              </w:rPr>
            </w:pPr>
            <w:r>
              <w:rPr>
                <w:rFonts w:cs="Arial"/>
                <w:color w:val="000000" w:themeColor="text1"/>
              </w:rPr>
              <w:lastRenderedPageBreak/>
              <w:t>Derived from DB</w:t>
            </w:r>
          </w:p>
        </w:tc>
        <w:tc>
          <w:tcPr>
            <w:tcW w:w="1296" w:type="dxa"/>
            <w:vAlign w:val="bottom"/>
          </w:tcPr>
          <w:p w14:paraId="236C8575" w14:textId="77777777" w:rsidR="00E0201D" w:rsidRPr="00B661D9" w:rsidRDefault="00E0201D" w:rsidP="002D7BB8">
            <w:pPr>
              <w:spacing w:line="240" w:lineRule="auto"/>
              <w:rPr>
                <w:rFonts w:cs="Arial"/>
                <w:color w:val="000000" w:themeColor="text1"/>
              </w:rPr>
            </w:pPr>
            <w:r>
              <w:rPr>
                <w:rFonts w:cs="Arial"/>
                <w:color w:val="000000" w:themeColor="text1"/>
              </w:rPr>
              <w:lastRenderedPageBreak/>
              <w:t>Business Rule</w:t>
            </w:r>
          </w:p>
        </w:tc>
        <w:tc>
          <w:tcPr>
            <w:tcW w:w="1520" w:type="dxa"/>
          </w:tcPr>
          <w:p w14:paraId="15489A9F" w14:textId="77777777" w:rsidR="00E0201D" w:rsidRPr="00B661D9" w:rsidRDefault="00E0201D" w:rsidP="002D7BB8">
            <w:pPr>
              <w:spacing w:line="240" w:lineRule="auto"/>
              <w:rPr>
                <w:rFonts w:cs="Arial"/>
                <w:color w:val="000000" w:themeColor="text1"/>
              </w:rPr>
            </w:pPr>
            <w:r>
              <w:rPr>
                <w:rFonts w:cs="Arial"/>
                <w:color w:val="000000" w:themeColor="text1"/>
              </w:rPr>
              <w:t xml:space="preserve">Net amount should be round off. </w:t>
            </w:r>
          </w:p>
        </w:tc>
        <w:tc>
          <w:tcPr>
            <w:tcW w:w="2221" w:type="dxa"/>
          </w:tcPr>
          <w:p w14:paraId="1D607352" w14:textId="77777777" w:rsidR="00E0201D" w:rsidRPr="00B661D9" w:rsidRDefault="00E0201D" w:rsidP="002D7BB8">
            <w:pPr>
              <w:spacing w:line="240" w:lineRule="auto"/>
              <w:rPr>
                <w:rFonts w:cs="Arial"/>
                <w:color w:val="000000" w:themeColor="text1"/>
              </w:rPr>
            </w:pPr>
            <w:r>
              <w:rPr>
                <w:rFonts w:cs="Arial"/>
                <w:color w:val="000000" w:themeColor="text1"/>
              </w:rPr>
              <w:t>NA</w:t>
            </w:r>
          </w:p>
        </w:tc>
      </w:tr>
      <w:tr w:rsidR="00E0201D" w:rsidRPr="00B661D9" w14:paraId="014214C8" w14:textId="77777777" w:rsidTr="002D7BB8">
        <w:trPr>
          <w:trHeight w:val="723"/>
        </w:trPr>
        <w:tc>
          <w:tcPr>
            <w:tcW w:w="600" w:type="dxa"/>
          </w:tcPr>
          <w:p w14:paraId="3DDE1968" w14:textId="77777777" w:rsidR="00E0201D" w:rsidRDefault="00E0201D" w:rsidP="002D7BB8">
            <w:pPr>
              <w:spacing w:line="240" w:lineRule="auto"/>
              <w:rPr>
                <w:rFonts w:cs="Arial"/>
                <w:color w:val="000000" w:themeColor="text1"/>
              </w:rPr>
            </w:pPr>
            <w:r>
              <w:rPr>
                <w:rFonts w:cs="Arial"/>
                <w:color w:val="000000" w:themeColor="text1"/>
              </w:rPr>
              <w:t>5</w:t>
            </w:r>
          </w:p>
        </w:tc>
        <w:tc>
          <w:tcPr>
            <w:tcW w:w="0" w:type="auto"/>
          </w:tcPr>
          <w:p w14:paraId="0C8181C7" w14:textId="77777777" w:rsidR="00E0201D" w:rsidRDefault="00E0201D" w:rsidP="002D7BB8">
            <w:pPr>
              <w:spacing w:line="240" w:lineRule="auto"/>
              <w:rPr>
                <w:rFonts w:cs="Arial"/>
                <w:color w:val="000000" w:themeColor="text1"/>
              </w:rPr>
            </w:pPr>
            <w:r>
              <w:rPr>
                <w:rFonts w:cs="Arial"/>
                <w:color w:val="000000" w:themeColor="text1"/>
              </w:rPr>
              <w:t>Net amount</w:t>
            </w:r>
          </w:p>
        </w:tc>
        <w:tc>
          <w:tcPr>
            <w:tcW w:w="0" w:type="auto"/>
          </w:tcPr>
          <w:p w14:paraId="5F5C5E59" w14:textId="77777777" w:rsidR="00E0201D" w:rsidRDefault="00E0201D" w:rsidP="002D7BB8">
            <w:pPr>
              <w:spacing w:line="240" w:lineRule="auto"/>
              <w:rPr>
                <w:rFonts w:cs="Arial"/>
                <w:color w:val="000000" w:themeColor="text1"/>
              </w:rPr>
            </w:pPr>
            <w:r>
              <w:rPr>
                <w:rFonts w:cs="Arial"/>
                <w:color w:val="000000" w:themeColor="text1"/>
              </w:rPr>
              <w:t>Numeric</w:t>
            </w:r>
          </w:p>
        </w:tc>
        <w:tc>
          <w:tcPr>
            <w:tcW w:w="1217" w:type="dxa"/>
          </w:tcPr>
          <w:p w14:paraId="759C58DE" w14:textId="77777777" w:rsidR="00E0201D" w:rsidRDefault="00E0201D" w:rsidP="002D7BB8">
            <w:pPr>
              <w:spacing w:line="240" w:lineRule="auto"/>
              <w:rPr>
                <w:rFonts w:cs="Arial"/>
                <w:color w:val="000000" w:themeColor="text1"/>
              </w:rPr>
            </w:pPr>
            <w:r>
              <w:rPr>
                <w:rFonts w:cs="Arial"/>
                <w:color w:val="000000" w:themeColor="text1"/>
              </w:rPr>
              <w:t>Auto display</w:t>
            </w:r>
          </w:p>
          <w:p w14:paraId="0A0A2301" w14:textId="77777777" w:rsidR="00E0201D" w:rsidRDefault="00E0201D" w:rsidP="002D7BB8">
            <w:pPr>
              <w:spacing w:line="240" w:lineRule="auto"/>
              <w:rPr>
                <w:rFonts w:cs="Arial"/>
                <w:color w:val="000000" w:themeColor="text1"/>
              </w:rPr>
            </w:pPr>
            <w:r>
              <w:rPr>
                <w:rFonts w:cs="Arial"/>
                <w:color w:val="000000" w:themeColor="text1"/>
              </w:rPr>
              <w:t xml:space="preserve">Derived </w:t>
            </w:r>
          </w:p>
        </w:tc>
        <w:tc>
          <w:tcPr>
            <w:tcW w:w="1296" w:type="dxa"/>
            <w:vAlign w:val="bottom"/>
          </w:tcPr>
          <w:p w14:paraId="41ED95A2" w14:textId="77777777" w:rsidR="00E0201D" w:rsidRDefault="00E0201D" w:rsidP="002D7BB8">
            <w:pPr>
              <w:spacing w:line="240" w:lineRule="auto"/>
              <w:rPr>
                <w:rFonts w:cs="Arial"/>
                <w:color w:val="000000" w:themeColor="text1"/>
              </w:rPr>
            </w:pPr>
            <w:r>
              <w:rPr>
                <w:rFonts w:cs="Arial"/>
                <w:color w:val="000000" w:themeColor="text1"/>
              </w:rPr>
              <w:t>Data field rule</w:t>
            </w:r>
          </w:p>
        </w:tc>
        <w:tc>
          <w:tcPr>
            <w:tcW w:w="1520" w:type="dxa"/>
          </w:tcPr>
          <w:p w14:paraId="52925180" w14:textId="77777777" w:rsidR="00E0201D" w:rsidRPr="00B439C3" w:rsidRDefault="00E0201D" w:rsidP="002D7BB8">
            <w:pPr>
              <w:pStyle w:val="ListParagraph"/>
              <w:spacing w:line="240" w:lineRule="auto"/>
              <w:ind w:left="360"/>
              <w:rPr>
                <w:rFonts w:cs="Arial"/>
                <w:color w:val="000000" w:themeColor="text1"/>
              </w:rPr>
            </w:pPr>
            <w:r>
              <w:rPr>
                <w:rFonts w:cs="Arial"/>
                <w:color w:val="000000" w:themeColor="text1"/>
              </w:rPr>
              <w:t>Net surrender value should be displayed</w:t>
            </w:r>
          </w:p>
        </w:tc>
        <w:tc>
          <w:tcPr>
            <w:tcW w:w="2221" w:type="dxa"/>
          </w:tcPr>
          <w:p w14:paraId="524D79AF" w14:textId="77777777" w:rsidR="00E0201D" w:rsidRDefault="00E0201D" w:rsidP="002D7BB8">
            <w:pPr>
              <w:spacing w:line="240" w:lineRule="auto"/>
              <w:rPr>
                <w:rFonts w:cs="Arial"/>
                <w:color w:val="000000" w:themeColor="text1"/>
              </w:rPr>
            </w:pPr>
            <w:r>
              <w:rPr>
                <w:rFonts w:cs="Arial"/>
                <w:color w:val="000000" w:themeColor="text1"/>
              </w:rPr>
              <w:t>NA</w:t>
            </w:r>
          </w:p>
        </w:tc>
      </w:tr>
    </w:tbl>
    <w:p w14:paraId="00FEE59B" w14:textId="77777777" w:rsidR="00E0201D" w:rsidRDefault="00E0201D" w:rsidP="00E0201D"/>
    <w:p w14:paraId="3661373C" w14:textId="77777777" w:rsidR="00E0201D" w:rsidRPr="00E0201D" w:rsidRDefault="00E0201D" w:rsidP="00E0201D"/>
    <w:p w14:paraId="58051C24" w14:textId="33E9ADE6" w:rsidR="0039722E" w:rsidRPr="00221134" w:rsidRDefault="0039722E" w:rsidP="0039722E">
      <w:pPr>
        <w:pStyle w:val="Heading1"/>
      </w:pPr>
      <w:r w:rsidRPr="00221134">
        <w:t>Letters</w:t>
      </w:r>
      <w:bookmarkEnd w:id="32"/>
    </w:p>
    <w:p w14:paraId="57156479" w14:textId="77777777" w:rsidR="0039722E" w:rsidRPr="00221134" w:rsidRDefault="0039722E" w:rsidP="0039722E">
      <w:pPr>
        <w:spacing w:after="0"/>
      </w:pPr>
      <w:r w:rsidRPr="00221134">
        <w:t>Below are the impacted letters:</w:t>
      </w:r>
    </w:p>
    <w:p w14:paraId="6ABC562A" w14:textId="77777777" w:rsidR="0039722E" w:rsidRPr="00221134" w:rsidRDefault="0039722E" w:rsidP="0039722E">
      <w:pPr>
        <w:pStyle w:val="Heading3"/>
        <w:numPr>
          <w:ilvl w:val="2"/>
          <w:numId w:val="0"/>
        </w:numPr>
        <w:tabs>
          <w:tab w:val="num" w:pos="360"/>
        </w:tabs>
      </w:pPr>
      <w:bookmarkStart w:id="33" w:name="_MON_1572868661"/>
      <w:bookmarkStart w:id="34" w:name="_Toc499822536"/>
      <w:bookmarkStart w:id="35" w:name="_Toc23846144"/>
      <w:bookmarkEnd w:id="33"/>
      <w:r w:rsidRPr="00221134">
        <w:t xml:space="preserve">Letter Template Field Details &amp; Rules – </w:t>
      </w:r>
      <w:bookmarkEnd w:id="34"/>
      <w:r w:rsidRPr="00221134">
        <w:t>Repayment Schedule Letter</w:t>
      </w:r>
      <w:bookmarkEnd w:id="35"/>
    </w:p>
    <w:p w14:paraId="56426BCA" w14:textId="77777777" w:rsidR="0039722E" w:rsidRPr="00221134" w:rsidRDefault="0039722E" w:rsidP="0039722E">
      <w:bookmarkStart w:id="36" w:name="_Toc23846146"/>
    </w:p>
    <w:p w14:paraId="4D2DF8C0" w14:textId="77777777" w:rsidR="0039722E" w:rsidRPr="00221134" w:rsidRDefault="0039722E" w:rsidP="0039722E">
      <w:pPr>
        <w:pStyle w:val="Heading3"/>
        <w:numPr>
          <w:ilvl w:val="2"/>
          <w:numId w:val="0"/>
        </w:numPr>
        <w:tabs>
          <w:tab w:val="num" w:pos="360"/>
        </w:tabs>
      </w:pPr>
      <w:r w:rsidRPr="00221134">
        <w:t>Auto Surrender Letters</w:t>
      </w:r>
      <w:bookmarkEnd w:id="36"/>
    </w:p>
    <w:p w14:paraId="77ACCBD1" w14:textId="77777777" w:rsidR="0039722E" w:rsidRPr="00221134" w:rsidRDefault="0039722E" w:rsidP="0039722E"/>
    <w:p w14:paraId="3B140A9C" w14:textId="77777777" w:rsidR="0039722E" w:rsidRPr="00221134" w:rsidRDefault="0039722E" w:rsidP="0039722E">
      <w:r w:rsidRPr="00221134">
        <w:t>Intimation of Forced Surrender due to Loan-1st and 2nd Intimation</w:t>
      </w:r>
    </w:p>
    <w:p w14:paraId="0AE7DBEA" w14:textId="77777777" w:rsidR="0039722E" w:rsidRPr="00221134" w:rsidRDefault="0039722E" w:rsidP="0039722E">
      <w:pPr>
        <w:pStyle w:val="ListParagraph"/>
        <w:numPr>
          <w:ilvl w:val="0"/>
          <w:numId w:val="2"/>
        </w:numPr>
        <w:spacing w:after="0"/>
      </w:pPr>
      <w:r w:rsidRPr="00221134">
        <w:t>Letter Type</w:t>
      </w:r>
    </w:p>
    <w:p w14:paraId="7BEC604B" w14:textId="77777777" w:rsidR="0039722E" w:rsidRPr="00221134" w:rsidRDefault="0039722E" w:rsidP="0039722E">
      <w:pPr>
        <w:pStyle w:val="ListParagraph"/>
        <w:spacing w:after="0"/>
        <w:ind w:left="780"/>
      </w:pPr>
      <w:r w:rsidRPr="00221134">
        <w:t>New</w:t>
      </w:r>
    </w:p>
    <w:p w14:paraId="3637179B" w14:textId="77777777" w:rsidR="0039722E" w:rsidRPr="00221134" w:rsidRDefault="0039722E" w:rsidP="0039722E">
      <w:pPr>
        <w:pStyle w:val="ListParagraph"/>
        <w:spacing w:after="0"/>
        <w:ind w:left="780"/>
      </w:pPr>
    </w:p>
    <w:p w14:paraId="7A91609C" w14:textId="77777777" w:rsidR="0039722E" w:rsidRPr="00221134" w:rsidRDefault="0039722E" w:rsidP="0039722E">
      <w:pPr>
        <w:pStyle w:val="ListParagraph"/>
        <w:numPr>
          <w:ilvl w:val="0"/>
          <w:numId w:val="2"/>
        </w:numPr>
        <w:spacing w:after="0"/>
      </w:pPr>
      <w:r w:rsidRPr="00221134">
        <w:t>Letter Description</w:t>
      </w:r>
    </w:p>
    <w:p w14:paraId="36342F91" w14:textId="77777777" w:rsidR="0039722E" w:rsidRPr="00221134" w:rsidRDefault="0039722E" w:rsidP="0039722E">
      <w:pPr>
        <w:pStyle w:val="ListParagraph"/>
        <w:spacing w:after="0"/>
        <w:ind w:left="780"/>
      </w:pPr>
      <w:r w:rsidRPr="00221134">
        <w:t>Intimation of Forced Surrender due to Loan is the letter which will be triggered at the time of 1st and 2nd Intimations when the Loan Capitalization amount =&gt; 95 % and 98 % of Policy’s Surrender value.</w:t>
      </w:r>
    </w:p>
    <w:p w14:paraId="0B11A0ED" w14:textId="77777777" w:rsidR="0039722E" w:rsidRPr="00221134" w:rsidRDefault="0039722E" w:rsidP="0039722E">
      <w:pPr>
        <w:pStyle w:val="ListParagraph"/>
        <w:spacing w:after="0"/>
        <w:ind w:left="780"/>
      </w:pPr>
    </w:p>
    <w:p w14:paraId="3E575002" w14:textId="77777777" w:rsidR="0039722E" w:rsidRPr="00221134" w:rsidRDefault="0039722E" w:rsidP="0039722E">
      <w:pPr>
        <w:pStyle w:val="ListParagraph"/>
        <w:numPr>
          <w:ilvl w:val="0"/>
          <w:numId w:val="2"/>
        </w:numPr>
        <w:spacing w:after="0"/>
      </w:pPr>
      <w:r w:rsidRPr="00221134">
        <w:t>Letter to be sent to:</w:t>
      </w:r>
    </w:p>
    <w:p w14:paraId="36A52123" w14:textId="77777777" w:rsidR="0039722E" w:rsidRPr="00221134" w:rsidRDefault="0039722E" w:rsidP="0039722E">
      <w:pPr>
        <w:pStyle w:val="ListParagraph"/>
        <w:spacing w:after="0"/>
        <w:ind w:left="780"/>
      </w:pPr>
      <w:r w:rsidRPr="00221134">
        <w:t>Policy holder</w:t>
      </w:r>
    </w:p>
    <w:p w14:paraId="77F50F55" w14:textId="77777777" w:rsidR="0039722E" w:rsidRPr="00221134" w:rsidRDefault="0039722E" w:rsidP="0039722E">
      <w:pPr>
        <w:pStyle w:val="ListParagraph"/>
        <w:spacing w:after="0"/>
        <w:ind w:left="780"/>
      </w:pPr>
    </w:p>
    <w:p w14:paraId="0F5A24FF" w14:textId="77777777" w:rsidR="0039722E" w:rsidRPr="00221134" w:rsidRDefault="0039722E" w:rsidP="0039722E">
      <w:pPr>
        <w:pStyle w:val="ListParagraph"/>
        <w:numPr>
          <w:ilvl w:val="0"/>
          <w:numId w:val="2"/>
        </w:numPr>
        <w:spacing w:after="0"/>
      </w:pPr>
      <w:r w:rsidRPr="00221134">
        <w:t xml:space="preserve">Assumption: </w:t>
      </w:r>
    </w:p>
    <w:p w14:paraId="1049FA85" w14:textId="77777777" w:rsidR="0039722E" w:rsidRPr="00221134" w:rsidRDefault="0039722E" w:rsidP="0039722E">
      <w:pPr>
        <w:pStyle w:val="ListParagraph"/>
        <w:spacing w:after="0"/>
        <w:ind w:left="780"/>
      </w:pPr>
      <w:r w:rsidRPr="00221134">
        <w:t>‘Principal and Interest amount</w:t>
      </w:r>
      <w:proofErr w:type="gramStart"/>
      <w:r w:rsidRPr="00221134">
        <w:t>’,  ‘</w:t>
      </w:r>
      <w:proofErr w:type="gramEnd"/>
      <w:r w:rsidRPr="00221134">
        <w:t xml:space="preserve">Policy Number’ in the letter format </w:t>
      </w:r>
      <w:proofErr w:type="gramStart"/>
      <w:r w:rsidRPr="00221134">
        <w:t>is considered to be</w:t>
      </w:r>
      <w:proofErr w:type="gramEnd"/>
      <w:r w:rsidRPr="00221134">
        <w:t xml:space="preserve"> changeable for every letter.</w:t>
      </w:r>
    </w:p>
    <w:p w14:paraId="011C766B" w14:textId="77777777" w:rsidR="0039722E" w:rsidRPr="00221134" w:rsidRDefault="0039722E" w:rsidP="0039722E">
      <w:pPr>
        <w:pStyle w:val="ListParagraph"/>
        <w:spacing w:after="0"/>
        <w:ind w:left="780"/>
      </w:pPr>
    </w:p>
    <w:p w14:paraId="3BF79FE4" w14:textId="77777777" w:rsidR="0039722E" w:rsidRPr="00221134" w:rsidRDefault="0039722E" w:rsidP="0039722E">
      <w:pPr>
        <w:pStyle w:val="ListParagraph"/>
        <w:numPr>
          <w:ilvl w:val="0"/>
          <w:numId w:val="2"/>
        </w:numPr>
        <w:spacing w:after="0"/>
      </w:pPr>
      <w:r w:rsidRPr="00221134">
        <w:t>Letter Trigger Point:</w:t>
      </w:r>
    </w:p>
    <w:p w14:paraId="25BDD070" w14:textId="77777777" w:rsidR="0039722E" w:rsidRPr="00221134" w:rsidRDefault="0039722E" w:rsidP="0039722E">
      <w:pPr>
        <w:pStyle w:val="ListParagraph"/>
        <w:spacing w:after="0"/>
        <w:ind w:left="780"/>
      </w:pPr>
      <w:r w:rsidRPr="00221134">
        <w:t xml:space="preserve">On 1st and 2nd Intimation  </w:t>
      </w:r>
    </w:p>
    <w:p w14:paraId="7DF2191F" w14:textId="77777777" w:rsidR="0039722E" w:rsidRPr="00221134" w:rsidRDefault="0039722E" w:rsidP="0039722E">
      <w:pPr>
        <w:pStyle w:val="ListParagraph"/>
        <w:spacing w:after="0"/>
        <w:ind w:left="780"/>
      </w:pPr>
    </w:p>
    <w:p w14:paraId="4BBAC28E" w14:textId="77777777" w:rsidR="0039722E" w:rsidRPr="00221134" w:rsidRDefault="0039722E" w:rsidP="0039722E">
      <w:pPr>
        <w:pStyle w:val="ListParagraph"/>
        <w:numPr>
          <w:ilvl w:val="0"/>
          <w:numId w:val="2"/>
        </w:numPr>
        <w:spacing w:after="0"/>
      </w:pPr>
      <w:r w:rsidRPr="00221134">
        <w:t>Letter Format</w:t>
      </w:r>
    </w:p>
    <w:p w14:paraId="56C6AB02" w14:textId="04DA5383" w:rsidR="0039722E" w:rsidRDefault="0039722E" w:rsidP="0039722E">
      <w:pPr>
        <w:pStyle w:val="ListParagraph"/>
        <w:spacing w:after="0"/>
        <w:ind w:left="780"/>
      </w:pPr>
      <w:r w:rsidRPr="00221134">
        <w:lastRenderedPageBreak/>
        <w:t>Word format as attached below:</w:t>
      </w:r>
      <w:r w:rsidR="007D6F66">
        <w:t xml:space="preserve"> </w:t>
      </w:r>
    </w:p>
    <w:p w14:paraId="2BEB0332" w14:textId="459632C6" w:rsidR="007D6F66" w:rsidRPr="00221134" w:rsidRDefault="007D6F66" w:rsidP="0039722E">
      <w:pPr>
        <w:pStyle w:val="ListParagraph"/>
        <w:spacing w:after="0"/>
        <w:ind w:left="780"/>
      </w:pPr>
      <w:r>
        <w:t xml:space="preserve">Sample </w:t>
      </w:r>
      <w:proofErr w:type="gramStart"/>
      <w:r>
        <w:t>letter :</w:t>
      </w:r>
      <w:proofErr w:type="gramEnd"/>
      <w:r>
        <w:t xml:space="preserve"> Format to be decided by PLI </w:t>
      </w:r>
      <w:proofErr w:type="spellStart"/>
      <w:r>
        <w:t>Dte</w:t>
      </w:r>
      <w:proofErr w:type="spellEnd"/>
    </w:p>
    <w:bookmarkStart w:id="37" w:name="_MON_1633439511"/>
    <w:bookmarkEnd w:id="37"/>
    <w:p w14:paraId="1E9B5B5F" w14:textId="77777777" w:rsidR="0039722E" w:rsidRPr="00221134" w:rsidRDefault="0039722E" w:rsidP="0039722E">
      <w:pPr>
        <w:pStyle w:val="ListParagraph"/>
        <w:spacing w:after="0"/>
        <w:ind w:left="780"/>
      </w:pPr>
      <w:ins w:id="38" w:author="Priya Khare" w:date="2019-10-24T16:22:00Z">
        <w:r w:rsidRPr="00221134">
          <w:rPr>
            <w:lang w:val="en-GB" w:eastAsia="ar-SA"/>
          </w:rPr>
          <w:object w:dxaOrig="1534" w:dyaOrig="991" w14:anchorId="706DDB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1pt;height:49.65pt" o:ole="">
              <v:imagedata r:id="rId12" o:title=""/>
            </v:shape>
            <o:OLEObject Type="Embed" ProgID="Word.Document.12" ShapeID="_x0000_i1025" DrawAspect="Icon" ObjectID="_1823484836" r:id="rId13">
              <o:FieldCodes>\s</o:FieldCodes>
            </o:OLEObject>
          </w:object>
        </w:r>
      </w:ins>
    </w:p>
    <w:p w14:paraId="490D17B7" w14:textId="77777777" w:rsidR="0039722E" w:rsidRPr="00221134" w:rsidRDefault="0039722E" w:rsidP="0039722E"/>
    <w:p w14:paraId="165396E8" w14:textId="77777777" w:rsidR="0039722E" w:rsidRPr="00221134" w:rsidRDefault="0039722E" w:rsidP="0039722E"/>
    <w:p w14:paraId="1FD10A71" w14:textId="77777777" w:rsidR="0039722E" w:rsidRPr="00221134" w:rsidRDefault="0039722E" w:rsidP="0039722E">
      <w:r w:rsidRPr="00221134">
        <w:t>Intimation of Forced Surrender-3rd Intimation</w:t>
      </w:r>
    </w:p>
    <w:p w14:paraId="318A4175" w14:textId="77777777" w:rsidR="0039722E" w:rsidRPr="00221134" w:rsidRDefault="0039722E" w:rsidP="0039722E">
      <w:pPr>
        <w:pStyle w:val="ListParagraph"/>
        <w:numPr>
          <w:ilvl w:val="0"/>
          <w:numId w:val="2"/>
        </w:numPr>
        <w:spacing w:after="0"/>
      </w:pPr>
      <w:r w:rsidRPr="00221134">
        <w:t>Letter Type</w:t>
      </w:r>
    </w:p>
    <w:p w14:paraId="1FFDE605" w14:textId="77777777" w:rsidR="0039722E" w:rsidRPr="00221134" w:rsidRDefault="0039722E" w:rsidP="0039722E">
      <w:pPr>
        <w:pStyle w:val="ListParagraph"/>
        <w:spacing w:after="0"/>
        <w:ind w:left="780"/>
      </w:pPr>
      <w:r w:rsidRPr="00221134">
        <w:t>New</w:t>
      </w:r>
    </w:p>
    <w:p w14:paraId="6A6E105A" w14:textId="77777777" w:rsidR="0039722E" w:rsidRPr="00221134" w:rsidRDefault="0039722E" w:rsidP="0039722E">
      <w:pPr>
        <w:pStyle w:val="ListParagraph"/>
        <w:spacing w:after="0"/>
        <w:ind w:left="780"/>
      </w:pPr>
    </w:p>
    <w:p w14:paraId="1B7631ED" w14:textId="77777777" w:rsidR="0039722E" w:rsidRPr="00221134" w:rsidRDefault="0039722E" w:rsidP="0039722E">
      <w:pPr>
        <w:pStyle w:val="ListParagraph"/>
        <w:numPr>
          <w:ilvl w:val="0"/>
          <w:numId w:val="2"/>
        </w:numPr>
        <w:spacing w:after="0"/>
      </w:pPr>
      <w:r w:rsidRPr="00221134">
        <w:t>Letter Description</w:t>
      </w:r>
    </w:p>
    <w:p w14:paraId="206613C9" w14:textId="77777777" w:rsidR="0039722E" w:rsidRPr="00221134" w:rsidRDefault="0039722E" w:rsidP="0039722E">
      <w:pPr>
        <w:pStyle w:val="ListParagraph"/>
        <w:spacing w:after="0"/>
        <w:ind w:left="780"/>
      </w:pPr>
      <w:r w:rsidRPr="00221134">
        <w:t>Intimation of Forced Surrender due to Loan-3rd Intimation is the letter which will be triggered at the time of 3rd Intimation when the Loan Capitalization amount =&gt; 100 % of Policy’s Surrender value.</w:t>
      </w:r>
    </w:p>
    <w:p w14:paraId="0711D2D3" w14:textId="77777777" w:rsidR="0039722E" w:rsidRPr="00221134" w:rsidRDefault="0039722E" w:rsidP="0039722E">
      <w:pPr>
        <w:pStyle w:val="ListParagraph"/>
        <w:spacing w:after="0"/>
        <w:ind w:left="780"/>
      </w:pPr>
    </w:p>
    <w:p w14:paraId="51D1A318" w14:textId="77777777" w:rsidR="0039722E" w:rsidRPr="00221134" w:rsidRDefault="0039722E" w:rsidP="0039722E">
      <w:pPr>
        <w:pStyle w:val="ListParagraph"/>
        <w:numPr>
          <w:ilvl w:val="0"/>
          <w:numId w:val="2"/>
        </w:numPr>
        <w:spacing w:after="0"/>
      </w:pPr>
      <w:r w:rsidRPr="00221134">
        <w:t>Letter to be sent to:</w:t>
      </w:r>
    </w:p>
    <w:p w14:paraId="726AC3A1" w14:textId="77777777" w:rsidR="0039722E" w:rsidRPr="00221134" w:rsidRDefault="0039722E" w:rsidP="0039722E">
      <w:pPr>
        <w:pStyle w:val="ListParagraph"/>
        <w:spacing w:after="0"/>
        <w:ind w:left="780"/>
      </w:pPr>
      <w:r w:rsidRPr="00221134">
        <w:t>Policy holder</w:t>
      </w:r>
    </w:p>
    <w:p w14:paraId="04DFF79F" w14:textId="77777777" w:rsidR="0039722E" w:rsidRPr="00221134" w:rsidRDefault="0039722E" w:rsidP="0039722E">
      <w:pPr>
        <w:pStyle w:val="ListParagraph"/>
        <w:spacing w:after="0"/>
        <w:ind w:left="780"/>
      </w:pPr>
    </w:p>
    <w:p w14:paraId="1F2B3341" w14:textId="77777777" w:rsidR="0039722E" w:rsidRPr="00221134" w:rsidRDefault="0039722E" w:rsidP="0039722E">
      <w:pPr>
        <w:pStyle w:val="ListParagraph"/>
        <w:numPr>
          <w:ilvl w:val="0"/>
          <w:numId w:val="2"/>
        </w:numPr>
        <w:spacing w:after="0"/>
      </w:pPr>
      <w:r w:rsidRPr="00221134">
        <w:t xml:space="preserve">Assumption: </w:t>
      </w:r>
    </w:p>
    <w:p w14:paraId="575A09B2" w14:textId="77777777" w:rsidR="0039722E" w:rsidRPr="00221134" w:rsidRDefault="0039722E" w:rsidP="0039722E">
      <w:pPr>
        <w:pStyle w:val="ListParagraph"/>
        <w:spacing w:after="0"/>
        <w:ind w:left="780"/>
      </w:pPr>
      <w:r w:rsidRPr="00221134">
        <w:t>‘Principal and Interest amount</w:t>
      </w:r>
      <w:proofErr w:type="gramStart"/>
      <w:r w:rsidRPr="00221134">
        <w:t>’,  ‘</w:t>
      </w:r>
      <w:proofErr w:type="gramEnd"/>
      <w:r w:rsidRPr="00221134">
        <w:t xml:space="preserve">Policy Number’ in the letter format </w:t>
      </w:r>
      <w:proofErr w:type="gramStart"/>
      <w:r w:rsidRPr="00221134">
        <w:t>is considered to be</w:t>
      </w:r>
      <w:proofErr w:type="gramEnd"/>
      <w:r w:rsidRPr="00221134">
        <w:t xml:space="preserve"> changeable for every letter and 30 days period will remain static as shared in the template.</w:t>
      </w:r>
    </w:p>
    <w:p w14:paraId="3432DDA3" w14:textId="77777777" w:rsidR="0039722E" w:rsidRPr="00221134" w:rsidRDefault="0039722E" w:rsidP="0039722E">
      <w:pPr>
        <w:pStyle w:val="ListParagraph"/>
        <w:spacing w:after="0"/>
        <w:ind w:left="780"/>
      </w:pPr>
    </w:p>
    <w:p w14:paraId="1E6D863E" w14:textId="77777777" w:rsidR="0039722E" w:rsidRPr="00221134" w:rsidRDefault="0039722E" w:rsidP="0039722E">
      <w:pPr>
        <w:pStyle w:val="ListParagraph"/>
        <w:numPr>
          <w:ilvl w:val="0"/>
          <w:numId w:val="2"/>
        </w:numPr>
        <w:spacing w:after="0"/>
      </w:pPr>
      <w:r w:rsidRPr="00221134">
        <w:t>Letter Trigger Point:</w:t>
      </w:r>
    </w:p>
    <w:p w14:paraId="6AC3ABB2" w14:textId="77777777" w:rsidR="0039722E" w:rsidRPr="00221134" w:rsidRDefault="0039722E" w:rsidP="0039722E">
      <w:pPr>
        <w:pStyle w:val="ListParagraph"/>
        <w:spacing w:after="0"/>
        <w:ind w:left="780"/>
      </w:pPr>
      <w:r w:rsidRPr="00221134">
        <w:t xml:space="preserve">On 3rd Intimation  </w:t>
      </w:r>
    </w:p>
    <w:p w14:paraId="6F9ECE30" w14:textId="77777777" w:rsidR="0039722E" w:rsidRPr="00221134" w:rsidRDefault="0039722E" w:rsidP="0039722E">
      <w:pPr>
        <w:pStyle w:val="ListParagraph"/>
        <w:spacing w:after="0"/>
        <w:ind w:left="780"/>
      </w:pPr>
    </w:p>
    <w:p w14:paraId="2FE471CA" w14:textId="6E668B8F" w:rsidR="007D6F66" w:rsidRPr="00221134" w:rsidRDefault="0039722E" w:rsidP="007D6F66">
      <w:pPr>
        <w:pStyle w:val="ListParagraph"/>
        <w:numPr>
          <w:ilvl w:val="0"/>
          <w:numId w:val="2"/>
        </w:numPr>
        <w:spacing w:after="0"/>
      </w:pPr>
      <w:r w:rsidRPr="00221134">
        <w:t>Letter Format</w:t>
      </w:r>
      <w:r w:rsidR="007D6F66">
        <w:t xml:space="preserve"> To be prescribed by PLI </w:t>
      </w:r>
      <w:proofErr w:type="spellStart"/>
      <w:r w:rsidR="007D6F66">
        <w:t>Dte</w:t>
      </w:r>
      <w:proofErr w:type="spellEnd"/>
    </w:p>
    <w:p w14:paraId="012E56DE" w14:textId="69EE0F39" w:rsidR="0039722E" w:rsidRPr="00221134" w:rsidRDefault="0039722E" w:rsidP="0039722E">
      <w:pPr>
        <w:pStyle w:val="ListParagraph"/>
        <w:spacing w:after="0"/>
        <w:ind w:left="780"/>
      </w:pPr>
    </w:p>
    <w:p w14:paraId="5A2B394B" w14:textId="77777777" w:rsidR="0039722E" w:rsidRPr="00221134" w:rsidRDefault="0039722E" w:rsidP="0039722E"/>
    <w:p w14:paraId="4741E569" w14:textId="77777777" w:rsidR="0039722E" w:rsidRPr="00221134" w:rsidRDefault="0039722E" w:rsidP="0039722E">
      <w:r w:rsidRPr="00221134">
        <w:t>Forced Surrender Letter</w:t>
      </w:r>
    </w:p>
    <w:p w14:paraId="460ACDF4" w14:textId="77777777" w:rsidR="0039722E" w:rsidRPr="00221134" w:rsidRDefault="0039722E" w:rsidP="0039722E">
      <w:pPr>
        <w:pStyle w:val="ListParagraph"/>
        <w:numPr>
          <w:ilvl w:val="0"/>
          <w:numId w:val="2"/>
        </w:numPr>
        <w:spacing w:after="0"/>
      </w:pPr>
      <w:r w:rsidRPr="00221134">
        <w:t>Letter Type</w:t>
      </w:r>
    </w:p>
    <w:p w14:paraId="278BD731" w14:textId="77777777" w:rsidR="0039722E" w:rsidRPr="00221134" w:rsidRDefault="0039722E" w:rsidP="0039722E">
      <w:pPr>
        <w:pStyle w:val="ListParagraph"/>
        <w:spacing w:after="0"/>
        <w:ind w:left="780"/>
      </w:pPr>
      <w:r w:rsidRPr="00221134">
        <w:t>New</w:t>
      </w:r>
    </w:p>
    <w:p w14:paraId="3ACB4C91" w14:textId="77777777" w:rsidR="0039722E" w:rsidRPr="00221134" w:rsidRDefault="0039722E" w:rsidP="0039722E">
      <w:pPr>
        <w:pStyle w:val="ListParagraph"/>
        <w:spacing w:after="0"/>
        <w:ind w:left="780"/>
      </w:pPr>
    </w:p>
    <w:p w14:paraId="24452162" w14:textId="77777777" w:rsidR="0039722E" w:rsidRPr="00221134" w:rsidRDefault="0039722E" w:rsidP="0039722E">
      <w:pPr>
        <w:pStyle w:val="ListParagraph"/>
        <w:numPr>
          <w:ilvl w:val="0"/>
          <w:numId w:val="2"/>
        </w:numPr>
        <w:spacing w:after="0"/>
      </w:pPr>
      <w:r w:rsidRPr="00221134">
        <w:t>Letter Description</w:t>
      </w:r>
    </w:p>
    <w:p w14:paraId="0B1E63C1" w14:textId="77777777" w:rsidR="0039722E" w:rsidRPr="00221134" w:rsidRDefault="0039722E" w:rsidP="0039722E">
      <w:pPr>
        <w:pStyle w:val="ListParagraph"/>
        <w:spacing w:after="0"/>
        <w:ind w:left="780"/>
      </w:pPr>
      <w:r w:rsidRPr="00221134">
        <w:t>Intimation of Forced Surrender letter when the Loan Capitalization amount =&gt; 100 % of Policy’s Surrender value and the Forced surrender request is approved by the Postmaster Approver.</w:t>
      </w:r>
    </w:p>
    <w:p w14:paraId="27E58A9A" w14:textId="77777777" w:rsidR="0039722E" w:rsidRPr="00221134" w:rsidRDefault="0039722E" w:rsidP="0039722E">
      <w:pPr>
        <w:pStyle w:val="ListParagraph"/>
        <w:spacing w:after="0"/>
        <w:ind w:left="780"/>
      </w:pPr>
    </w:p>
    <w:p w14:paraId="2C030539" w14:textId="77777777" w:rsidR="0039722E" w:rsidRPr="00221134" w:rsidRDefault="0039722E" w:rsidP="0039722E">
      <w:pPr>
        <w:pStyle w:val="ListParagraph"/>
        <w:numPr>
          <w:ilvl w:val="0"/>
          <w:numId w:val="2"/>
        </w:numPr>
        <w:spacing w:after="0"/>
      </w:pPr>
      <w:r w:rsidRPr="00221134">
        <w:t>Letter to be sent to:</w:t>
      </w:r>
    </w:p>
    <w:p w14:paraId="0AEC15EE" w14:textId="77777777" w:rsidR="0039722E" w:rsidRPr="00221134" w:rsidRDefault="0039722E" w:rsidP="0039722E">
      <w:pPr>
        <w:pStyle w:val="ListParagraph"/>
        <w:spacing w:after="0"/>
        <w:ind w:left="780"/>
      </w:pPr>
      <w:r w:rsidRPr="00221134">
        <w:t>Policy holder</w:t>
      </w:r>
    </w:p>
    <w:p w14:paraId="1E12041C" w14:textId="77777777" w:rsidR="0039722E" w:rsidRPr="00221134" w:rsidRDefault="0039722E" w:rsidP="0039722E">
      <w:pPr>
        <w:pStyle w:val="ListParagraph"/>
        <w:spacing w:after="0"/>
        <w:ind w:left="780"/>
      </w:pPr>
    </w:p>
    <w:p w14:paraId="343465F0" w14:textId="77777777" w:rsidR="0039722E" w:rsidRPr="00221134" w:rsidRDefault="0039722E" w:rsidP="0039722E">
      <w:pPr>
        <w:pStyle w:val="ListParagraph"/>
        <w:numPr>
          <w:ilvl w:val="0"/>
          <w:numId w:val="2"/>
        </w:numPr>
        <w:spacing w:after="0"/>
      </w:pPr>
      <w:r w:rsidRPr="00221134">
        <w:lastRenderedPageBreak/>
        <w:t xml:space="preserve">Assumption: </w:t>
      </w:r>
    </w:p>
    <w:p w14:paraId="593771C4" w14:textId="77777777" w:rsidR="0039722E" w:rsidRPr="00221134" w:rsidRDefault="0039722E" w:rsidP="0039722E">
      <w:pPr>
        <w:pStyle w:val="ListParagraph"/>
        <w:spacing w:after="0"/>
        <w:ind w:left="780"/>
      </w:pPr>
      <w:r w:rsidRPr="00221134">
        <w:t>‘Principal and Interest amount</w:t>
      </w:r>
      <w:proofErr w:type="gramStart"/>
      <w:r w:rsidRPr="00221134">
        <w:t>’,  ‘</w:t>
      </w:r>
      <w:proofErr w:type="gramEnd"/>
      <w:r w:rsidRPr="00221134">
        <w:t xml:space="preserve">Policy Number’ in the letter format </w:t>
      </w:r>
      <w:proofErr w:type="gramStart"/>
      <w:r w:rsidRPr="00221134">
        <w:t>is considered to be</w:t>
      </w:r>
      <w:proofErr w:type="gramEnd"/>
      <w:r w:rsidRPr="00221134">
        <w:t xml:space="preserve"> changeable for every letter. </w:t>
      </w:r>
    </w:p>
    <w:p w14:paraId="3F145447" w14:textId="77777777" w:rsidR="0039722E" w:rsidRPr="00221134" w:rsidRDefault="0039722E" w:rsidP="0039722E">
      <w:pPr>
        <w:pStyle w:val="ListParagraph"/>
        <w:spacing w:after="0"/>
        <w:ind w:left="780"/>
      </w:pPr>
    </w:p>
    <w:p w14:paraId="09F20D1A" w14:textId="77777777" w:rsidR="0039722E" w:rsidRPr="00221134" w:rsidRDefault="0039722E" w:rsidP="0039722E">
      <w:pPr>
        <w:pStyle w:val="ListParagraph"/>
        <w:numPr>
          <w:ilvl w:val="0"/>
          <w:numId w:val="2"/>
        </w:numPr>
        <w:spacing w:after="0"/>
      </w:pPr>
      <w:r w:rsidRPr="00221134">
        <w:t>Letter Trigger Point:</w:t>
      </w:r>
    </w:p>
    <w:p w14:paraId="25ED41BD" w14:textId="77777777" w:rsidR="0039722E" w:rsidRPr="00221134" w:rsidRDefault="0039722E" w:rsidP="0039722E">
      <w:pPr>
        <w:pStyle w:val="ListParagraph"/>
        <w:spacing w:after="0"/>
        <w:ind w:left="780"/>
      </w:pPr>
      <w:r w:rsidRPr="00221134">
        <w:t>On Approval of the Forced Surrender request</w:t>
      </w:r>
    </w:p>
    <w:p w14:paraId="19FFB858" w14:textId="77777777" w:rsidR="0039722E" w:rsidRPr="00221134" w:rsidRDefault="0039722E" w:rsidP="0039722E">
      <w:pPr>
        <w:pStyle w:val="ListParagraph"/>
        <w:spacing w:after="0"/>
        <w:ind w:left="780"/>
      </w:pPr>
    </w:p>
    <w:p w14:paraId="33EB05E2" w14:textId="4DB61A84" w:rsidR="007D6F66" w:rsidRDefault="007D6F66" w:rsidP="007D6F66">
      <w:pPr>
        <w:pStyle w:val="ListParagraph"/>
        <w:numPr>
          <w:ilvl w:val="0"/>
          <w:numId w:val="2"/>
        </w:numPr>
        <w:spacing w:after="0"/>
      </w:pPr>
      <w:r>
        <w:t xml:space="preserve">Letter   format </w:t>
      </w:r>
      <w:proofErr w:type="gramStart"/>
      <w:r>
        <w:t>To</w:t>
      </w:r>
      <w:proofErr w:type="gramEnd"/>
      <w:r>
        <w:t xml:space="preserve"> be prescribed by PLI </w:t>
      </w:r>
      <w:proofErr w:type="spellStart"/>
      <w:r>
        <w:t>Dte</w:t>
      </w:r>
      <w:bookmarkStart w:id="39" w:name="_Toc23846148"/>
      <w:bookmarkStart w:id="40" w:name="_Toc23846149"/>
      <w:bookmarkEnd w:id="39"/>
      <w:proofErr w:type="spellEnd"/>
    </w:p>
    <w:p w14:paraId="6C434EF2" w14:textId="77777777" w:rsidR="007D6F66" w:rsidRDefault="007D6F66" w:rsidP="007D6F66">
      <w:pPr>
        <w:pStyle w:val="ListParagraph"/>
        <w:spacing w:after="0"/>
        <w:ind w:left="780"/>
      </w:pPr>
    </w:p>
    <w:p w14:paraId="2A643D5C" w14:textId="77777777" w:rsidR="007D6F66" w:rsidRDefault="007D6F66" w:rsidP="007D6F66">
      <w:pPr>
        <w:pStyle w:val="ListParagraph"/>
        <w:spacing w:after="0"/>
        <w:ind w:left="780"/>
      </w:pPr>
    </w:p>
    <w:p w14:paraId="345CBBE4" w14:textId="77777777" w:rsidR="007D6F66" w:rsidRDefault="007D6F66" w:rsidP="007D6F66">
      <w:pPr>
        <w:pStyle w:val="ListParagraph"/>
        <w:spacing w:after="0"/>
        <w:ind w:left="780"/>
      </w:pPr>
    </w:p>
    <w:p w14:paraId="0EE72AD4" w14:textId="77777777" w:rsidR="007D6F66" w:rsidRDefault="007D6F66" w:rsidP="007D6F66">
      <w:pPr>
        <w:pStyle w:val="ListParagraph"/>
        <w:spacing w:after="0"/>
        <w:ind w:left="780"/>
      </w:pPr>
    </w:p>
    <w:p w14:paraId="5DE6CECF" w14:textId="64A0FBC2" w:rsidR="0039722E" w:rsidRPr="007D6F66" w:rsidRDefault="0039722E" w:rsidP="007D6F66">
      <w:pPr>
        <w:pStyle w:val="ListParagraph"/>
        <w:spacing w:after="0"/>
        <w:ind w:left="780"/>
        <w:rPr>
          <w:b/>
          <w:bCs/>
        </w:rPr>
      </w:pPr>
      <w:r w:rsidRPr="007D6F66">
        <w:rPr>
          <w:b/>
          <w:bCs/>
        </w:rPr>
        <w:t>SMS’s</w:t>
      </w:r>
      <w:bookmarkEnd w:id="40"/>
    </w:p>
    <w:p w14:paraId="7A98B3D6" w14:textId="77777777" w:rsidR="0039722E" w:rsidRPr="00221134" w:rsidRDefault="0039722E" w:rsidP="0039722E">
      <w:pPr>
        <w:spacing w:after="0" w:line="240" w:lineRule="auto"/>
      </w:pPr>
    </w:p>
    <w:p w14:paraId="4F381460" w14:textId="77777777" w:rsidR="0039722E" w:rsidRPr="00221134" w:rsidRDefault="0039722E" w:rsidP="0039722E">
      <w:pPr>
        <w:spacing w:after="0" w:line="240" w:lineRule="auto"/>
      </w:pPr>
      <w:r w:rsidRPr="00221134">
        <w:t>Formats of SMS</w:t>
      </w:r>
      <w:r>
        <w:t xml:space="preserve"> (To be decided by Business team) sample template given below)</w:t>
      </w:r>
    </w:p>
    <w:p w14:paraId="357275A0" w14:textId="77777777" w:rsidR="0039722E" w:rsidRPr="00221134" w:rsidRDefault="0039722E" w:rsidP="0039722E">
      <w:pPr>
        <w:spacing w:after="0" w:line="240" w:lineRule="auto"/>
      </w:pPr>
    </w:p>
    <w:p w14:paraId="0317514C" w14:textId="77777777" w:rsidR="0039722E" w:rsidRPr="00221134" w:rsidRDefault="0039722E" w:rsidP="0039722E">
      <w:pPr>
        <w:pStyle w:val="Heading2"/>
        <w:tabs>
          <w:tab w:val="num" w:pos="0"/>
        </w:tabs>
      </w:pPr>
      <w:bookmarkStart w:id="41" w:name="_Toc9871713"/>
      <w:bookmarkStart w:id="42" w:name="_Toc23846150"/>
      <w:r w:rsidRPr="00221134">
        <w:t>Event Name: Auto Surrender 1st and 2</w:t>
      </w:r>
      <w:proofErr w:type="gramStart"/>
      <w:r w:rsidRPr="00221134">
        <w:t>nd  Intimation</w:t>
      </w:r>
      <w:bookmarkEnd w:id="41"/>
      <w:bookmarkEnd w:id="42"/>
      <w:proofErr w:type="gramEnd"/>
    </w:p>
    <w:p w14:paraId="30967FBE" w14:textId="77777777" w:rsidR="0039722E" w:rsidRPr="00221134" w:rsidRDefault="0039722E" w:rsidP="0039722E">
      <w:pPr>
        <w:pStyle w:val="ListParagraph"/>
        <w:spacing w:after="0"/>
        <w:ind w:left="780"/>
      </w:pPr>
      <w:r w:rsidRPr="00221134">
        <w:t xml:space="preserve">This SMS will be </w:t>
      </w:r>
      <w:r w:rsidRPr="00221134">
        <w:rPr>
          <w:highlight w:val="yellow"/>
        </w:rPr>
        <w:t>sent</w:t>
      </w:r>
      <w:r w:rsidRPr="00221134">
        <w:t xml:space="preserve"> at the time of 1st and 2nd Intimations when the Loan Capitalization amount =&gt; 95 % and 98 % of Policy’s Surrender value.</w:t>
      </w:r>
    </w:p>
    <w:p w14:paraId="18AF592C" w14:textId="77777777" w:rsidR="0039722E" w:rsidRPr="00221134" w:rsidRDefault="0039722E" w:rsidP="0039722E">
      <w:pPr>
        <w:pStyle w:val="ListParagraph"/>
        <w:spacing w:after="0"/>
        <w:ind w:left="780"/>
      </w:pPr>
    </w:p>
    <w:p w14:paraId="19FC997F" w14:textId="77777777" w:rsidR="0039722E" w:rsidRPr="00221134" w:rsidRDefault="0039722E" w:rsidP="0039722E">
      <w:pPr>
        <w:jc w:val="both"/>
      </w:pPr>
      <w:r w:rsidRPr="00221134">
        <w:t>Alert Periodicity: At the trigger of 1st and 2nd intimation</w:t>
      </w:r>
    </w:p>
    <w:p w14:paraId="0A994C92" w14:textId="77777777" w:rsidR="0039722E" w:rsidRPr="00221134" w:rsidRDefault="0039722E" w:rsidP="0039722E">
      <w:pPr>
        <w:jc w:val="both"/>
      </w:pPr>
    </w:p>
    <w:p w14:paraId="361B2FB1" w14:textId="77777777" w:rsidR="0039722E" w:rsidRPr="00221134" w:rsidRDefault="0039722E" w:rsidP="0039722E">
      <w:pPr>
        <w:jc w:val="both"/>
      </w:pPr>
      <w:r w:rsidRPr="00221134">
        <w:t xml:space="preserve">Alert Message: </w:t>
      </w:r>
    </w:p>
    <w:p w14:paraId="4C016B0C" w14:textId="77777777" w:rsidR="0039722E" w:rsidRPr="00221134" w:rsidRDefault="0039722E" w:rsidP="0039722E">
      <w:pPr>
        <w:spacing w:after="0" w:line="240" w:lineRule="auto"/>
      </w:pPr>
      <w:r w:rsidRPr="00221134">
        <w:t>To Customer (Policyholder) as an Auto Surrender Intimation: “</w:t>
      </w:r>
      <w:bookmarkStart w:id="43" w:name="_Hlk22807140"/>
      <w:r w:rsidRPr="00221134">
        <w:rPr>
          <w:highlight w:val="cyan"/>
        </w:rPr>
        <w:t>Dear Customer, due to non-repayment of loan interest, your policy no 123456789012345 will be liable for auto-surrender. Please make payment immediately.”</w:t>
      </w:r>
      <w:bookmarkEnd w:id="43"/>
    </w:p>
    <w:p w14:paraId="6D748BB7" w14:textId="77777777" w:rsidR="0039722E" w:rsidRPr="00221134" w:rsidRDefault="0039722E" w:rsidP="0039722E">
      <w:pPr>
        <w:jc w:val="both"/>
      </w:pPr>
    </w:p>
    <w:p w14:paraId="2B20DBF3" w14:textId="77777777" w:rsidR="0039722E" w:rsidRPr="00221134" w:rsidRDefault="0039722E" w:rsidP="0039722E">
      <w:pPr>
        <w:jc w:val="both"/>
      </w:pPr>
      <w:r w:rsidRPr="00221134">
        <w:t>Data Elements:</w:t>
      </w:r>
    </w:p>
    <w:tbl>
      <w:tblPr>
        <w:tblStyle w:val="TableGrid"/>
        <w:tblW w:w="0" w:type="auto"/>
        <w:tblLayout w:type="fixed"/>
        <w:tblLook w:val="04A0" w:firstRow="1" w:lastRow="0" w:firstColumn="1" w:lastColumn="0" w:noHBand="0" w:noVBand="1"/>
      </w:tblPr>
      <w:tblGrid>
        <w:gridCol w:w="2538"/>
        <w:gridCol w:w="2070"/>
      </w:tblGrid>
      <w:tr w:rsidR="0039722E" w:rsidRPr="00221134" w14:paraId="14DC2D55" w14:textId="77777777" w:rsidTr="00B84BDB">
        <w:tc>
          <w:tcPr>
            <w:tcW w:w="2538" w:type="dxa"/>
            <w:shd w:val="clear" w:color="auto" w:fill="B7D4EF" w:themeFill="text2" w:themeFillTint="33"/>
          </w:tcPr>
          <w:p w14:paraId="26A2C57B" w14:textId="77777777" w:rsidR="0039722E" w:rsidRPr="00221134" w:rsidRDefault="0039722E" w:rsidP="00B84BDB">
            <w:pPr>
              <w:pStyle w:val="Header"/>
              <w:jc w:val="both"/>
            </w:pPr>
            <w:r w:rsidRPr="00221134">
              <w:t>Field Name</w:t>
            </w:r>
          </w:p>
        </w:tc>
        <w:tc>
          <w:tcPr>
            <w:tcW w:w="2070" w:type="dxa"/>
            <w:shd w:val="clear" w:color="auto" w:fill="B7D4EF" w:themeFill="text2" w:themeFillTint="33"/>
          </w:tcPr>
          <w:p w14:paraId="4D7ECF1B" w14:textId="77777777" w:rsidR="0039722E" w:rsidRPr="00221134" w:rsidRDefault="0039722E" w:rsidP="00B84BDB">
            <w:pPr>
              <w:pStyle w:val="Header"/>
              <w:jc w:val="both"/>
            </w:pPr>
            <w:r w:rsidRPr="00221134">
              <w:t>Data Type/ Format</w:t>
            </w:r>
          </w:p>
        </w:tc>
      </w:tr>
      <w:tr w:rsidR="0039722E" w:rsidRPr="00221134" w14:paraId="58D3DECE" w14:textId="77777777" w:rsidTr="00B84BDB">
        <w:trPr>
          <w:trHeight w:val="278"/>
        </w:trPr>
        <w:tc>
          <w:tcPr>
            <w:tcW w:w="2538" w:type="dxa"/>
          </w:tcPr>
          <w:p w14:paraId="5DC3C648" w14:textId="77777777" w:rsidR="0039722E" w:rsidRPr="00221134" w:rsidRDefault="0039722E" w:rsidP="00B84BDB">
            <w:pPr>
              <w:jc w:val="both"/>
            </w:pPr>
            <w:r w:rsidRPr="00221134">
              <w:t>Policy Number</w:t>
            </w:r>
          </w:p>
        </w:tc>
        <w:tc>
          <w:tcPr>
            <w:tcW w:w="2070" w:type="dxa"/>
          </w:tcPr>
          <w:p w14:paraId="3A9A9F09" w14:textId="77777777" w:rsidR="0039722E" w:rsidRPr="00221134" w:rsidRDefault="0039722E" w:rsidP="00B84BDB">
            <w:pPr>
              <w:jc w:val="both"/>
            </w:pPr>
            <w:r w:rsidRPr="00221134">
              <w:t>String</w:t>
            </w:r>
          </w:p>
        </w:tc>
      </w:tr>
    </w:tbl>
    <w:p w14:paraId="53176A10" w14:textId="77777777" w:rsidR="0039722E" w:rsidRPr="00221134" w:rsidRDefault="0039722E" w:rsidP="0039722E">
      <w:pPr>
        <w:spacing w:after="0" w:line="240" w:lineRule="auto"/>
      </w:pPr>
    </w:p>
    <w:p w14:paraId="444CD0DD" w14:textId="77777777" w:rsidR="0039722E" w:rsidRPr="00221134" w:rsidRDefault="0039722E" w:rsidP="0039722E">
      <w:pPr>
        <w:spacing w:after="0" w:line="240" w:lineRule="auto"/>
      </w:pPr>
    </w:p>
    <w:p w14:paraId="51F57B16" w14:textId="77777777" w:rsidR="0039722E" w:rsidRPr="00221134" w:rsidRDefault="0039722E" w:rsidP="0039722E">
      <w:pPr>
        <w:pStyle w:val="Heading2"/>
        <w:tabs>
          <w:tab w:val="num" w:pos="0"/>
        </w:tabs>
      </w:pPr>
      <w:bookmarkStart w:id="44" w:name="_Toc23846151"/>
      <w:r w:rsidRPr="00221134">
        <w:t>Event Name: Auto Surrender 3rd (</w:t>
      </w:r>
      <w:proofErr w:type="gramStart"/>
      <w:r w:rsidRPr="00221134">
        <w:t>Final)  Intimation</w:t>
      </w:r>
      <w:bookmarkEnd w:id="44"/>
      <w:proofErr w:type="gramEnd"/>
    </w:p>
    <w:p w14:paraId="517FDBCC" w14:textId="77777777" w:rsidR="0039722E" w:rsidRPr="00221134" w:rsidRDefault="0039722E" w:rsidP="0039722E">
      <w:pPr>
        <w:pStyle w:val="ListParagraph"/>
        <w:spacing w:after="0"/>
        <w:ind w:left="780"/>
      </w:pPr>
      <w:r w:rsidRPr="00221134">
        <w:t xml:space="preserve">This SMS will be </w:t>
      </w:r>
      <w:r w:rsidRPr="00221134">
        <w:rPr>
          <w:highlight w:val="yellow"/>
        </w:rPr>
        <w:t>sent</w:t>
      </w:r>
      <w:r w:rsidRPr="00221134">
        <w:t xml:space="preserve"> at the time of 3rd (Final) Intimation when the Loan Capitalization amount =&gt; 100% of Policy’s Surrender value.</w:t>
      </w:r>
    </w:p>
    <w:p w14:paraId="31201506" w14:textId="77777777" w:rsidR="0039722E" w:rsidRPr="00221134" w:rsidRDefault="0039722E" w:rsidP="0039722E">
      <w:pPr>
        <w:pStyle w:val="ListParagraph"/>
        <w:spacing w:after="0"/>
        <w:ind w:left="780"/>
      </w:pPr>
    </w:p>
    <w:p w14:paraId="36D360F2" w14:textId="77777777" w:rsidR="0039722E" w:rsidRPr="00221134" w:rsidRDefault="0039722E" w:rsidP="0039722E">
      <w:pPr>
        <w:jc w:val="both"/>
      </w:pPr>
      <w:r w:rsidRPr="00221134">
        <w:t>Alert Periodicity: At the trigger of 3</w:t>
      </w:r>
      <w:proofErr w:type="gramStart"/>
      <w:r w:rsidRPr="00221134">
        <w:t>rd  intimation</w:t>
      </w:r>
      <w:proofErr w:type="gramEnd"/>
    </w:p>
    <w:p w14:paraId="663AEE9E" w14:textId="77777777" w:rsidR="0039722E" w:rsidRPr="00221134" w:rsidRDefault="0039722E" w:rsidP="0039722E">
      <w:pPr>
        <w:jc w:val="both"/>
      </w:pPr>
    </w:p>
    <w:p w14:paraId="7DE100E8" w14:textId="77777777" w:rsidR="0039722E" w:rsidRPr="00221134" w:rsidRDefault="0039722E" w:rsidP="0039722E">
      <w:pPr>
        <w:jc w:val="both"/>
      </w:pPr>
      <w:r w:rsidRPr="00221134">
        <w:t xml:space="preserve">Alert Message: </w:t>
      </w:r>
    </w:p>
    <w:p w14:paraId="3BECB87F" w14:textId="77777777" w:rsidR="0039722E" w:rsidRPr="00221134" w:rsidRDefault="0039722E" w:rsidP="0039722E">
      <w:pPr>
        <w:spacing w:after="0" w:line="240" w:lineRule="auto"/>
      </w:pPr>
      <w:r w:rsidRPr="00221134">
        <w:lastRenderedPageBreak/>
        <w:t>To Customer (Policyholder) as an Auto Surrender Intimation: “</w:t>
      </w:r>
      <w:r w:rsidRPr="00221134">
        <w:rPr>
          <w:highlight w:val="cyan"/>
        </w:rPr>
        <w:t>Dear Customer, if loan due amount &lt;total amount&gt; is not paid in 30 days, your policy will be processed for auto surrender”</w:t>
      </w:r>
      <w:r w:rsidRPr="00221134">
        <w:t>.</w:t>
      </w:r>
    </w:p>
    <w:p w14:paraId="036EAF7D" w14:textId="77777777" w:rsidR="0039722E" w:rsidRPr="00221134" w:rsidRDefault="0039722E" w:rsidP="0039722E">
      <w:pPr>
        <w:jc w:val="both"/>
      </w:pPr>
    </w:p>
    <w:p w14:paraId="484F0F99" w14:textId="77777777" w:rsidR="0039722E" w:rsidRPr="00221134" w:rsidRDefault="0039722E" w:rsidP="0039722E">
      <w:pPr>
        <w:jc w:val="both"/>
      </w:pPr>
    </w:p>
    <w:p w14:paraId="1C163B79" w14:textId="77777777" w:rsidR="0039722E" w:rsidRPr="00221134" w:rsidRDefault="0039722E" w:rsidP="0039722E">
      <w:pPr>
        <w:jc w:val="both"/>
      </w:pPr>
      <w:r w:rsidRPr="00221134">
        <w:t>Data Elements:</w:t>
      </w:r>
    </w:p>
    <w:tbl>
      <w:tblPr>
        <w:tblStyle w:val="TableGrid"/>
        <w:tblW w:w="0" w:type="auto"/>
        <w:tblLayout w:type="fixed"/>
        <w:tblLook w:val="04A0" w:firstRow="1" w:lastRow="0" w:firstColumn="1" w:lastColumn="0" w:noHBand="0" w:noVBand="1"/>
      </w:tblPr>
      <w:tblGrid>
        <w:gridCol w:w="2538"/>
        <w:gridCol w:w="2070"/>
      </w:tblGrid>
      <w:tr w:rsidR="0039722E" w:rsidRPr="00221134" w14:paraId="2571228D" w14:textId="77777777" w:rsidTr="00B84BDB">
        <w:tc>
          <w:tcPr>
            <w:tcW w:w="2538" w:type="dxa"/>
            <w:shd w:val="clear" w:color="auto" w:fill="B7D4EF" w:themeFill="text2" w:themeFillTint="33"/>
          </w:tcPr>
          <w:p w14:paraId="1BF45119" w14:textId="77777777" w:rsidR="0039722E" w:rsidRPr="00221134" w:rsidRDefault="0039722E" w:rsidP="00B84BDB">
            <w:pPr>
              <w:pStyle w:val="Header"/>
              <w:jc w:val="both"/>
            </w:pPr>
            <w:r w:rsidRPr="00221134">
              <w:t>Field Name</w:t>
            </w:r>
          </w:p>
        </w:tc>
        <w:tc>
          <w:tcPr>
            <w:tcW w:w="2070" w:type="dxa"/>
            <w:shd w:val="clear" w:color="auto" w:fill="B7D4EF" w:themeFill="text2" w:themeFillTint="33"/>
          </w:tcPr>
          <w:p w14:paraId="06D7F225" w14:textId="77777777" w:rsidR="0039722E" w:rsidRPr="00221134" w:rsidRDefault="0039722E" w:rsidP="00B84BDB">
            <w:pPr>
              <w:pStyle w:val="Header"/>
              <w:jc w:val="both"/>
            </w:pPr>
            <w:r w:rsidRPr="00221134">
              <w:t>Data Type/ Format</w:t>
            </w:r>
          </w:p>
        </w:tc>
      </w:tr>
      <w:tr w:rsidR="0039722E" w:rsidRPr="00221134" w14:paraId="1EB4FEF5" w14:textId="77777777" w:rsidTr="00B84BDB">
        <w:trPr>
          <w:trHeight w:val="278"/>
        </w:trPr>
        <w:tc>
          <w:tcPr>
            <w:tcW w:w="2538" w:type="dxa"/>
          </w:tcPr>
          <w:p w14:paraId="00473C0A" w14:textId="77777777" w:rsidR="0039722E" w:rsidRPr="00221134" w:rsidRDefault="0039722E" w:rsidP="00B84BDB">
            <w:pPr>
              <w:jc w:val="both"/>
            </w:pPr>
            <w:r w:rsidRPr="00221134">
              <w:t>Policy Number</w:t>
            </w:r>
          </w:p>
        </w:tc>
        <w:tc>
          <w:tcPr>
            <w:tcW w:w="2070" w:type="dxa"/>
          </w:tcPr>
          <w:p w14:paraId="47D703AE" w14:textId="77777777" w:rsidR="0039722E" w:rsidRPr="00221134" w:rsidRDefault="0039722E" w:rsidP="00B84BDB">
            <w:pPr>
              <w:jc w:val="both"/>
            </w:pPr>
            <w:r w:rsidRPr="00221134">
              <w:t>String</w:t>
            </w:r>
          </w:p>
        </w:tc>
      </w:tr>
    </w:tbl>
    <w:p w14:paraId="20A5CF94" w14:textId="77777777" w:rsidR="0039722E" w:rsidRPr="00221134" w:rsidRDefault="0039722E" w:rsidP="0039722E">
      <w:pPr>
        <w:spacing w:after="0" w:line="240" w:lineRule="auto"/>
      </w:pPr>
    </w:p>
    <w:p w14:paraId="14191AB0" w14:textId="77777777" w:rsidR="0039722E" w:rsidRPr="00221134" w:rsidRDefault="0039722E" w:rsidP="0039722E">
      <w:pPr>
        <w:pStyle w:val="Heading2"/>
      </w:pPr>
      <w:bookmarkStart w:id="45" w:name="_Toc23846152"/>
      <w:r w:rsidRPr="00221134">
        <w:t>Event Name: Auto Surrender</w:t>
      </w:r>
      <w:bookmarkEnd w:id="45"/>
    </w:p>
    <w:p w14:paraId="22219513" w14:textId="77777777" w:rsidR="0039722E" w:rsidRPr="00221134" w:rsidRDefault="0039722E" w:rsidP="0039722E">
      <w:pPr>
        <w:pStyle w:val="ListParagraph"/>
        <w:spacing w:after="0"/>
        <w:ind w:left="780"/>
      </w:pPr>
      <w:r w:rsidRPr="00221134">
        <w:t xml:space="preserve">This SMS will be </w:t>
      </w:r>
      <w:r w:rsidRPr="00221134">
        <w:rPr>
          <w:highlight w:val="yellow"/>
        </w:rPr>
        <w:t>sent</w:t>
      </w:r>
      <w:r w:rsidRPr="00221134">
        <w:t xml:space="preserve"> at the time of Approval of Auto Surrender </w:t>
      </w:r>
      <w:proofErr w:type="gramStart"/>
      <w:r w:rsidRPr="00221134">
        <w:t>request..</w:t>
      </w:r>
      <w:proofErr w:type="gramEnd"/>
    </w:p>
    <w:p w14:paraId="7D60CA26" w14:textId="77777777" w:rsidR="0039722E" w:rsidRPr="00221134" w:rsidRDefault="0039722E" w:rsidP="0039722E">
      <w:pPr>
        <w:pStyle w:val="ListParagraph"/>
        <w:spacing w:after="0"/>
        <w:ind w:left="780"/>
      </w:pPr>
    </w:p>
    <w:p w14:paraId="05380241" w14:textId="77777777" w:rsidR="0039722E" w:rsidRPr="00221134" w:rsidRDefault="0039722E" w:rsidP="0039722E">
      <w:pPr>
        <w:jc w:val="both"/>
      </w:pPr>
      <w:r w:rsidRPr="00221134">
        <w:t>Alert Periodicity: At the Approval of Auto Surrender request.</w:t>
      </w:r>
    </w:p>
    <w:p w14:paraId="50BB2133" w14:textId="77777777" w:rsidR="0039722E" w:rsidRPr="00221134" w:rsidRDefault="0039722E" w:rsidP="0039722E">
      <w:pPr>
        <w:jc w:val="both"/>
      </w:pPr>
    </w:p>
    <w:p w14:paraId="35F57419" w14:textId="77777777" w:rsidR="0039722E" w:rsidRPr="00221134" w:rsidRDefault="0039722E" w:rsidP="0039722E">
      <w:pPr>
        <w:jc w:val="both"/>
      </w:pPr>
      <w:r w:rsidRPr="00221134">
        <w:t xml:space="preserve">Alert Message: </w:t>
      </w:r>
    </w:p>
    <w:p w14:paraId="2473C35E" w14:textId="77777777" w:rsidR="0039722E" w:rsidRPr="00221134" w:rsidRDefault="0039722E" w:rsidP="0039722E">
      <w:pPr>
        <w:spacing w:after="0" w:line="240" w:lineRule="auto"/>
      </w:pPr>
      <w:r w:rsidRPr="00221134">
        <w:t>To Customer (Policyholder) for Policy getting Automatically Surrendered: “</w:t>
      </w:r>
      <w:r w:rsidRPr="00221134">
        <w:rPr>
          <w:highlight w:val="cyan"/>
        </w:rPr>
        <w:t xml:space="preserve">Dear Customer, due to non-repayment of loan interest, your policy no 123456789012345 has been </w:t>
      </w:r>
      <w:r>
        <w:rPr>
          <w:highlight w:val="cyan"/>
        </w:rPr>
        <w:t xml:space="preserve">Forced </w:t>
      </w:r>
      <w:r w:rsidRPr="00221134">
        <w:rPr>
          <w:highlight w:val="cyan"/>
        </w:rPr>
        <w:t>surrendered</w:t>
      </w:r>
      <w:r w:rsidRPr="00221134">
        <w:t>”.</w:t>
      </w:r>
    </w:p>
    <w:p w14:paraId="081AB04A" w14:textId="77777777" w:rsidR="0039722E" w:rsidRPr="00221134" w:rsidRDefault="0039722E" w:rsidP="0039722E">
      <w:pPr>
        <w:jc w:val="both"/>
      </w:pPr>
    </w:p>
    <w:p w14:paraId="02E9B0C6" w14:textId="77777777" w:rsidR="0039722E" w:rsidRPr="00221134" w:rsidRDefault="0039722E" w:rsidP="0039722E">
      <w:pPr>
        <w:jc w:val="both"/>
      </w:pPr>
    </w:p>
    <w:p w14:paraId="4FD5262A" w14:textId="77777777" w:rsidR="0039722E" w:rsidRPr="00221134" w:rsidRDefault="0039722E" w:rsidP="0039722E">
      <w:pPr>
        <w:pStyle w:val="Heading1"/>
      </w:pPr>
      <w:bookmarkStart w:id="46" w:name="_Toc23846153"/>
      <w:r w:rsidRPr="00221134">
        <w:t>Reports</w:t>
      </w:r>
      <w:bookmarkEnd w:id="46"/>
    </w:p>
    <w:p w14:paraId="3F25ED2E" w14:textId="77777777" w:rsidR="0039722E" w:rsidRDefault="0039722E" w:rsidP="0039722E"/>
    <w:p w14:paraId="417F4DD8" w14:textId="69EEFB78" w:rsidR="00F74E6C" w:rsidRPr="00F74E6C" w:rsidRDefault="00F74E6C" w:rsidP="00F74E6C">
      <w:r>
        <w:t>To be decided by Business requirement</w:t>
      </w:r>
    </w:p>
    <w:p w14:paraId="2D08C1F9" w14:textId="77777777" w:rsidR="0039722E" w:rsidRPr="00221134" w:rsidRDefault="0039722E" w:rsidP="0039722E">
      <w:r w:rsidRPr="00221134">
        <w:lastRenderedPageBreak/>
        <w:fldChar w:fldCharType="begin"/>
      </w:r>
      <w:r w:rsidRPr="00221134">
        <w:instrText xml:space="preserve"> LINK Word.Document.12 "Z:\\SRS\\Loan 2\\Force Surrender due to loan.docx" "" \a \p \f 0 </w:instrText>
      </w:r>
      <w:r w:rsidRPr="00221134">
        <w:fldChar w:fldCharType="separate"/>
      </w:r>
      <w:r w:rsidR="00000000">
        <w:rPr>
          <w:lang w:val="en-GB" w:eastAsia="ar-SA"/>
        </w:rPr>
        <w:object w:dxaOrig="11194" w:dyaOrig="12197" w14:anchorId="7F103E18">
          <v:shape id="_x0000_i1028" type="#_x0000_t75" style="width:561.8pt;height:612.55pt" o:ole="">
            <v:imagedata r:id="rId14" o:title=""/>
          </v:shape>
        </w:object>
      </w:r>
      <w:r w:rsidRPr="00221134">
        <w:fldChar w:fldCharType="end"/>
      </w:r>
      <w:r w:rsidRPr="00221134">
        <w:t>Letter for Intimation of force surrender due to Loan</w:t>
      </w:r>
    </w:p>
    <w:bookmarkEnd w:id="29"/>
    <w:bookmarkEnd w:id="30"/>
    <w:p w14:paraId="2578736C" w14:textId="77777777" w:rsidR="0007413F" w:rsidRDefault="0007413F"/>
    <w:sectPr w:rsidR="0007413F" w:rsidSect="0039722E">
      <w:headerReference w:type="default" r:id="rId15"/>
      <w:footerReference w:type="default" r:id="rId16"/>
      <w:pgSz w:w="11906" w:h="16838" w:code="9"/>
      <w:pgMar w:top="1440" w:right="153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38D39" w14:textId="77777777" w:rsidR="0080626F" w:rsidRDefault="0080626F">
      <w:pPr>
        <w:spacing w:after="0" w:line="240" w:lineRule="auto"/>
      </w:pPr>
      <w:r>
        <w:separator/>
      </w:r>
    </w:p>
  </w:endnote>
  <w:endnote w:type="continuationSeparator" w:id="0">
    <w:p w14:paraId="46ED33FB" w14:textId="77777777" w:rsidR="0080626F" w:rsidRDefault="00806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D5B58" w14:textId="77777777" w:rsidR="0039722E" w:rsidRDefault="00000000" w:rsidP="00157618">
    <w:pPr>
      <w:pStyle w:val="Footer"/>
    </w:pPr>
    <w:sdt>
      <w:sdtPr>
        <w:id w:val="60303417"/>
        <w:docPartObj>
          <w:docPartGallery w:val="Page Numbers (Bottom of Page)"/>
          <w:docPartUnique/>
        </w:docPartObj>
      </w:sdtPr>
      <w:sdtContent>
        <w:sdt>
          <w:sdtPr>
            <w:id w:val="1358706230"/>
            <w:docPartObj>
              <w:docPartGallery w:val="Page Numbers (Top of Page)"/>
              <w:docPartUnique/>
            </w:docPartObj>
          </w:sdtPr>
          <w:sdtContent>
            <w:r w:rsidR="0039722E">
              <w:tab/>
              <w:t xml:space="preserve">Page </w:t>
            </w:r>
            <w:r w:rsidR="0039722E">
              <w:rPr>
                <w:b/>
                <w:bCs/>
                <w:sz w:val="24"/>
                <w:szCs w:val="24"/>
              </w:rPr>
              <w:fldChar w:fldCharType="begin"/>
            </w:r>
            <w:r w:rsidR="0039722E">
              <w:rPr>
                <w:b/>
                <w:bCs/>
              </w:rPr>
              <w:instrText xml:space="preserve"> PAGE </w:instrText>
            </w:r>
            <w:r w:rsidR="0039722E">
              <w:rPr>
                <w:b/>
                <w:bCs/>
                <w:sz w:val="24"/>
                <w:szCs w:val="24"/>
              </w:rPr>
              <w:fldChar w:fldCharType="separate"/>
            </w:r>
            <w:r w:rsidR="0039722E">
              <w:rPr>
                <w:b/>
                <w:bCs/>
                <w:noProof/>
              </w:rPr>
              <w:t>3</w:t>
            </w:r>
            <w:r w:rsidR="0039722E">
              <w:rPr>
                <w:b/>
                <w:bCs/>
                <w:sz w:val="24"/>
                <w:szCs w:val="24"/>
              </w:rPr>
              <w:fldChar w:fldCharType="end"/>
            </w:r>
            <w:r w:rsidR="0039722E">
              <w:t xml:space="preserve"> of </w:t>
            </w:r>
            <w:r w:rsidR="0039722E">
              <w:rPr>
                <w:b/>
                <w:bCs/>
                <w:sz w:val="24"/>
                <w:szCs w:val="24"/>
              </w:rPr>
              <w:fldChar w:fldCharType="begin"/>
            </w:r>
            <w:r w:rsidR="0039722E">
              <w:rPr>
                <w:b/>
                <w:bCs/>
              </w:rPr>
              <w:instrText xml:space="preserve"> NUMPAGES  </w:instrText>
            </w:r>
            <w:r w:rsidR="0039722E">
              <w:rPr>
                <w:b/>
                <w:bCs/>
                <w:sz w:val="24"/>
                <w:szCs w:val="24"/>
              </w:rPr>
              <w:fldChar w:fldCharType="separate"/>
            </w:r>
            <w:r w:rsidR="0039722E">
              <w:rPr>
                <w:b/>
                <w:bCs/>
                <w:noProof/>
              </w:rPr>
              <w:t>131</w:t>
            </w:r>
            <w:r w:rsidR="0039722E">
              <w:rPr>
                <w:b/>
                <w:bCs/>
                <w:sz w:val="24"/>
                <w:szCs w:val="24"/>
              </w:rPr>
              <w:fldChar w:fldCharType="end"/>
            </w:r>
          </w:sdtContent>
        </w:sdt>
      </w:sdtContent>
    </w:sdt>
  </w:p>
  <w:p w14:paraId="6455F896" w14:textId="77777777" w:rsidR="0039722E" w:rsidRDefault="003972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63E0F" w14:textId="77777777" w:rsidR="0080626F" w:rsidRDefault="0080626F">
      <w:pPr>
        <w:spacing w:after="0" w:line="240" w:lineRule="auto"/>
      </w:pPr>
      <w:r>
        <w:separator/>
      </w:r>
    </w:p>
  </w:footnote>
  <w:footnote w:type="continuationSeparator" w:id="0">
    <w:p w14:paraId="2FF1FB47" w14:textId="77777777" w:rsidR="0080626F" w:rsidRDefault="008062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194DC" w14:textId="77777777" w:rsidR="0039722E" w:rsidRDefault="0039722E" w:rsidP="00180669">
    <w:pPr>
      <w:pStyle w:val="Header"/>
      <w:tabs>
        <w:tab w:val="clear" w:pos="4680"/>
      </w:tabs>
    </w:pPr>
    <w:r>
      <w:rPr>
        <w:noProof/>
      </w:rPr>
      <w:drawing>
        <wp:inline distT="0" distB="0" distL="0" distR="0" wp14:anchorId="236BB33F" wp14:editId="75C840DD">
          <wp:extent cx="773405" cy="350874"/>
          <wp:effectExtent l="0" t="0" r="8255" b="0"/>
          <wp:docPr id="4" name="Picture 4" descr="cid:image001.jpg@01CDD178.B9683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CDD178.B9683F3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73405" cy="350874"/>
                  </a:xfrm>
                  <a:prstGeom prst="rect">
                    <a:avLst/>
                  </a:prstGeom>
                  <a:noFill/>
                  <a:ln>
                    <a:noFill/>
                  </a:ln>
                </pic:spPr>
              </pic:pic>
            </a:graphicData>
          </a:graphic>
        </wp:inline>
      </w:drawing>
    </w:r>
  </w:p>
  <w:p w14:paraId="2D889A1C" w14:textId="77777777" w:rsidR="0039722E" w:rsidRPr="008A395E" w:rsidRDefault="0039722E" w:rsidP="00180669">
    <w:pPr>
      <w:pStyle w:val="Header"/>
      <w:tabs>
        <w:tab w:val="right" w:pos="9540"/>
      </w:tabs>
      <w:rPr>
        <w:color w:val="074F6A" w:themeColor="accent4" w:themeShade="80"/>
        <w:sz w:val="24"/>
      </w:rPr>
    </w:pPr>
    <w:r>
      <w:t xml:space="preserve">                       </w:t>
    </w:r>
  </w:p>
  <w:p w14:paraId="6C8CE402" w14:textId="77777777" w:rsidR="0039722E" w:rsidRPr="00180669" w:rsidRDefault="0039722E" w:rsidP="00180669">
    <w:pPr>
      <w:pStyle w:val="Header"/>
      <w:tabs>
        <w:tab w:val="clear" w:pos="4680"/>
      </w:tabs>
    </w:pPr>
  </w:p>
  <w:p w14:paraId="741417A3" w14:textId="77777777" w:rsidR="0039722E" w:rsidRDefault="0039722E" w:rsidP="00180669">
    <w:pPr>
      <w:pStyle w:val="Header"/>
      <w:tabs>
        <w:tab w:val="clear" w:pos="46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16CF2"/>
    <w:multiLevelType w:val="hybridMultilevel"/>
    <w:tmpl w:val="3E5230E0"/>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251843BF"/>
    <w:multiLevelType w:val="hybridMultilevel"/>
    <w:tmpl w:val="DCCC2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AD451C"/>
    <w:multiLevelType w:val="hybridMultilevel"/>
    <w:tmpl w:val="F794B3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507E4E"/>
    <w:multiLevelType w:val="hybridMultilevel"/>
    <w:tmpl w:val="C4405F12"/>
    <w:lvl w:ilvl="0" w:tplc="74D6BB1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D73F93"/>
    <w:multiLevelType w:val="hybridMultilevel"/>
    <w:tmpl w:val="3D9E6846"/>
    <w:lvl w:ilvl="0" w:tplc="04090003">
      <w:start w:val="1"/>
      <w:numFmt w:val="bullet"/>
      <w:lvlText w:val="o"/>
      <w:lvlJc w:val="left"/>
      <w:pPr>
        <w:ind w:left="1695" w:hanging="360"/>
      </w:pPr>
      <w:rPr>
        <w:rFonts w:ascii="Courier New" w:hAnsi="Courier New" w:cs="Courier New"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5" w15:restartNumberingAfterBreak="0">
    <w:nsid w:val="4506372A"/>
    <w:multiLevelType w:val="hybridMultilevel"/>
    <w:tmpl w:val="636A44AE"/>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BC1132"/>
    <w:multiLevelType w:val="hybridMultilevel"/>
    <w:tmpl w:val="5F6E85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543750"/>
    <w:multiLevelType w:val="hybridMultilevel"/>
    <w:tmpl w:val="D2303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4C3E89"/>
    <w:multiLevelType w:val="hybridMultilevel"/>
    <w:tmpl w:val="3710CB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8542953">
    <w:abstractNumId w:val="7"/>
  </w:num>
  <w:num w:numId="2" w16cid:durableId="1562138700">
    <w:abstractNumId w:val="0"/>
  </w:num>
  <w:num w:numId="3" w16cid:durableId="1601598434">
    <w:abstractNumId w:val="2"/>
  </w:num>
  <w:num w:numId="4" w16cid:durableId="993801815">
    <w:abstractNumId w:val="8"/>
  </w:num>
  <w:num w:numId="5" w16cid:durableId="704063692">
    <w:abstractNumId w:val="4"/>
  </w:num>
  <w:num w:numId="6" w16cid:durableId="1262450225">
    <w:abstractNumId w:val="1"/>
  </w:num>
  <w:num w:numId="7" w16cid:durableId="586886077">
    <w:abstractNumId w:val="3"/>
  </w:num>
  <w:num w:numId="8" w16cid:durableId="1798717467">
    <w:abstractNumId w:val="5"/>
  </w:num>
  <w:num w:numId="9" w16cid:durableId="59147638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iya Khare">
    <w15:presenceInfo w15:providerId="AD" w15:userId="S-1-5-21-266749940-1637964444-929701000-34464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22E"/>
    <w:rsid w:val="000167D0"/>
    <w:rsid w:val="00054020"/>
    <w:rsid w:val="0007413F"/>
    <w:rsid w:val="00210BE7"/>
    <w:rsid w:val="003854D2"/>
    <w:rsid w:val="0039722E"/>
    <w:rsid w:val="005431E8"/>
    <w:rsid w:val="00707E25"/>
    <w:rsid w:val="007D6F66"/>
    <w:rsid w:val="008042C2"/>
    <w:rsid w:val="0080626F"/>
    <w:rsid w:val="00837B5A"/>
    <w:rsid w:val="00873C0F"/>
    <w:rsid w:val="00B75C77"/>
    <w:rsid w:val="00C615F8"/>
    <w:rsid w:val="00D24026"/>
    <w:rsid w:val="00D85FCE"/>
    <w:rsid w:val="00D866DC"/>
    <w:rsid w:val="00E0201D"/>
    <w:rsid w:val="00F324B9"/>
    <w:rsid w:val="00F431E6"/>
    <w:rsid w:val="00F749CA"/>
    <w:rsid w:val="00F74E6C"/>
    <w:rsid w:val="00F86C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A5625"/>
  <w15:chartTrackingRefBased/>
  <w15:docId w15:val="{57ECF550-EED1-48D1-BDC8-C7D213FE0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22E"/>
    <w:rPr>
      <w:kern w:val="0"/>
      <w:lang w:val="en-US"/>
      <w14:ligatures w14:val="none"/>
    </w:rPr>
  </w:style>
  <w:style w:type="paragraph" w:styleId="Heading1">
    <w:name w:val="heading 1"/>
    <w:basedOn w:val="Normal"/>
    <w:next w:val="Normal"/>
    <w:link w:val="Heading1Char"/>
    <w:qFormat/>
    <w:rsid w:val="00397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97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397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397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397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397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97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97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97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7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7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22E"/>
    <w:rPr>
      <w:rFonts w:eastAsiaTheme="majorEastAsia" w:cstheme="majorBidi"/>
      <w:color w:val="272727" w:themeColor="text1" w:themeTint="D8"/>
    </w:rPr>
  </w:style>
  <w:style w:type="paragraph" w:styleId="Title">
    <w:name w:val="Title"/>
    <w:basedOn w:val="Normal"/>
    <w:next w:val="Normal"/>
    <w:link w:val="TitleChar"/>
    <w:uiPriority w:val="10"/>
    <w:qFormat/>
    <w:rsid w:val="00397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22E"/>
    <w:pPr>
      <w:spacing w:before="160"/>
      <w:jc w:val="center"/>
    </w:pPr>
    <w:rPr>
      <w:i/>
      <w:iCs/>
      <w:color w:val="404040" w:themeColor="text1" w:themeTint="BF"/>
    </w:rPr>
  </w:style>
  <w:style w:type="character" w:customStyle="1" w:styleId="QuoteChar">
    <w:name w:val="Quote Char"/>
    <w:basedOn w:val="DefaultParagraphFont"/>
    <w:link w:val="Quote"/>
    <w:uiPriority w:val="29"/>
    <w:rsid w:val="0039722E"/>
    <w:rPr>
      <w:i/>
      <w:iCs/>
      <w:color w:val="404040" w:themeColor="text1" w:themeTint="BF"/>
    </w:rPr>
  </w:style>
  <w:style w:type="paragraph" w:styleId="ListParagraph">
    <w:name w:val="List Paragraph"/>
    <w:aliases w:val="Figure_name"/>
    <w:basedOn w:val="Normal"/>
    <w:link w:val="ListParagraphChar"/>
    <w:uiPriority w:val="34"/>
    <w:qFormat/>
    <w:rsid w:val="0039722E"/>
    <w:pPr>
      <w:ind w:left="720"/>
      <w:contextualSpacing/>
    </w:pPr>
  </w:style>
  <w:style w:type="character" w:styleId="IntenseEmphasis">
    <w:name w:val="Intense Emphasis"/>
    <w:basedOn w:val="DefaultParagraphFont"/>
    <w:uiPriority w:val="21"/>
    <w:qFormat/>
    <w:rsid w:val="0039722E"/>
    <w:rPr>
      <w:i/>
      <w:iCs/>
      <w:color w:val="0F4761" w:themeColor="accent1" w:themeShade="BF"/>
    </w:rPr>
  </w:style>
  <w:style w:type="paragraph" w:styleId="IntenseQuote">
    <w:name w:val="Intense Quote"/>
    <w:basedOn w:val="Normal"/>
    <w:next w:val="Normal"/>
    <w:link w:val="IntenseQuoteChar"/>
    <w:uiPriority w:val="30"/>
    <w:qFormat/>
    <w:rsid w:val="00397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22E"/>
    <w:rPr>
      <w:i/>
      <w:iCs/>
      <w:color w:val="0F4761" w:themeColor="accent1" w:themeShade="BF"/>
    </w:rPr>
  </w:style>
  <w:style w:type="character" w:styleId="IntenseReference">
    <w:name w:val="Intense Reference"/>
    <w:basedOn w:val="DefaultParagraphFont"/>
    <w:uiPriority w:val="32"/>
    <w:qFormat/>
    <w:rsid w:val="0039722E"/>
    <w:rPr>
      <w:b/>
      <w:bCs/>
      <w:smallCaps/>
      <w:color w:val="0F4761" w:themeColor="accent1" w:themeShade="BF"/>
      <w:spacing w:val="5"/>
    </w:rPr>
  </w:style>
  <w:style w:type="paragraph" w:customStyle="1" w:styleId="Cover-title">
    <w:name w:val="Cover-title"/>
    <w:basedOn w:val="Normal"/>
    <w:rsid w:val="0039722E"/>
    <w:pPr>
      <w:spacing w:before="240" w:after="0" w:line="240" w:lineRule="auto"/>
      <w:jc w:val="center"/>
    </w:pPr>
    <w:rPr>
      <w:rFonts w:ascii="Trebuchet MS" w:eastAsia="Times New Roman" w:hAnsi="Trebuchet MS" w:cs="Times New Roman"/>
      <w:color w:val="000000"/>
      <w:sz w:val="48"/>
      <w:szCs w:val="20"/>
    </w:rPr>
  </w:style>
  <w:style w:type="paragraph" w:styleId="Header">
    <w:name w:val="header"/>
    <w:basedOn w:val="Normal"/>
    <w:link w:val="HeaderChar"/>
    <w:uiPriority w:val="99"/>
    <w:unhideWhenUsed/>
    <w:rsid w:val="003972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722E"/>
    <w:rPr>
      <w:kern w:val="0"/>
      <w:lang w:val="en-US"/>
      <w14:ligatures w14:val="none"/>
    </w:rPr>
  </w:style>
  <w:style w:type="paragraph" w:styleId="Footer">
    <w:name w:val="footer"/>
    <w:basedOn w:val="Normal"/>
    <w:link w:val="FooterChar"/>
    <w:uiPriority w:val="99"/>
    <w:unhideWhenUsed/>
    <w:rsid w:val="003972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722E"/>
    <w:rPr>
      <w:kern w:val="0"/>
      <w:lang w:val="en-US"/>
      <w14:ligatures w14:val="none"/>
    </w:rPr>
  </w:style>
  <w:style w:type="character" w:customStyle="1" w:styleId="ListParagraphChar">
    <w:name w:val="List Paragraph Char"/>
    <w:aliases w:val="Figure_name Char"/>
    <w:link w:val="ListParagraph"/>
    <w:uiPriority w:val="34"/>
    <w:locked/>
    <w:rsid w:val="0039722E"/>
  </w:style>
  <w:style w:type="table" w:styleId="TableGrid">
    <w:name w:val="Table Grid"/>
    <w:basedOn w:val="TableNormal"/>
    <w:rsid w:val="0039722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722E"/>
    <w:pPr>
      <w:widowControl w:val="0"/>
      <w:suppressAutoHyphens/>
      <w:spacing w:after="0" w:line="240" w:lineRule="auto"/>
    </w:pPr>
    <w:rPr>
      <w:rFonts w:eastAsia="Times New Roman" w:cs="Times New Roman"/>
      <w:kern w:val="0"/>
      <w:sz w:val="24"/>
      <w:szCs w:val="20"/>
      <w:lang w:val="en-GB" w:eastAsia="ar-SA"/>
      <w14:ligatures w14:val="none"/>
    </w:rPr>
  </w:style>
  <w:style w:type="paragraph" w:styleId="BodyText">
    <w:name w:val="Body Text"/>
    <w:basedOn w:val="Normal"/>
    <w:link w:val="BodyTextChar"/>
    <w:rsid w:val="008042C2"/>
    <w:pPr>
      <w:keepLines/>
      <w:widowControl w:val="0"/>
      <w:suppressAutoHyphens/>
      <w:spacing w:after="120" w:line="240" w:lineRule="atLeast"/>
      <w:ind w:left="720"/>
    </w:pPr>
    <w:rPr>
      <w:rFonts w:ascii="Arial" w:eastAsia="Times New Roman" w:hAnsi="Arial" w:cs="Times New Roman"/>
      <w:sz w:val="20"/>
      <w:szCs w:val="20"/>
      <w:lang w:val="en-GB" w:eastAsia="ar-SA"/>
    </w:rPr>
  </w:style>
  <w:style w:type="character" w:customStyle="1" w:styleId="BodyTextChar">
    <w:name w:val="Body Text Char"/>
    <w:basedOn w:val="DefaultParagraphFont"/>
    <w:link w:val="BodyText"/>
    <w:rsid w:val="008042C2"/>
    <w:rPr>
      <w:rFonts w:ascii="Arial" w:eastAsia="Times New Roman" w:hAnsi="Arial" w:cs="Times New Roman"/>
      <w:kern w:val="0"/>
      <w:sz w:val="20"/>
      <w:szCs w:val="20"/>
      <w:lang w:val="en-GB" w:eastAsia="ar-SA"/>
      <w14:ligatures w14:val="none"/>
    </w:rPr>
  </w:style>
  <w:style w:type="paragraph" w:styleId="Revision">
    <w:name w:val="Revision"/>
    <w:hidden/>
    <w:uiPriority w:val="99"/>
    <w:semiHidden/>
    <w:rsid w:val="00F74E6C"/>
    <w:pPr>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package" Target="embeddings/Microsoft_Word_Document.docx"/><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emf"/></Relationships>
</file>

<file path=word/_rels/header1.xml.rels><?xml version="1.0" encoding="UTF-8" standalone="yes"?>
<Relationships xmlns="http://schemas.openxmlformats.org/package/2006/relationships"><Relationship Id="rId2" Type="http://schemas.openxmlformats.org/officeDocument/2006/relationships/image" Target="cid:image001.jpg@01CDD178.B9683F30" TargetMode="External"/><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16</Pages>
  <Words>2453</Words>
  <Characters>13987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Chendupriya Dharanipathi</dc:creator>
  <cp:keywords/>
  <dc:description/>
  <cp:lastModifiedBy>Chendupriya Dharanipathi</cp:lastModifiedBy>
  <cp:revision>15</cp:revision>
  <dcterms:created xsi:type="dcterms:W3CDTF">2025-10-31T11:32:00Z</dcterms:created>
  <dcterms:modified xsi:type="dcterms:W3CDTF">2025-11-01T01:17:00Z</dcterms:modified>
</cp:coreProperties>
</file>